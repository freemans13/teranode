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D3F1B" w14:textId="6A6F0018" w:rsidR="000D149B" w:rsidRPr="00720BE0" w:rsidRDefault="000D149B" w:rsidP="00FC4ED2">
      <w:pPr>
        <w:pStyle w:val="Table"/>
      </w:pPr>
      <w:r w:rsidRPr="00720BE0">
        <w:rPr>
          <w:noProof/>
        </w:rPr>
        <mc:AlternateContent>
          <mc:Choice Requires="wps">
            <w:drawing>
              <wp:anchor distT="0" distB="0" distL="114300" distR="114300" simplePos="0" relativeHeight="251658240" behindDoc="0" locked="0" layoutInCell="1" allowOverlap="1" wp14:anchorId="6E32544D" wp14:editId="1BD8FBE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0FB16F" w14:textId="77777777" w:rsidR="00232D15" w:rsidRDefault="00CF6228">
                            <w:pPr>
                              <w:jc w:val="right"/>
                              <w:rPr>
                                <w:color w:val="4472C4" w:themeColor="accent1"/>
                                <w:sz w:val="64"/>
                                <w:szCs w:val="64"/>
                              </w:rPr>
                            </w:pPr>
                            <w:sdt>
                              <w:sdtPr>
                                <w:rPr>
                                  <w:caps/>
                                  <w:color w:val="4472C4" w:themeColor="accent1"/>
                                  <w:sz w:val="64"/>
                                  <w:szCs w:val="64"/>
                                </w:rPr>
                                <w:alias w:val="Title"/>
                                <w:tag w:val=""/>
                                <w:id w:val="105234920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32D15">
                                  <w:rPr>
                                    <w:caps/>
                                    <w:color w:val="4472C4" w:themeColor="accent1"/>
                                    <w:sz w:val="64"/>
                                    <w:szCs w:val="64"/>
                                  </w:rPr>
                                  <w:t xml:space="preserve">     </w:t>
                                </w:r>
                              </w:sdtContent>
                            </w:sdt>
                          </w:p>
                          <w:sdt>
                            <w:sdtPr>
                              <w:rPr>
                                <w:color w:val="404040" w:themeColor="text1" w:themeTint="BF"/>
                                <w:sz w:val="36"/>
                                <w:szCs w:val="36"/>
                              </w:rPr>
                              <w:alias w:val="Subtitle"/>
                              <w:tag w:val=""/>
                              <w:id w:val="2050105484"/>
                              <w:showingPlcHdr/>
                              <w:dataBinding w:prefixMappings="xmlns:ns0='http://purl.org/dc/elements/1.1/' xmlns:ns1='http://schemas.openxmlformats.org/package/2006/metadata/core-properties' " w:xpath="/ns1:coreProperties[1]/ns0:subject[1]" w:storeItemID="{6C3C8BC8-F283-45AE-878A-BAB7291924A1}"/>
                              <w:text/>
                            </w:sdtPr>
                            <w:sdtEndPr/>
                            <w:sdtContent>
                              <w:p w14:paraId="4E16C305" w14:textId="77777777" w:rsidR="00232D15" w:rsidRDefault="00232D15">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6E32544D" id="_x0000_t202" coordsize="21600,21600" o:spt="202" path="m,l,21600r21600,l21600,xe">
                <v:stroke joinstyle="miter"/>
                <v:path gradientshapeok="t" o:connecttype="rect"/>
              </v:shapetype>
              <v:shape id="Text Box 154" o:spid="_x0000_s1026"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2D0FB16F" w14:textId="77777777" w:rsidR="00232D15" w:rsidRDefault="00CF6228">
                      <w:pPr>
                        <w:jc w:val="right"/>
                        <w:rPr>
                          <w:color w:val="4472C4" w:themeColor="accent1"/>
                          <w:sz w:val="64"/>
                          <w:szCs w:val="64"/>
                        </w:rPr>
                      </w:pPr>
                      <w:sdt>
                        <w:sdtPr>
                          <w:rPr>
                            <w:caps/>
                            <w:color w:val="4472C4" w:themeColor="accent1"/>
                            <w:sz w:val="64"/>
                            <w:szCs w:val="64"/>
                          </w:rPr>
                          <w:alias w:val="Title"/>
                          <w:tag w:val=""/>
                          <w:id w:val="105234920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32D15">
                            <w:rPr>
                              <w:caps/>
                              <w:color w:val="4472C4" w:themeColor="accent1"/>
                              <w:sz w:val="64"/>
                              <w:szCs w:val="64"/>
                            </w:rPr>
                            <w:t xml:space="preserve">     </w:t>
                          </w:r>
                        </w:sdtContent>
                      </w:sdt>
                    </w:p>
                    <w:sdt>
                      <w:sdtPr>
                        <w:rPr>
                          <w:color w:val="404040" w:themeColor="text1" w:themeTint="BF"/>
                          <w:sz w:val="36"/>
                          <w:szCs w:val="36"/>
                        </w:rPr>
                        <w:alias w:val="Subtitle"/>
                        <w:tag w:val=""/>
                        <w:id w:val="2050105484"/>
                        <w:showingPlcHdr/>
                        <w:dataBinding w:prefixMappings="xmlns:ns0='http://purl.org/dc/elements/1.1/' xmlns:ns1='http://schemas.openxmlformats.org/package/2006/metadata/core-properties' " w:xpath="/ns1:coreProperties[1]/ns0:subject[1]" w:storeItemID="{6C3C8BC8-F283-45AE-878A-BAB7291924A1}"/>
                        <w:text/>
                      </w:sdtPr>
                      <w:sdtEndPr/>
                      <w:sdtContent>
                        <w:p w14:paraId="4E16C305" w14:textId="77777777" w:rsidR="00232D15" w:rsidRDefault="00232D15">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69FAEA83" w14:textId="6B00F372" w:rsidR="000D149B" w:rsidRPr="00720BE0" w:rsidRDefault="00F66BFB" w:rsidP="000D149B">
      <w:pPr>
        <w:spacing w:after="160" w:line="259" w:lineRule="auto"/>
        <w:rPr>
          <w:rFonts w:cs="Arial"/>
        </w:rPr>
      </w:pPr>
      <w:r w:rsidRPr="00720BE0">
        <w:rPr>
          <w:rFonts w:cs="Arial"/>
          <w:noProof/>
          <w:lang w:eastAsia="en-GB"/>
        </w:rPr>
        <mc:AlternateContent>
          <mc:Choice Requires="wps">
            <w:drawing>
              <wp:anchor distT="45720" distB="45720" distL="114300" distR="114300" simplePos="0" relativeHeight="251658246" behindDoc="0" locked="0" layoutInCell="1" allowOverlap="1" wp14:anchorId="1E885547" wp14:editId="7F705385">
                <wp:simplePos x="0" y="0"/>
                <wp:positionH relativeFrom="margin">
                  <wp:posOffset>23606</wp:posOffset>
                </wp:positionH>
                <wp:positionV relativeFrom="paragraph">
                  <wp:posOffset>8206133</wp:posOffset>
                </wp:positionV>
                <wp:extent cx="6096000" cy="1404620"/>
                <wp:effectExtent l="0" t="0" r="0" b="0"/>
                <wp:wrapSquare wrapText="bothSides"/>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1404620"/>
                        </a:xfrm>
                        <a:prstGeom prst="rect">
                          <a:avLst/>
                        </a:prstGeom>
                        <a:noFill/>
                        <a:ln w="9525">
                          <a:noFill/>
                          <a:miter lim="800000"/>
                          <a:headEnd/>
                          <a:tailEnd/>
                        </a:ln>
                      </wps:spPr>
                      <wps:txbx>
                        <w:txbxContent>
                          <w:p w14:paraId="57A18890" w14:textId="0FD6F0FE" w:rsidR="00232D15" w:rsidRPr="00577D16" w:rsidRDefault="00232D15" w:rsidP="00F66BFB">
                            <w:pPr>
                              <w:pStyle w:val="Subtitle"/>
                              <w:ind w:left="0"/>
                              <w:rPr>
                                <w:b/>
                                <w:color w:val="4472C4" w:themeColor="accent1"/>
                                <w:sz w:val="32"/>
                                <w:szCs w:val="32"/>
                              </w:rPr>
                            </w:pPr>
                            <w:r w:rsidRPr="00577D16">
                              <w:rPr>
                                <w:b/>
                                <w:color w:val="4472C4" w:themeColor="accent1"/>
                                <w:sz w:val="32"/>
                                <w:szCs w:val="32"/>
                              </w:rPr>
                              <w:t xml:space="preserve">Document: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885547" id="Text Box 24" o:spid="_x0000_s1027" type="#_x0000_t202" style="position:absolute;margin-left:1.85pt;margin-top:646.15pt;width:480pt;height:110.6pt;z-index:25165824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" filled="f" stroked="f">
                <v:textbox style="mso-fit-shape-to-text:t">
                  <w:txbxContent>
                    <w:p w14:paraId="57A18890" w14:textId="0FD6F0FE" w:rsidR="00232D15" w:rsidRPr="00577D16" w:rsidRDefault="00232D15" w:rsidP="00F66BFB">
                      <w:pPr>
                        <w:pStyle w:val="Subtitle"/>
                        <w:ind w:left="0"/>
                        <w:rPr>
                          <w:b/>
                          <w:color w:val="4472C4" w:themeColor="accent1"/>
                          <w:sz w:val="32"/>
                          <w:szCs w:val="32"/>
                        </w:rPr>
                      </w:pPr>
                      <w:r w:rsidRPr="00577D16">
                        <w:rPr>
                          <w:b/>
                          <w:color w:val="4472C4" w:themeColor="accent1"/>
                          <w:sz w:val="32"/>
                          <w:szCs w:val="32"/>
                        </w:rPr>
                        <w:t xml:space="preserve">Document: </w:t>
                      </w:r>
                    </w:p>
                  </w:txbxContent>
                </v:textbox>
                <w10:wrap type="square" anchorx="margin"/>
              </v:shape>
            </w:pict>
          </mc:Fallback>
        </mc:AlternateContent>
      </w:r>
      <w:r w:rsidR="00B83DA7" w:rsidRPr="00D11810">
        <w:rPr>
          <w:noProof/>
          <w:lang w:eastAsia="en-GB"/>
        </w:rPr>
        <w:drawing>
          <wp:anchor distT="0" distB="0" distL="114300" distR="114300" simplePos="0" relativeHeight="251658245" behindDoc="1" locked="0" layoutInCell="1" allowOverlap="1" wp14:anchorId="6917E346" wp14:editId="1E98AAD1">
            <wp:simplePos x="0" y="0"/>
            <wp:positionH relativeFrom="margin">
              <wp:posOffset>251460</wp:posOffset>
            </wp:positionH>
            <wp:positionV relativeFrom="paragraph">
              <wp:posOffset>2633980</wp:posOffset>
            </wp:positionV>
            <wp:extent cx="6214166" cy="1369060"/>
            <wp:effectExtent l="0" t="0" r="0" b="2540"/>
            <wp:wrapNone/>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14166" cy="1369060"/>
                    </a:xfrm>
                    <a:prstGeom prst="rect">
                      <a:avLst/>
                    </a:prstGeom>
                  </pic:spPr>
                </pic:pic>
              </a:graphicData>
            </a:graphic>
            <wp14:sizeRelH relativeFrom="margin">
              <wp14:pctWidth>0</wp14:pctWidth>
            </wp14:sizeRelH>
            <wp14:sizeRelV relativeFrom="margin">
              <wp14:pctHeight>0</wp14:pctHeight>
            </wp14:sizeRelV>
          </wp:anchor>
        </w:drawing>
      </w:r>
      <w:r w:rsidR="000D149B" w:rsidRPr="00720BE0">
        <w:rPr>
          <w:rFonts w:cs="Arial"/>
        </w:rPr>
        <w:br w:type="page"/>
      </w:r>
      <w:r w:rsidR="000D149B" w:rsidRPr="00720BE0">
        <w:rPr>
          <w:rFonts w:cs="Arial"/>
          <w:noProof/>
          <w:lang w:eastAsia="en-GB"/>
        </w:rPr>
        <mc:AlternateContent>
          <mc:Choice Requires="wps">
            <w:drawing>
              <wp:anchor distT="45720" distB="45720" distL="114300" distR="114300" simplePos="0" relativeHeight="251658244" behindDoc="0" locked="0" layoutInCell="1" allowOverlap="1" wp14:anchorId="6E4445A6" wp14:editId="4C30D9C1">
                <wp:simplePos x="0" y="0"/>
                <wp:positionH relativeFrom="margin">
                  <wp:posOffset>57505</wp:posOffset>
                </wp:positionH>
                <wp:positionV relativeFrom="paragraph">
                  <wp:posOffset>4620260</wp:posOffset>
                </wp:positionV>
                <wp:extent cx="6096000" cy="140462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1404620"/>
                        </a:xfrm>
                        <a:prstGeom prst="rect">
                          <a:avLst/>
                        </a:prstGeom>
                        <a:noFill/>
                        <a:ln w="9525">
                          <a:noFill/>
                          <a:miter lim="800000"/>
                          <a:headEnd/>
                          <a:tailEnd/>
                        </a:ln>
                      </wps:spPr>
                      <wps:txbx>
                        <w:txbxContent>
                          <w:p w14:paraId="36C65A3F" w14:textId="6D994A73" w:rsidR="00232D15" w:rsidRDefault="00232D15" w:rsidP="00B638C1">
                            <w:pPr>
                              <w:pStyle w:val="Subtitle"/>
                              <w:ind w:left="0"/>
                              <w:rPr>
                                <w:b/>
                                <w:color w:val="4472C4" w:themeColor="accent1"/>
                                <w:sz w:val="36"/>
                                <w:szCs w:val="36"/>
                              </w:rPr>
                            </w:pPr>
                            <w:r>
                              <w:rPr>
                                <w:b/>
                                <w:color w:val="4472C4" w:themeColor="accent1"/>
                                <w:sz w:val="36"/>
                                <w:szCs w:val="36"/>
                              </w:rPr>
                              <w:t>Teranode Solution Design</w:t>
                            </w:r>
                          </w:p>
                          <w:p w14:paraId="0E0495D2" w14:textId="199AFC5D" w:rsidR="00232D15" w:rsidRPr="00B638C1" w:rsidRDefault="009F2FF2" w:rsidP="00B638C1">
                            <w:pPr>
                              <w:pStyle w:val="Subtitle"/>
                              <w:ind w:left="0"/>
                              <w:rPr>
                                <w:b/>
                                <w:color w:val="4472C4" w:themeColor="accent1"/>
                                <w:sz w:val="36"/>
                                <w:szCs w:val="36"/>
                              </w:rPr>
                            </w:pPr>
                            <w:r>
                              <w:rPr>
                                <w:b/>
                                <w:color w:val="4472C4" w:themeColor="accent1"/>
                                <w:sz w:val="36"/>
                                <w:szCs w:val="36"/>
                              </w:rPr>
                              <w:t>Validation Rules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4445A6" id="Text Box 2" o:spid="_x0000_s1028" type="#_x0000_t202" style="position:absolute;margin-left:4.55pt;margin-top:363.8pt;width:480pt;height:110.6pt;z-index:2516582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" filled="f" stroked="f">
                <v:textbox style="mso-fit-shape-to-text:t">
                  <w:txbxContent>
                    <w:p w14:paraId="36C65A3F" w14:textId="6D994A73" w:rsidR="00232D15" w:rsidRDefault="00232D15" w:rsidP="00B638C1">
                      <w:pPr>
                        <w:pStyle w:val="Subtitle"/>
                        <w:ind w:left="0"/>
                        <w:rPr>
                          <w:b/>
                          <w:color w:val="4472C4" w:themeColor="accent1"/>
                          <w:sz w:val="36"/>
                          <w:szCs w:val="36"/>
                        </w:rPr>
                      </w:pPr>
                      <w:r>
                        <w:rPr>
                          <w:b/>
                          <w:color w:val="4472C4" w:themeColor="accent1"/>
                          <w:sz w:val="36"/>
                          <w:szCs w:val="36"/>
                        </w:rPr>
                        <w:t>Teranode Solution Design</w:t>
                      </w:r>
                    </w:p>
                    <w:p w14:paraId="0E0495D2" w14:textId="199AFC5D" w:rsidR="00232D15" w:rsidRPr="00B638C1" w:rsidRDefault="009F2FF2" w:rsidP="00B638C1">
                      <w:pPr>
                        <w:pStyle w:val="Subtitle"/>
                        <w:ind w:left="0"/>
                        <w:rPr>
                          <w:b/>
                          <w:color w:val="4472C4" w:themeColor="accent1"/>
                          <w:sz w:val="36"/>
                          <w:szCs w:val="36"/>
                        </w:rPr>
                      </w:pPr>
                      <w:r>
                        <w:rPr>
                          <w:b/>
                          <w:color w:val="4472C4" w:themeColor="accent1"/>
                          <w:sz w:val="36"/>
                          <w:szCs w:val="36"/>
                        </w:rPr>
                        <w:t>Validation Rules</w:t>
                      </w:r>
                    </w:p>
                  </w:txbxContent>
                </v:textbox>
                <w10:wrap type="square" anchorx="margin"/>
              </v:shape>
            </w:pict>
          </mc:Fallback>
        </mc:AlternateContent>
      </w:r>
      <w:r w:rsidR="000D149B" w:rsidRPr="00720BE0">
        <w:rPr>
          <w:rFonts w:cs="Arial"/>
          <w:noProof/>
          <w:lang w:eastAsia="en-GB"/>
        </w:rPr>
        <mc:AlternateContent>
          <mc:Choice Requires="wps">
            <w:drawing>
              <wp:anchor distT="0" distB="0" distL="114300" distR="114300" simplePos="0" relativeHeight="251658242" behindDoc="0" locked="0" layoutInCell="1" allowOverlap="1" wp14:anchorId="091EA30C" wp14:editId="7761C658">
                <wp:simplePos x="0" y="0"/>
                <wp:positionH relativeFrom="column">
                  <wp:posOffset>13335</wp:posOffset>
                </wp:positionH>
                <wp:positionV relativeFrom="paragraph">
                  <wp:posOffset>7357110</wp:posOffset>
                </wp:positionV>
                <wp:extent cx="3095625" cy="88582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095625" cy="885825"/>
                        </a:xfrm>
                        <a:prstGeom prst="rect">
                          <a:avLst/>
                        </a:prstGeom>
                        <a:noFill/>
                        <a:ln w="6350">
                          <a:noFill/>
                        </a:ln>
                      </wps:spPr>
                      <wps:txbx>
                        <w:txbxContent>
                          <w:p w14:paraId="169973BB" w14:textId="77777777" w:rsidR="00232D15" w:rsidRPr="00335188" w:rsidRDefault="00CF6228" w:rsidP="000D149B">
                            <w:pPr>
                              <w:rPr>
                                <w:rFonts w:cs="Arial"/>
                                <w:b/>
                                <w:color w:val="ED7D31" w:themeColor="accent2"/>
                                <w:sz w:val="36"/>
                              </w:rPr>
                            </w:pPr>
                            <w:sdt>
                              <w:sdtPr>
                                <w:rPr>
                                  <w:rFonts w:cs="Arial"/>
                                  <w:b/>
                                  <w:color w:val="ED7D31" w:themeColor="accent2"/>
                                  <w:sz w:val="36"/>
                                </w:rPr>
                                <w:alias w:val="Subject"/>
                                <w:tag w:val=""/>
                                <w:id w:val="-325051499"/>
                                <w:showingPlcHdr/>
                                <w:dataBinding w:prefixMappings="xmlns:ns0='http://purl.org/dc/elements/1.1/' xmlns:ns1='http://schemas.openxmlformats.org/package/2006/metadata/core-properties' " w:xpath="/ns1:coreProperties[1]/ns0:subject[1]" w:storeItemID="{6C3C8BC8-F283-45AE-878A-BAB7291924A1}"/>
                                <w:text/>
                              </w:sdtPr>
                              <w:sdtEndPr/>
                              <w:sdtContent>
                                <w:r w:rsidR="00232D15">
                                  <w:rPr>
                                    <w:rFonts w:cs="Arial"/>
                                    <w:b/>
                                    <w:color w:val="ED7D31" w:themeColor="accent2"/>
                                    <w:sz w:val="36"/>
                                  </w:rPr>
                                  <w:t xml:space="preserve">     </w:t>
                                </w:r>
                              </w:sdtContent>
                            </w:sdt>
                          </w:p>
                          <w:p w14:paraId="17F99A90" w14:textId="77777777" w:rsidR="00232D15" w:rsidRPr="00335188" w:rsidRDefault="00CF6228" w:rsidP="000D149B">
                            <w:pPr>
                              <w:rPr>
                                <w:rFonts w:cs="Arial"/>
                                <w:color w:val="ED7D31" w:themeColor="accent2"/>
                                <w:sz w:val="28"/>
                              </w:rPr>
                            </w:pPr>
                            <w:sdt>
                              <w:sdtPr>
                                <w:rPr>
                                  <w:rFonts w:cs="Arial"/>
                                  <w:color w:val="ED7D31" w:themeColor="accent2"/>
                                  <w:sz w:val="28"/>
                                </w:rPr>
                                <w:alias w:val="Category"/>
                                <w:tag w:val=""/>
                                <w:id w:val="1880816084"/>
                                <w:showingPlcHdr/>
                                <w:dataBinding w:prefixMappings="xmlns:ns0='http://purl.org/dc/elements/1.1/' xmlns:ns1='http://schemas.openxmlformats.org/package/2006/metadata/core-properties' " w:xpath="/ns1:coreProperties[1]/ns1:category[1]" w:storeItemID="{6C3C8BC8-F283-45AE-878A-BAB7291924A1}"/>
                                <w:text/>
                              </w:sdtPr>
                              <w:sdtEndPr/>
                              <w:sdtContent>
                                <w:r w:rsidR="00232D15">
                                  <w:rPr>
                                    <w:rFonts w:cs="Arial"/>
                                    <w:color w:val="ED7D31" w:themeColor="accent2"/>
                                    <w:sz w:val="28"/>
                                  </w:rPr>
                                  <w:t xml:space="preserve">     </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1EA30C" id="Text Box 15" o:spid="_x0000_s1029" type="#_x0000_t202" style="position:absolute;margin-left:1.05pt;margin-top:579.3pt;width:243.75pt;height:69.75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" filled="f" stroked="f" strokeweight=".5pt">
                <v:textbox>
                  <w:txbxContent>
                    <w:p w14:paraId="169973BB" w14:textId="77777777" w:rsidR="00232D15" w:rsidRPr="00335188" w:rsidRDefault="00CF6228" w:rsidP="000D149B">
                      <w:pPr>
                        <w:rPr>
                          <w:rFonts w:cs="Arial"/>
                          <w:b/>
                          <w:color w:val="ED7D31" w:themeColor="accent2"/>
                          <w:sz w:val="36"/>
                        </w:rPr>
                      </w:pPr>
                      <w:sdt>
                        <w:sdtPr>
                          <w:rPr>
                            <w:rFonts w:cs="Arial"/>
                            <w:b/>
                            <w:color w:val="ED7D31" w:themeColor="accent2"/>
                            <w:sz w:val="36"/>
                          </w:rPr>
                          <w:alias w:val="Subject"/>
                          <w:tag w:val=""/>
                          <w:id w:val="-325051499"/>
                          <w:showingPlcHdr/>
                          <w:dataBinding w:prefixMappings="xmlns:ns0='http://purl.org/dc/elements/1.1/' xmlns:ns1='http://schemas.openxmlformats.org/package/2006/metadata/core-properties' " w:xpath="/ns1:coreProperties[1]/ns0:subject[1]" w:storeItemID="{6C3C8BC8-F283-45AE-878A-BAB7291924A1}"/>
                          <w:text/>
                        </w:sdtPr>
                        <w:sdtEndPr/>
                        <w:sdtContent>
                          <w:r w:rsidR="00232D15">
                            <w:rPr>
                              <w:rFonts w:cs="Arial"/>
                              <w:b/>
                              <w:color w:val="ED7D31" w:themeColor="accent2"/>
                              <w:sz w:val="36"/>
                            </w:rPr>
                            <w:t xml:space="preserve">     </w:t>
                          </w:r>
                        </w:sdtContent>
                      </w:sdt>
                    </w:p>
                    <w:p w14:paraId="17F99A90" w14:textId="77777777" w:rsidR="00232D15" w:rsidRPr="00335188" w:rsidRDefault="00CF6228" w:rsidP="000D149B">
                      <w:pPr>
                        <w:rPr>
                          <w:rFonts w:cs="Arial"/>
                          <w:color w:val="ED7D31" w:themeColor="accent2"/>
                          <w:sz w:val="28"/>
                        </w:rPr>
                      </w:pPr>
                      <w:sdt>
                        <w:sdtPr>
                          <w:rPr>
                            <w:rFonts w:cs="Arial"/>
                            <w:color w:val="ED7D31" w:themeColor="accent2"/>
                            <w:sz w:val="28"/>
                          </w:rPr>
                          <w:alias w:val="Category"/>
                          <w:tag w:val=""/>
                          <w:id w:val="1880816084"/>
                          <w:showingPlcHdr/>
                          <w:dataBinding w:prefixMappings="xmlns:ns0='http://purl.org/dc/elements/1.1/' xmlns:ns1='http://schemas.openxmlformats.org/package/2006/metadata/core-properties' " w:xpath="/ns1:coreProperties[1]/ns1:category[1]" w:storeItemID="{6C3C8BC8-F283-45AE-878A-BAB7291924A1}"/>
                          <w:text/>
                        </w:sdtPr>
                        <w:sdtEndPr/>
                        <w:sdtContent>
                          <w:r w:rsidR="00232D15">
                            <w:rPr>
                              <w:rFonts w:cs="Arial"/>
                              <w:color w:val="ED7D31" w:themeColor="accent2"/>
                              <w:sz w:val="28"/>
                            </w:rPr>
                            <w:t xml:space="preserve">     </w:t>
                          </w:r>
                        </w:sdtContent>
                      </w:sdt>
                    </w:p>
                  </w:txbxContent>
                </v:textbox>
              </v:shape>
            </w:pict>
          </mc:Fallback>
        </mc:AlternateContent>
      </w:r>
      <w:r w:rsidR="000D149B" w:rsidRPr="00720BE0">
        <w:rPr>
          <w:rFonts w:cs="Arial"/>
          <w:noProof/>
          <w:lang w:eastAsia="en-GB"/>
        </w:rPr>
        <mc:AlternateContent>
          <mc:Choice Requires="wps">
            <w:drawing>
              <wp:anchor distT="45720" distB="45720" distL="114300" distR="114300" simplePos="0" relativeHeight="251658241" behindDoc="0" locked="0" layoutInCell="1" allowOverlap="1" wp14:anchorId="7D0306A4" wp14:editId="7822B856">
                <wp:simplePos x="0" y="0"/>
                <wp:positionH relativeFrom="margin">
                  <wp:posOffset>24130</wp:posOffset>
                </wp:positionH>
                <wp:positionV relativeFrom="paragraph">
                  <wp:posOffset>4109085</wp:posOffset>
                </wp:positionV>
                <wp:extent cx="60960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1404620"/>
                        </a:xfrm>
                        <a:prstGeom prst="rect">
                          <a:avLst/>
                        </a:prstGeom>
                        <a:noFill/>
                        <a:ln w="9525">
                          <a:noFill/>
                          <a:miter lim="800000"/>
                          <a:headEnd/>
                          <a:tailEnd/>
                        </a:ln>
                      </wps:spPr>
                      <wps:txbx>
                        <w:txbxContent>
                          <w:sdt>
                            <w:sdtPr>
                              <w:rPr>
                                <w:rFonts w:cs="Arial"/>
                                <w:b/>
                                <w:color w:val="4472C4" w:themeColor="accent1"/>
                                <w:sz w:val="48"/>
                                <w:szCs w:val="48"/>
                              </w:rPr>
                              <w:alias w:val="Title"/>
                              <w:tag w:val=""/>
                              <w:id w:val="-1486698937"/>
                              <w:showingPlcHdr/>
                              <w:dataBinding w:prefixMappings="xmlns:ns0='http://purl.org/dc/elements/1.1/' xmlns:ns1='http://schemas.openxmlformats.org/package/2006/metadata/core-properties' " w:xpath="/ns1:coreProperties[1]/ns0:title[1]" w:storeItemID="{6C3C8BC8-F283-45AE-878A-BAB7291924A1}"/>
                              <w:text/>
                            </w:sdtPr>
                            <w:sdtEndPr/>
                            <w:sdtContent>
                              <w:p w14:paraId="0DDD4029" w14:textId="77777777" w:rsidR="00232D15" w:rsidRPr="00335188" w:rsidRDefault="00232D15" w:rsidP="000D149B">
                                <w:pPr>
                                  <w:rPr>
                                    <w:rFonts w:cs="Arial"/>
                                    <w:b/>
                                    <w:color w:val="4472C4" w:themeColor="accent1"/>
                                    <w:sz w:val="48"/>
                                    <w:szCs w:val="48"/>
                                  </w:rPr>
                                </w:pPr>
                                <w:r>
                                  <w:rPr>
                                    <w:rFonts w:cs="Arial"/>
                                    <w:b/>
                                    <w:color w:val="4472C4" w:themeColor="accent1"/>
                                    <w:sz w:val="48"/>
                                    <w:szCs w:val="48"/>
                                  </w:rPr>
                                  <w:t xml:space="preserve">     </w:t>
                                </w:r>
                              </w:p>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0306A4" id="_x0000_s1030" type="#_x0000_t202" style="position:absolute;margin-left:1.9pt;margin-top:323.55pt;width:480pt;height:110.6pt;z-index:251658241;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" filled="f" stroked="f">
                <v:textbox style="mso-fit-shape-to-text:t">
                  <w:txbxContent>
                    <w:sdt>
                      <w:sdtPr>
                        <w:rPr>
                          <w:rFonts w:cs="Arial"/>
                          <w:b/>
                          <w:color w:val="4472C4" w:themeColor="accent1"/>
                          <w:sz w:val="48"/>
                          <w:szCs w:val="48"/>
                        </w:rPr>
                        <w:alias w:val="Title"/>
                        <w:tag w:val=""/>
                        <w:id w:val="-1486698937"/>
                        <w:showingPlcHdr/>
                        <w:dataBinding w:prefixMappings="xmlns:ns0='http://purl.org/dc/elements/1.1/' xmlns:ns1='http://schemas.openxmlformats.org/package/2006/metadata/core-properties' " w:xpath="/ns1:coreProperties[1]/ns0:title[1]" w:storeItemID="{6C3C8BC8-F283-45AE-878A-BAB7291924A1}"/>
                        <w:text/>
                      </w:sdtPr>
                      <w:sdtEndPr/>
                      <w:sdtContent>
                        <w:p w14:paraId="0DDD4029" w14:textId="77777777" w:rsidR="00232D15" w:rsidRPr="00335188" w:rsidRDefault="00232D15" w:rsidP="000D149B">
                          <w:pPr>
                            <w:rPr>
                              <w:rFonts w:cs="Arial"/>
                              <w:b/>
                              <w:color w:val="4472C4" w:themeColor="accent1"/>
                              <w:sz w:val="48"/>
                              <w:szCs w:val="48"/>
                            </w:rPr>
                          </w:pPr>
                          <w:r>
                            <w:rPr>
                              <w:rFonts w:cs="Arial"/>
                              <w:b/>
                              <w:color w:val="4472C4" w:themeColor="accent1"/>
                              <w:sz w:val="48"/>
                              <w:szCs w:val="48"/>
                            </w:rPr>
                            <w:t xml:space="preserve">     </w:t>
                          </w:r>
                        </w:p>
                      </w:sdtContent>
                    </w:sdt>
                  </w:txbxContent>
                </v:textbox>
                <w10:wrap type="square" anchorx="margin"/>
              </v:shape>
            </w:pict>
          </mc:Fallback>
        </mc:AlternateContent>
      </w:r>
      <w:r w:rsidR="000D149B" w:rsidRPr="00720BE0">
        <w:rPr>
          <w:rFonts w:cs="Arial"/>
          <w:noProof/>
          <w:lang w:eastAsia="en-GB"/>
        </w:rPr>
        <w:drawing>
          <wp:anchor distT="0" distB="0" distL="114300" distR="114300" simplePos="0" relativeHeight="251658243" behindDoc="1" locked="0" layoutInCell="1" allowOverlap="1" wp14:anchorId="01607486" wp14:editId="5E0EC3B3">
            <wp:simplePos x="0" y="0"/>
            <wp:positionH relativeFrom="column">
              <wp:posOffset>937260</wp:posOffset>
            </wp:positionH>
            <wp:positionV relativeFrom="paragraph">
              <wp:posOffset>4890135</wp:posOffset>
            </wp:positionV>
            <wp:extent cx="5878195" cy="5062855"/>
            <wp:effectExtent l="0" t="0" r="8255" b="4445"/>
            <wp:wrapNone/>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rotWithShape="1">
                    <a:blip r:embed="rId12" cstate="print">
                      <a:extLst>
                        <a:ext uri="{28A0092B-C50C-407E-A947-70E740481C1C}">
                          <a14:useLocalDpi xmlns:a14="http://schemas.microsoft.com/office/drawing/2010/main" val="0"/>
                        </a:ext>
                      </a:extLst>
                    </a:blip>
                    <a:srcRect r="30383" b="39407"/>
                    <a:stretch/>
                  </pic:blipFill>
                  <pic:spPr>
                    <a:xfrm>
                      <a:off x="0" y="0"/>
                      <a:ext cx="5878195" cy="5062855"/>
                    </a:xfrm>
                    <a:prstGeom prst="rect">
                      <a:avLst/>
                    </a:prstGeom>
                  </pic:spPr>
                </pic:pic>
              </a:graphicData>
            </a:graphic>
          </wp:anchor>
        </w:drawing>
      </w:r>
    </w:p>
    <w:p w14:paraId="5A039F98" w14:textId="77777777" w:rsidR="000D149B" w:rsidRPr="00720BE0" w:rsidRDefault="000D149B" w:rsidP="00C60B80">
      <w:pPr>
        <w:pStyle w:val="Heading1"/>
        <w:sectPr w:rsidR="000D149B" w:rsidRPr="00720BE0" w:rsidSect="00BB3077">
          <w:footerReference w:type="default" r:id="rId13"/>
          <w:pgSz w:w="11906" w:h="16838"/>
          <w:pgMar w:top="1134" w:right="1134" w:bottom="1134" w:left="1134" w:header="708" w:footer="708" w:gutter="0"/>
          <w:pgNumType w:start="1"/>
          <w:cols w:space="708"/>
          <w:titlePg/>
          <w:docGrid w:linePitch="360"/>
        </w:sectPr>
      </w:pPr>
    </w:p>
    <w:p w14:paraId="580E7BA9" w14:textId="77777777" w:rsidR="000D149B" w:rsidRPr="00720BE0" w:rsidRDefault="000D149B" w:rsidP="000D149B">
      <w:pPr>
        <w:rPr>
          <w:rFonts w:cs="Arial"/>
          <w:b/>
          <w:color w:val="4472C4" w:themeColor="accent1"/>
          <w:sz w:val="36"/>
          <w:szCs w:val="36"/>
        </w:rPr>
      </w:pPr>
      <w:r w:rsidRPr="00720BE0">
        <w:rPr>
          <w:rFonts w:cs="Arial"/>
          <w:b/>
          <w:color w:val="4472C4" w:themeColor="accent1"/>
          <w:sz w:val="36"/>
          <w:szCs w:val="36"/>
        </w:rPr>
        <w:t>Copyright</w:t>
      </w:r>
    </w:p>
    <w:p w14:paraId="1B648F64" w14:textId="77777777" w:rsidR="005B2E70" w:rsidRDefault="005B2E70" w:rsidP="000D149B">
      <w:pPr>
        <w:rPr>
          <w:rFonts w:cs="Arial"/>
        </w:rPr>
      </w:pPr>
    </w:p>
    <w:p w14:paraId="3EAADC62" w14:textId="10580280" w:rsidR="000D149B" w:rsidRPr="00720BE0" w:rsidRDefault="000D149B" w:rsidP="004164D9">
      <w:pPr>
        <w:ind w:left="284"/>
        <w:rPr>
          <w:rFonts w:cs="Arial"/>
        </w:rPr>
      </w:pPr>
      <w:r w:rsidRPr="00720BE0">
        <w:rPr>
          <w:rFonts w:cs="Arial"/>
        </w:rPr>
        <w:t xml:space="preserve">Information in this document is subject to change without </w:t>
      </w:r>
      <w:r w:rsidR="00D0316D" w:rsidRPr="00720BE0">
        <w:rPr>
          <w:rFonts w:cs="Arial"/>
        </w:rPr>
        <w:t>notice and</w:t>
      </w:r>
      <w:r w:rsidRPr="00720BE0">
        <w:rPr>
          <w:rFonts w:cs="Arial"/>
        </w:rPr>
        <w:t xml:space="preserve"> is furnished under a license agreement or nondisclosure agreement.</w:t>
      </w:r>
    </w:p>
    <w:p w14:paraId="3BD57B36" w14:textId="77777777" w:rsidR="007F6982" w:rsidRPr="00720BE0" w:rsidRDefault="007F6982" w:rsidP="004164D9">
      <w:pPr>
        <w:ind w:left="284"/>
        <w:rPr>
          <w:rFonts w:cs="Arial"/>
        </w:rPr>
      </w:pPr>
    </w:p>
    <w:p w14:paraId="07E497C5" w14:textId="77777777" w:rsidR="000D149B" w:rsidRPr="00720BE0" w:rsidRDefault="000D149B" w:rsidP="004164D9">
      <w:pPr>
        <w:ind w:left="284"/>
        <w:rPr>
          <w:rFonts w:cs="Arial"/>
        </w:rPr>
      </w:pPr>
      <w:r w:rsidRPr="00720BE0">
        <w:rPr>
          <w:rFonts w:cs="Arial"/>
        </w:rPr>
        <w:t>The information may only be used or copied in accordance with the terms of those agreements.</w:t>
      </w:r>
    </w:p>
    <w:p w14:paraId="679F092D" w14:textId="24381099" w:rsidR="000D149B" w:rsidRPr="00720BE0" w:rsidRDefault="000D149B" w:rsidP="004164D9">
      <w:pPr>
        <w:ind w:left="284"/>
        <w:rPr>
          <w:rFonts w:cs="Arial"/>
        </w:rPr>
      </w:pPr>
      <w:r w:rsidRPr="00720BE0">
        <w:rPr>
          <w:rFonts w:cs="Arial"/>
        </w:rPr>
        <w:t xml:space="preserve">All rights reserved. No part of this publication may be reproduced, stored in a retrieval system, or transmitted in any form or any means electronic or mechanical, including photocopying and recording for any purpose other than the purchaser’s personal use without the written permission of nChain </w:t>
      </w:r>
      <w:r w:rsidR="0017730A">
        <w:rPr>
          <w:rFonts w:cs="Arial"/>
        </w:rPr>
        <w:t>AG</w:t>
      </w:r>
      <w:r w:rsidRPr="00720BE0">
        <w:rPr>
          <w:rFonts w:cs="Arial"/>
        </w:rPr>
        <w:t>.</w:t>
      </w:r>
    </w:p>
    <w:p w14:paraId="5B2FEE6B" w14:textId="77777777" w:rsidR="007F6982" w:rsidRPr="00720BE0" w:rsidRDefault="007F6982" w:rsidP="004164D9">
      <w:pPr>
        <w:ind w:left="284"/>
        <w:rPr>
          <w:rFonts w:cs="Arial"/>
        </w:rPr>
      </w:pPr>
    </w:p>
    <w:p w14:paraId="58DA6E5D" w14:textId="77777777" w:rsidR="000D149B" w:rsidRPr="00720BE0" w:rsidRDefault="000D149B" w:rsidP="004164D9">
      <w:pPr>
        <w:ind w:left="284"/>
        <w:rPr>
          <w:rFonts w:cs="Arial"/>
        </w:rPr>
      </w:pPr>
      <w:r w:rsidRPr="00720BE0">
        <w:rPr>
          <w:rFonts w:cs="Arial"/>
        </w:rPr>
        <w:t>The names of actual companies and products mentioned in this document may be trademarks of their respective owners.</w:t>
      </w:r>
    </w:p>
    <w:p w14:paraId="4EC8CA6A" w14:textId="77777777" w:rsidR="007F6982" w:rsidRPr="00720BE0" w:rsidRDefault="007F6982" w:rsidP="004164D9">
      <w:pPr>
        <w:ind w:left="284"/>
        <w:rPr>
          <w:rFonts w:cs="Arial"/>
        </w:rPr>
      </w:pPr>
    </w:p>
    <w:p w14:paraId="080A1C2D" w14:textId="37B927E0" w:rsidR="000D149B" w:rsidRDefault="000D149B" w:rsidP="004164D9">
      <w:pPr>
        <w:ind w:left="284"/>
        <w:rPr>
          <w:rFonts w:cs="Arial"/>
        </w:rPr>
      </w:pPr>
      <w:r w:rsidRPr="00720BE0">
        <w:rPr>
          <w:rFonts w:cs="Arial"/>
        </w:rPr>
        <w:t xml:space="preserve">nChain </w:t>
      </w:r>
      <w:r w:rsidR="0017730A">
        <w:rPr>
          <w:rFonts w:cs="Arial"/>
        </w:rPr>
        <w:t>AG</w:t>
      </w:r>
      <w:r w:rsidRPr="00720BE0">
        <w:rPr>
          <w:rFonts w:cs="Arial"/>
        </w:rPr>
        <w:t>. accepts no responsibility or liability for any errors or inaccuracies that may appear in this documentation.</w:t>
      </w:r>
    </w:p>
    <w:p w14:paraId="25EC947C" w14:textId="77777777" w:rsidR="004466DF" w:rsidRDefault="004466DF" w:rsidP="004164D9">
      <w:pPr>
        <w:ind w:left="284"/>
        <w:rPr>
          <w:rFonts w:cs="Arial"/>
        </w:rPr>
      </w:pPr>
    </w:p>
    <w:p w14:paraId="019B16ED" w14:textId="77777777" w:rsidR="000610E5" w:rsidRPr="00720BE0" w:rsidRDefault="000610E5" w:rsidP="000D149B">
      <w:pPr>
        <w:rPr>
          <w:rFonts w:cs="Arial"/>
        </w:rPr>
      </w:pPr>
    </w:p>
    <w:p w14:paraId="35CB4576" w14:textId="77777777" w:rsidR="000D149B" w:rsidRDefault="000D149B" w:rsidP="000D149B">
      <w:pPr>
        <w:rPr>
          <w:rFonts w:cs="Arial"/>
          <w:b/>
          <w:color w:val="4472C4" w:themeColor="accent1"/>
          <w:sz w:val="36"/>
          <w:szCs w:val="36"/>
        </w:rPr>
      </w:pPr>
      <w:r w:rsidRPr="00720BE0">
        <w:rPr>
          <w:rFonts w:cs="Arial"/>
          <w:b/>
          <w:color w:val="4472C4" w:themeColor="accent1"/>
          <w:sz w:val="36"/>
          <w:szCs w:val="36"/>
        </w:rPr>
        <w:t>Authors</w:t>
      </w:r>
    </w:p>
    <w:p w14:paraId="52347EA8" w14:textId="77777777" w:rsidR="004817D2" w:rsidRPr="00720BE0" w:rsidRDefault="004817D2" w:rsidP="00FE0AD1">
      <w:pPr>
        <w:pStyle w:val="NoSpacing"/>
      </w:pPr>
    </w:p>
    <w:tbl>
      <w:tblPr>
        <w:tblStyle w:val="TableGrid"/>
        <w:tblW w:w="0" w:type="auto"/>
        <w:tblInd w:w="846" w:type="dxa"/>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Look w:val="04A0" w:firstRow="1" w:lastRow="0" w:firstColumn="1" w:lastColumn="0" w:noHBand="0" w:noVBand="1"/>
      </w:tblPr>
      <w:tblGrid>
        <w:gridCol w:w="4111"/>
        <w:gridCol w:w="4671"/>
      </w:tblGrid>
      <w:tr w:rsidR="000D149B" w:rsidRPr="00720BE0" w14:paraId="76F0D434" w14:textId="77777777" w:rsidTr="001B3658">
        <w:trPr>
          <w:cantSplit/>
          <w:tblHeader/>
        </w:trPr>
        <w:tc>
          <w:tcPr>
            <w:tcW w:w="4111"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tcPr>
          <w:p w14:paraId="42EBE094" w14:textId="77777777" w:rsidR="000D149B" w:rsidRPr="00720BE0" w:rsidRDefault="000D149B" w:rsidP="001B3658">
            <w:pPr>
              <w:pStyle w:val="Table"/>
              <w:rPr>
                <w:rFonts w:cs="Arial"/>
                <w:b/>
                <w:color w:val="E7E6E6" w:themeColor="background2"/>
              </w:rPr>
            </w:pPr>
            <w:r w:rsidRPr="00720BE0">
              <w:rPr>
                <w:rFonts w:cs="Arial"/>
                <w:b/>
                <w:color w:val="E7E6E6" w:themeColor="background2"/>
              </w:rPr>
              <w:t>Name</w:t>
            </w:r>
          </w:p>
        </w:tc>
        <w:tc>
          <w:tcPr>
            <w:tcW w:w="4671"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tcPr>
          <w:p w14:paraId="6E1356AB" w14:textId="77777777" w:rsidR="000D149B" w:rsidRPr="00720BE0" w:rsidRDefault="000D149B" w:rsidP="001B3658">
            <w:pPr>
              <w:pStyle w:val="Table"/>
              <w:rPr>
                <w:rFonts w:cs="Arial"/>
                <w:b/>
                <w:color w:val="E7E6E6" w:themeColor="background2"/>
              </w:rPr>
            </w:pPr>
            <w:r w:rsidRPr="00720BE0">
              <w:rPr>
                <w:rFonts w:cs="Arial"/>
                <w:b/>
                <w:color w:val="E7E6E6" w:themeColor="background2"/>
              </w:rPr>
              <w:t>Title</w:t>
            </w:r>
          </w:p>
        </w:tc>
      </w:tr>
      <w:tr w:rsidR="006B5E16" w:rsidRPr="00720BE0" w14:paraId="252B9543" w14:textId="77777777" w:rsidTr="00E36852">
        <w:trPr>
          <w:cantSplit/>
        </w:trPr>
        <w:tc>
          <w:tcPr>
            <w:tcW w:w="4111" w:type="dxa"/>
            <w:tcBorders>
              <w:top w:val="single" w:sz="4" w:space="0" w:color="4472C4" w:themeColor="accent1"/>
              <w:left w:val="single" w:sz="4" w:space="0" w:color="4472C4" w:themeColor="accent1"/>
              <w:bottom w:val="single" w:sz="4" w:space="0" w:color="4472C4" w:themeColor="accent1"/>
              <w:right w:val="single" w:sz="6" w:space="0" w:color="4472C4" w:themeColor="accent1"/>
            </w:tcBorders>
          </w:tcPr>
          <w:p w14:paraId="3F4281EC" w14:textId="1A890D43" w:rsidR="006B5E16" w:rsidRPr="00720BE0" w:rsidRDefault="00BF5B5F" w:rsidP="00E36852">
            <w:pPr>
              <w:pStyle w:val="Table"/>
              <w:rPr>
                <w:rFonts w:cs="Arial"/>
              </w:rPr>
            </w:pPr>
            <w:r>
              <w:rPr>
                <w:rFonts w:cs="Arial"/>
              </w:rPr>
              <w:t>Aljaž Noe</w:t>
            </w:r>
          </w:p>
        </w:tc>
        <w:tc>
          <w:tcPr>
            <w:tcW w:w="4671" w:type="dxa"/>
            <w:tcBorders>
              <w:top w:val="single" w:sz="4" w:space="0" w:color="4472C4" w:themeColor="accent1"/>
              <w:left w:val="single" w:sz="6" w:space="0" w:color="4472C4" w:themeColor="accent1"/>
              <w:bottom w:val="single" w:sz="4" w:space="0" w:color="4472C4" w:themeColor="accent1"/>
              <w:right w:val="single" w:sz="4" w:space="0" w:color="4472C4" w:themeColor="accent1"/>
            </w:tcBorders>
          </w:tcPr>
          <w:p w14:paraId="757F068F" w14:textId="4F5B4221" w:rsidR="006B5E16" w:rsidRPr="00720BE0" w:rsidRDefault="006B5E16" w:rsidP="00E36852">
            <w:pPr>
              <w:pStyle w:val="Table"/>
              <w:rPr>
                <w:rFonts w:cs="Arial"/>
              </w:rPr>
            </w:pPr>
          </w:p>
        </w:tc>
      </w:tr>
      <w:tr w:rsidR="000D149B" w:rsidRPr="00720BE0" w14:paraId="3BBFFFB8" w14:textId="77777777" w:rsidTr="001B3658">
        <w:trPr>
          <w:cantSplit/>
        </w:trPr>
        <w:tc>
          <w:tcPr>
            <w:tcW w:w="4111" w:type="dxa"/>
            <w:tcBorders>
              <w:top w:val="single" w:sz="4" w:space="0" w:color="4472C4" w:themeColor="accent1"/>
              <w:left w:val="single" w:sz="4" w:space="0" w:color="4472C4" w:themeColor="accent1"/>
              <w:bottom w:val="single" w:sz="4" w:space="0" w:color="4472C4" w:themeColor="accent1"/>
              <w:right w:val="single" w:sz="6" w:space="0" w:color="4472C4" w:themeColor="accent1"/>
            </w:tcBorders>
          </w:tcPr>
          <w:p w14:paraId="1009D949" w14:textId="045F2293" w:rsidR="000D149B" w:rsidRPr="00720BE0" w:rsidRDefault="000D149B" w:rsidP="001B3658">
            <w:pPr>
              <w:pStyle w:val="Table"/>
              <w:rPr>
                <w:rFonts w:cs="Arial"/>
              </w:rPr>
            </w:pPr>
          </w:p>
        </w:tc>
        <w:tc>
          <w:tcPr>
            <w:tcW w:w="4671" w:type="dxa"/>
            <w:tcBorders>
              <w:top w:val="single" w:sz="4" w:space="0" w:color="4472C4" w:themeColor="accent1"/>
              <w:left w:val="single" w:sz="6" w:space="0" w:color="4472C4" w:themeColor="accent1"/>
              <w:bottom w:val="single" w:sz="4" w:space="0" w:color="4472C4" w:themeColor="accent1"/>
              <w:right w:val="single" w:sz="4" w:space="0" w:color="4472C4" w:themeColor="accent1"/>
            </w:tcBorders>
          </w:tcPr>
          <w:p w14:paraId="64E18BE0" w14:textId="7B04DB54" w:rsidR="000D149B" w:rsidRPr="00720BE0" w:rsidRDefault="000D149B" w:rsidP="001B3658">
            <w:pPr>
              <w:pStyle w:val="Table"/>
              <w:rPr>
                <w:rFonts w:cs="Arial"/>
              </w:rPr>
            </w:pPr>
          </w:p>
        </w:tc>
      </w:tr>
    </w:tbl>
    <w:p w14:paraId="6267C3AD" w14:textId="7DD87181" w:rsidR="004817D2" w:rsidRDefault="004817D2" w:rsidP="000D149B">
      <w:pPr>
        <w:rPr>
          <w:rFonts w:cs="Arial"/>
          <w:b/>
          <w:color w:val="4472C4" w:themeColor="accent1"/>
          <w:sz w:val="20"/>
          <w:szCs w:val="20"/>
        </w:rPr>
      </w:pPr>
    </w:p>
    <w:p w14:paraId="7387606A" w14:textId="77777777" w:rsidR="004466DF" w:rsidRDefault="004466DF" w:rsidP="000D149B">
      <w:pPr>
        <w:rPr>
          <w:rFonts w:cs="Arial"/>
          <w:b/>
          <w:color w:val="4472C4" w:themeColor="accent1"/>
          <w:sz w:val="20"/>
          <w:szCs w:val="20"/>
        </w:rPr>
      </w:pPr>
    </w:p>
    <w:p w14:paraId="7871D85B" w14:textId="1CF5836F" w:rsidR="00072F80" w:rsidRDefault="009475C4" w:rsidP="00072F80">
      <w:pPr>
        <w:rPr>
          <w:rFonts w:cs="Arial"/>
          <w:b/>
          <w:color w:val="4472C4" w:themeColor="accent1"/>
          <w:sz w:val="36"/>
          <w:szCs w:val="36"/>
        </w:rPr>
      </w:pPr>
      <w:r>
        <w:rPr>
          <w:rFonts w:cs="Arial"/>
          <w:b/>
          <w:color w:val="4472C4" w:themeColor="accent1"/>
          <w:sz w:val="36"/>
          <w:szCs w:val="36"/>
        </w:rPr>
        <w:t xml:space="preserve">Document </w:t>
      </w:r>
      <w:r w:rsidR="00E45042">
        <w:rPr>
          <w:rFonts w:cs="Arial"/>
          <w:b/>
          <w:color w:val="4472C4" w:themeColor="accent1"/>
          <w:sz w:val="36"/>
          <w:szCs w:val="36"/>
        </w:rPr>
        <w:t xml:space="preserve">Sign Off </w:t>
      </w:r>
    </w:p>
    <w:p w14:paraId="42861917" w14:textId="77777777" w:rsidR="00072F80" w:rsidRPr="00720BE0" w:rsidRDefault="00072F80" w:rsidP="00072F80">
      <w:pPr>
        <w:pStyle w:val="NoSpacing"/>
      </w:pPr>
    </w:p>
    <w:tbl>
      <w:tblPr>
        <w:tblStyle w:val="TableGrid"/>
        <w:tblW w:w="8788" w:type="dxa"/>
        <w:tblInd w:w="846" w:type="dxa"/>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Look w:val="04A0" w:firstRow="1" w:lastRow="0" w:firstColumn="1" w:lastColumn="0" w:noHBand="0" w:noVBand="1"/>
      </w:tblPr>
      <w:tblGrid>
        <w:gridCol w:w="2126"/>
        <w:gridCol w:w="3544"/>
        <w:gridCol w:w="1559"/>
        <w:gridCol w:w="1559"/>
      </w:tblGrid>
      <w:tr w:rsidR="00E45042" w:rsidRPr="00720BE0" w14:paraId="0138D9D0" w14:textId="77777777" w:rsidTr="009475C4">
        <w:trPr>
          <w:cantSplit/>
          <w:tblHeader/>
        </w:trPr>
        <w:tc>
          <w:tcPr>
            <w:tcW w:w="2126"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tcPr>
          <w:p w14:paraId="5EBC8817" w14:textId="1FB53C68" w:rsidR="00E45042" w:rsidRPr="00720BE0" w:rsidRDefault="00E45042" w:rsidP="00E45042">
            <w:pPr>
              <w:pStyle w:val="Table"/>
              <w:rPr>
                <w:rFonts w:cs="Arial"/>
                <w:b/>
                <w:color w:val="E7E6E6" w:themeColor="background2"/>
              </w:rPr>
            </w:pPr>
            <w:r w:rsidRPr="00720BE0">
              <w:rPr>
                <w:rFonts w:cs="Arial"/>
                <w:b/>
                <w:color w:val="E7E6E6" w:themeColor="background2"/>
              </w:rPr>
              <w:t>Name</w:t>
            </w:r>
          </w:p>
        </w:tc>
        <w:tc>
          <w:tcPr>
            <w:tcW w:w="354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tcPr>
          <w:p w14:paraId="7C202212" w14:textId="79B45E26" w:rsidR="00E45042" w:rsidRPr="00720BE0" w:rsidRDefault="00E45042" w:rsidP="00E45042">
            <w:pPr>
              <w:pStyle w:val="Table"/>
              <w:rPr>
                <w:rFonts w:cs="Arial"/>
                <w:b/>
                <w:color w:val="E7E6E6" w:themeColor="background2"/>
              </w:rPr>
            </w:pPr>
            <w:r>
              <w:rPr>
                <w:rFonts w:cs="Arial"/>
                <w:b/>
                <w:color w:val="E7E6E6" w:themeColor="background2"/>
              </w:rPr>
              <w:t>Title</w:t>
            </w:r>
          </w:p>
        </w:tc>
        <w:tc>
          <w:tcPr>
            <w:tcW w:w="1559"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tcPr>
          <w:p w14:paraId="2D7D4EEA" w14:textId="51924D11" w:rsidR="00E45042" w:rsidRPr="00720BE0" w:rsidRDefault="00E45042" w:rsidP="00E45042">
            <w:pPr>
              <w:pStyle w:val="Table"/>
              <w:rPr>
                <w:rFonts w:cs="Arial"/>
                <w:b/>
                <w:color w:val="E7E6E6" w:themeColor="background2"/>
              </w:rPr>
            </w:pPr>
            <w:r>
              <w:rPr>
                <w:rFonts w:cs="Arial"/>
                <w:b/>
                <w:color w:val="E7E6E6" w:themeColor="background2"/>
              </w:rPr>
              <w:t>Version</w:t>
            </w:r>
          </w:p>
        </w:tc>
        <w:tc>
          <w:tcPr>
            <w:tcW w:w="1559"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tcPr>
          <w:p w14:paraId="3B492C64" w14:textId="4E41F006" w:rsidR="00E45042" w:rsidRPr="00720BE0" w:rsidRDefault="00E45042" w:rsidP="00E45042">
            <w:pPr>
              <w:pStyle w:val="Table"/>
              <w:rPr>
                <w:rFonts w:cs="Arial"/>
                <w:b/>
                <w:color w:val="E7E6E6" w:themeColor="background2"/>
              </w:rPr>
            </w:pPr>
            <w:r>
              <w:rPr>
                <w:rFonts w:cs="Arial"/>
                <w:b/>
                <w:color w:val="E7E6E6" w:themeColor="background2"/>
              </w:rPr>
              <w:t>Date</w:t>
            </w:r>
          </w:p>
        </w:tc>
      </w:tr>
      <w:tr w:rsidR="00E45042" w:rsidRPr="00720BE0" w14:paraId="4E53EEBC" w14:textId="77777777" w:rsidTr="009475C4">
        <w:trPr>
          <w:cantSplit/>
        </w:trPr>
        <w:tc>
          <w:tcPr>
            <w:tcW w:w="2126" w:type="dxa"/>
            <w:tcBorders>
              <w:top w:val="single" w:sz="4" w:space="0" w:color="4472C4" w:themeColor="accent1"/>
              <w:left w:val="single" w:sz="4" w:space="0" w:color="4472C4" w:themeColor="accent1"/>
              <w:bottom w:val="single" w:sz="4" w:space="0" w:color="4472C4" w:themeColor="accent1"/>
              <w:right w:val="single" w:sz="6" w:space="0" w:color="4472C4" w:themeColor="accent1"/>
            </w:tcBorders>
          </w:tcPr>
          <w:p w14:paraId="7B38D76E" w14:textId="50BE1B06" w:rsidR="00E45042" w:rsidRDefault="00E45042" w:rsidP="00E45042">
            <w:pPr>
              <w:pStyle w:val="Table"/>
              <w:rPr>
                <w:rFonts w:cs="Arial"/>
              </w:rPr>
            </w:pPr>
          </w:p>
        </w:tc>
        <w:tc>
          <w:tcPr>
            <w:tcW w:w="354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p w14:paraId="746BC05A" w14:textId="281F82CF" w:rsidR="00E45042" w:rsidRDefault="00E45042" w:rsidP="00E45042">
            <w:pPr>
              <w:pStyle w:val="Table"/>
              <w:rPr>
                <w:rFonts w:cs="Arial"/>
              </w:rPr>
            </w:pPr>
          </w:p>
        </w:tc>
        <w:tc>
          <w:tcPr>
            <w:tcW w:w="1559" w:type="dxa"/>
            <w:tcBorders>
              <w:top w:val="single" w:sz="4" w:space="0" w:color="4472C4" w:themeColor="accent1"/>
              <w:left w:val="single" w:sz="4" w:space="0" w:color="4472C4" w:themeColor="accent1"/>
              <w:bottom w:val="single" w:sz="4" w:space="0" w:color="4472C4" w:themeColor="accent1"/>
              <w:right w:val="single" w:sz="6" w:space="0" w:color="4472C4" w:themeColor="accent1"/>
            </w:tcBorders>
          </w:tcPr>
          <w:p w14:paraId="7D08C019" w14:textId="5BE9F991" w:rsidR="00E45042" w:rsidRPr="00720BE0" w:rsidRDefault="00E45042" w:rsidP="00E45042">
            <w:pPr>
              <w:pStyle w:val="Table"/>
              <w:rPr>
                <w:rFonts w:cs="Arial"/>
              </w:rPr>
            </w:pPr>
          </w:p>
        </w:tc>
        <w:tc>
          <w:tcPr>
            <w:tcW w:w="1559" w:type="dxa"/>
            <w:tcBorders>
              <w:top w:val="single" w:sz="4" w:space="0" w:color="4472C4" w:themeColor="accent1"/>
              <w:left w:val="single" w:sz="6" w:space="0" w:color="4472C4" w:themeColor="accent1"/>
              <w:bottom w:val="single" w:sz="4" w:space="0" w:color="4472C4" w:themeColor="accent1"/>
              <w:right w:val="single" w:sz="4" w:space="0" w:color="4472C4" w:themeColor="accent1"/>
            </w:tcBorders>
          </w:tcPr>
          <w:p w14:paraId="53BE807C" w14:textId="2DA00125" w:rsidR="00E45042" w:rsidRPr="00720BE0" w:rsidRDefault="00E45042" w:rsidP="00E45042">
            <w:pPr>
              <w:pStyle w:val="Table"/>
              <w:rPr>
                <w:rFonts w:cs="Arial"/>
              </w:rPr>
            </w:pPr>
          </w:p>
        </w:tc>
      </w:tr>
    </w:tbl>
    <w:p w14:paraId="6060B0F7" w14:textId="2B8AC928" w:rsidR="00072F80" w:rsidRDefault="00072F80" w:rsidP="000D149B">
      <w:pPr>
        <w:rPr>
          <w:rFonts w:cs="Arial"/>
          <w:b/>
          <w:color w:val="4472C4" w:themeColor="accent1"/>
          <w:sz w:val="20"/>
          <w:szCs w:val="20"/>
        </w:rPr>
      </w:pPr>
    </w:p>
    <w:p w14:paraId="0653C6BF" w14:textId="77777777" w:rsidR="004466DF" w:rsidRPr="00A24B74" w:rsidRDefault="004466DF" w:rsidP="000D149B">
      <w:pPr>
        <w:rPr>
          <w:rFonts w:cs="Arial"/>
          <w:b/>
          <w:color w:val="4472C4" w:themeColor="accent1"/>
          <w:sz w:val="20"/>
          <w:szCs w:val="20"/>
        </w:rPr>
      </w:pPr>
    </w:p>
    <w:p w14:paraId="41CAB0DE" w14:textId="77777777" w:rsidR="000D149B" w:rsidRDefault="000D149B" w:rsidP="000D149B">
      <w:pPr>
        <w:rPr>
          <w:rFonts w:cs="Arial"/>
          <w:b/>
          <w:color w:val="4472C4" w:themeColor="accent1"/>
          <w:sz w:val="36"/>
          <w:szCs w:val="36"/>
        </w:rPr>
      </w:pPr>
      <w:r w:rsidRPr="00720BE0">
        <w:rPr>
          <w:rFonts w:cs="Arial"/>
          <w:b/>
          <w:color w:val="4472C4" w:themeColor="accent1"/>
          <w:sz w:val="36"/>
          <w:szCs w:val="36"/>
        </w:rPr>
        <w:t>Version history</w:t>
      </w:r>
    </w:p>
    <w:p w14:paraId="17F01981" w14:textId="77777777" w:rsidR="004817D2" w:rsidRPr="00720BE0" w:rsidRDefault="004817D2" w:rsidP="000D149B">
      <w:pPr>
        <w:rPr>
          <w:rFonts w:cs="Arial"/>
          <w:b/>
          <w:color w:val="4472C4" w:themeColor="accent1"/>
          <w:sz w:val="36"/>
          <w:szCs w:val="36"/>
        </w:rPr>
      </w:pPr>
    </w:p>
    <w:tbl>
      <w:tblPr>
        <w:tblStyle w:val="TableGrid"/>
        <w:tblW w:w="8788" w:type="dxa"/>
        <w:tblInd w:w="846" w:type="dxa"/>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Look w:val="04A0" w:firstRow="1" w:lastRow="0" w:firstColumn="1" w:lastColumn="0" w:noHBand="0" w:noVBand="1"/>
      </w:tblPr>
      <w:tblGrid>
        <w:gridCol w:w="950"/>
        <w:gridCol w:w="1571"/>
        <w:gridCol w:w="6267"/>
      </w:tblGrid>
      <w:tr w:rsidR="004247E6" w:rsidRPr="00720BE0" w14:paraId="55A01911" w14:textId="77777777" w:rsidTr="00FE0AD1">
        <w:trPr>
          <w:cantSplit/>
          <w:tblHeader/>
        </w:trPr>
        <w:tc>
          <w:tcPr>
            <w:tcW w:w="95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hideMark/>
          </w:tcPr>
          <w:p w14:paraId="710F3012" w14:textId="77777777" w:rsidR="000D149B" w:rsidRPr="00720BE0" w:rsidRDefault="000D149B" w:rsidP="001B3658">
            <w:pPr>
              <w:pStyle w:val="Table"/>
              <w:rPr>
                <w:rFonts w:cs="Arial"/>
                <w:b/>
                <w:color w:val="E7E6E6" w:themeColor="background2"/>
              </w:rPr>
            </w:pPr>
            <w:r w:rsidRPr="00720BE0">
              <w:rPr>
                <w:rFonts w:cs="Arial"/>
                <w:b/>
                <w:color w:val="E7E6E6" w:themeColor="background2"/>
              </w:rPr>
              <w:t>Version</w:t>
            </w:r>
          </w:p>
        </w:tc>
        <w:tc>
          <w:tcPr>
            <w:tcW w:w="1571"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hideMark/>
          </w:tcPr>
          <w:p w14:paraId="6EB403F1" w14:textId="77777777" w:rsidR="000D149B" w:rsidRPr="00720BE0" w:rsidRDefault="000D149B" w:rsidP="001B3658">
            <w:pPr>
              <w:pStyle w:val="Table"/>
              <w:rPr>
                <w:rFonts w:cs="Arial"/>
                <w:b/>
                <w:color w:val="E7E6E6" w:themeColor="background2"/>
              </w:rPr>
            </w:pPr>
            <w:r w:rsidRPr="00720BE0">
              <w:rPr>
                <w:rFonts w:cs="Arial"/>
                <w:b/>
                <w:color w:val="E7E6E6" w:themeColor="background2"/>
              </w:rPr>
              <w:t>Date</w:t>
            </w:r>
          </w:p>
        </w:tc>
        <w:tc>
          <w:tcPr>
            <w:tcW w:w="6267"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hideMark/>
          </w:tcPr>
          <w:p w14:paraId="0B0839DA" w14:textId="77777777" w:rsidR="000D149B" w:rsidRPr="00720BE0" w:rsidRDefault="000D149B" w:rsidP="001B3658">
            <w:pPr>
              <w:pStyle w:val="Table"/>
              <w:rPr>
                <w:rFonts w:cs="Arial"/>
                <w:b/>
                <w:color w:val="E7E6E6" w:themeColor="background2"/>
              </w:rPr>
            </w:pPr>
            <w:r w:rsidRPr="00720BE0">
              <w:rPr>
                <w:rFonts w:cs="Arial"/>
                <w:b/>
                <w:color w:val="E7E6E6" w:themeColor="background2"/>
              </w:rPr>
              <w:t>Summary of changes</w:t>
            </w:r>
          </w:p>
        </w:tc>
      </w:tr>
      <w:tr w:rsidR="000D149B" w:rsidRPr="00720BE0" w14:paraId="38AE048F" w14:textId="77777777" w:rsidTr="00FE0AD1">
        <w:trPr>
          <w:cantSplit/>
        </w:trPr>
        <w:tc>
          <w:tcPr>
            <w:tcW w:w="950" w:type="dxa"/>
            <w:tcBorders>
              <w:top w:val="single" w:sz="4" w:space="0" w:color="4472C4" w:themeColor="accent1"/>
              <w:left w:val="single" w:sz="4" w:space="0" w:color="4472C4" w:themeColor="accent1"/>
              <w:bottom w:val="single" w:sz="4" w:space="0" w:color="4472C4" w:themeColor="accent1"/>
              <w:right w:val="single" w:sz="6" w:space="0" w:color="4472C4" w:themeColor="accent1"/>
            </w:tcBorders>
          </w:tcPr>
          <w:p w14:paraId="79EE75D7" w14:textId="6F8A33B1" w:rsidR="000D149B" w:rsidRPr="00720BE0" w:rsidRDefault="00750D6F" w:rsidP="001B3658">
            <w:pPr>
              <w:pStyle w:val="Table"/>
              <w:rPr>
                <w:rFonts w:cs="Arial"/>
              </w:rPr>
            </w:pPr>
            <w:r w:rsidRPr="00720BE0">
              <w:rPr>
                <w:rFonts w:cs="Arial"/>
              </w:rPr>
              <w:t>0.</w:t>
            </w:r>
            <w:r w:rsidR="00C77A87">
              <w:rPr>
                <w:rFonts w:cs="Arial"/>
              </w:rPr>
              <w:t>0</w:t>
            </w:r>
            <w:r w:rsidRPr="00720BE0">
              <w:rPr>
                <w:rFonts w:cs="Arial"/>
              </w:rPr>
              <w:t>1</w:t>
            </w:r>
          </w:p>
        </w:tc>
        <w:tc>
          <w:tcPr>
            <w:tcW w:w="1571" w:type="dxa"/>
            <w:tcBorders>
              <w:top w:val="single" w:sz="4" w:space="0" w:color="4472C4" w:themeColor="accent1"/>
              <w:left w:val="single" w:sz="6" w:space="0" w:color="4472C4" w:themeColor="accent1"/>
              <w:bottom w:val="single" w:sz="4" w:space="0" w:color="4472C4" w:themeColor="accent1"/>
              <w:right w:val="single" w:sz="6" w:space="0" w:color="4472C4" w:themeColor="accent1"/>
            </w:tcBorders>
          </w:tcPr>
          <w:p w14:paraId="4C2BC30C" w14:textId="78181AF5" w:rsidR="000D149B" w:rsidRPr="00720BE0" w:rsidRDefault="009732EC" w:rsidP="004247E6">
            <w:pPr>
              <w:pStyle w:val="Table"/>
              <w:rPr>
                <w:rFonts w:cs="Arial"/>
              </w:rPr>
            </w:pPr>
            <w:r>
              <w:rPr>
                <w:rFonts w:cs="Arial"/>
              </w:rPr>
              <w:t>1</w:t>
            </w:r>
            <w:r w:rsidR="00323D17">
              <w:rPr>
                <w:rFonts w:cs="Arial"/>
              </w:rPr>
              <w:t>7</w:t>
            </w:r>
            <w:r>
              <w:rPr>
                <w:rFonts w:cs="Arial"/>
              </w:rPr>
              <w:t>.11</w:t>
            </w:r>
            <w:r w:rsidR="003A0DEC">
              <w:rPr>
                <w:rFonts w:cs="Arial"/>
              </w:rPr>
              <w:t>.2021</w:t>
            </w:r>
          </w:p>
        </w:tc>
        <w:tc>
          <w:tcPr>
            <w:tcW w:w="6267" w:type="dxa"/>
            <w:tcBorders>
              <w:top w:val="single" w:sz="4" w:space="0" w:color="4472C4" w:themeColor="accent1"/>
              <w:left w:val="single" w:sz="6" w:space="0" w:color="4472C4" w:themeColor="accent1"/>
              <w:bottom w:val="single" w:sz="4" w:space="0" w:color="4472C4" w:themeColor="accent1"/>
              <w:right w:val="single" w:sz="4" w:space="0" w:color="4472C4" w:themeColor="accent1"/>
            </w:tcBorders>
          </w:tcPr>
          <w:p w14:paraId="45E68CA2" w14:textId="654AE9CC" w:rsidR="000D149B" w:rsidRPr="00720BE0" w:rsidRDefault="00750D6F" w:rsidP="001B3658">
            <w:pPr>
              <w:pStyle w:val="Table"/>
              <w:rPr>
                <w:rFonts w:cs="Arial"/>
              </w:rPr>
            </w:pPr>
            <w:r w:rsidRPr="00720BE0">
              <w:rPr>
                <w:rFonts w:cs="Arial"/>
              </w:rPr>
              <w:t>Initial draft version</w:t>
            </w:r>
          </w:p>
        </w:tc>
      </w:tr>
    </w:tbl>
    <w:p w14:paraId="0052A6DF" w14:textId="26E064A7" w:rsidR="004466DF" w:rsidRDefault="004466DF">
      <w:pPr>
        <w:spacing w:after="160" w:line="259" w:lineRule="auto"/>
        <w:rPr>
          <w:rFonts w:cs="Arial"/>
          <w:b/>
          <w:color w:val="4472C4" w:themeColor="accent1"/>
          <w:sz w:val="36"/>
          <w:szCs w:val="36"/>
        </w:rPr>
      </w:pPr>
      <w:bookmarkStart w:id="0" w:name="References"/>
    </w:p>
    <w:p w14:paraId="27D23020" w14:textId="77777777" w:rsidR="006B5E16" w:rsidRDefault="006B5E16">
      <w:pPr>
        <w:spacing w:after="160" w:line="259" w:lineRule="auto"/>
        <w:rPr>
          <w:rFonts w:cs="Arial"/>
          <w:b/>
          <w:color w:val="4472C4" w:themeColor="accent1"/>
          <w:sz w:val="36"/>
          <w:szCs w:val="36"/>
        </w:rPr>
      </w:pPr>
      <w:r>
        <w:rPr>
          <w:rFonts w:cs="Arial"/>
          <w:b/>
          <w:color w:val="4472C4" w:themeColor="accent1"/>
          <w:sz w:val="36"/>
          <w:szCs w:val="36"/>
        </w:rPr>
        <w:br w:type="page"/>
      </w:r>
    </w:p>
    <w:p w14:paraId="161B9828" w14:textId="65F5F558" w:rsidR="000D149B" w:rsidRDefault="008F10A4" w:rsidP="000D149B">
      <w:pPr>
        <w:rPr>
          <w:rFonts w:cs="Arial"/>
          <w:b/>
          <w:color w:val="4472C4" w:themeColor="accent1"/>
          <w:sz w:val="36"/>
          <w:szCs w:val="36"/>
        </w:rPr>
      </w:pPr>
      <w:r w:rsidRPr="00720BE0">
        <w:rPr>
          <w:rFonts w:cs="Arial"/>
          <w:b/>
          <w:color w:val="4472C4" w:themeColor="accent1"/>
          <w:sz w:val="36"/>
          <w:szCs w:val="36"/>
        </w:rPr>
        <w:t>References</w:t>
      </w:r>
    </w:p>
    <w:bookmarkEnd w:id="0"/>
    <w:p w14:paraId="3BA8F698" w14:textId="77777777" w:rsidR="00EC31FB" w:rsidRPr="00720BE0" w:rsidRDefault="00EC31FB" w:rsidP="00FE0AD1">
      <w:pPr>
        <w:pStyle w:val="NoSpacing"/>
      </w:pPr>
    </w:p>
    <w:tbl>
      <w:tblPr>
        <w:tblStyle w:val="TableGrid"/>
        <w:tblW w:w="8788" w:type="dxa"/>
        <w:tblInd w:w="846" w:type="dxa"/>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Look w:val="04A0" w:firstRow="1" w:lastRow="0" w:firstColumn="1" w:lastColumn="0" w:noHBand="0" w:noVBand="1"/>
      </w:tblPr>
      <w:tblGrid>
        <w:gridCol w:w="1184"/>
        <w:gridCol w:w="3419"/>
        <w:gridCol w:w="4185"/>
      </w:tblGrid>
      <w:tr w:rsidR="0005315C" w:rsidRPr="00720BE0" w14:paraId="1905FFB5" w14:textId="5EDF51FF" w:rsidTr="00202559">
        <w:trPr>
          <w:cantSplit/>
          <w:tblHeader/>
        </w:trPr>
        <w:tc>
          <w:tcPr>
            <w:tcW w:w="118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hideMark/>
          </w:tcPr>
          <w:p w14:paraId="5C090AAC" w14:textId="77777777" w:rsidR="0005315C" w:rsidRPr="00720BE0" w:rsidRDefault="0005315C" w:rsidP="001B3658">
            <w:pPr>
              <w:pStyle w:val="Table"/>
              <w:rPr>
                <w:rFonts w:cs="Arial"/>
                <w:b/>
                <w:color w:val="E7E6E6" w:themeColor="background2"/>
              </w:rPr>
            </w:pPr>
            <w:r w:rsidRPr="00720BE0">
              <w:rPr>
                <w:rFonts w:cs="Arial"/>
                <w:b/>
                <w:color w:val="E7E6E6" w:themeColor="background2"/>
              </w:rPr>
              <w:t>Reference</w:t>
            </w:r>
          </w:p>
        </w:tc>
        <w:tc>
          <w:tcPr>
            <w:tcW w:w="5763"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hideMark/>
          </w:tcPr>
          <w:p w14:paraId="61EB4013" w14:textId="77777777" w:rsidR="0005315C" w:rsidRPr="00720BE0" w:rsidRDefault="0005315C" w:rsidP="001B3658">
            <w:pPr>
              <w:pStyle w:val="Table"/>
              <w:rPr>
                <w:rFonts w:cs="Arial"/>
                <w:b/>
                <w:color w:val="E7E6E6" w:themeColor="background2"/>
              </w:rPr>
            </w:pPr>
            <w:r w:rsidRPr="00720BE0">
              <w:rPr>
                <w:rFonts w:cs="Arial"/>
                <w:b/>
                <w:color w:val="E7E6E6" w:themeColor="background2"/>
              </w:rPr>
              <w:t>Nature of relationship</w:t>
            </w:r>
          </w:p>
        </w:tc>
        <w:tc>
          <w:tcPr>
            <w:tcW w:w="1841"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tcPr>
          <w:p w14:paraId="38598DD0" w14:textId="1AA58B16" w:rsidR="0005315C" w:rsidRPr="00720BE0" w:rsidRDefault="0005315C" w:rsidP="001B3658">
            <w:pPr>
              <w:pStyle w:val="Table"/>
              <w:rPr>
                <w:rFonts w:cs="Arial"/>
                <w:b/>
                <w:color w:val="E7E6E6" w:themeColor="background2"/>
              </w:rPr>
            </w:pPr>
            <w:r>
              <w:rPr>
                <w:rFonts w:cs="Arial"/>
                <w:b/>
                <w:color w:val="E7E6E6" w:themeColor="background2"/>
              </w:rPr>
              <w:t>Link</w:t>
            </w:r>
          </w:p>
        </w:tc>
      </w:tr>
      <w:tr w:rsidR="0005315C" w:rsidRPr="00720BE0" w14:paraId="509B2CD7" w14:textId="0DB74FD5" w:rsidTr="00202559">
        <w:trPr>
          <w:cantSplit/>
        </w:trPr>
        <w:tc>
          <w:tcPr>
            <w:tcW w:w="1184" w:type="dxa"/>
            <w:tcBorders>
              <w:top w:val="single" w:sz="4" w:space="0" w:color="4472C4" w:themeColor="accent1"/>
              <w:left w:val="single" w:sz="4" w:space="0" w:color="4472C4" w:themeColor="accent1"/>
              <w:bottom w:val="single" w:sz="4" w:space="0" w:color="4472C4" w:themeColor="accent1"/>
              <w:right w:val="single" w:sz="6" w:space="0" w:color="4472C4" w:themeColor="accent1"/>
            </w:tcBorders>
          </w:tcPr>
          <w:p w14:paraId="09996195" w14:textId="0A23417B" w:rsidR="0005315C" w:rsidRPr="0065352C" w:rsidRDefault="00C0427C" w:rsidP="000254C0">
            <w:pPr>
              <w:pStyle w:val="Table"/>
              <w:rPr>
                <w:rStyle w:val="IntenseEmphasis"/>
              </w:rPr>
            </w:pPr>
            <w:r>
              <w:rPr>
                <w:rStyle w:val="IntenseEmphasis"/>
              </w:rPr>
              <w:t>SPECS</w:t>
            </w:r>
          </w:p>
        </w:tc>
        <w:tc>
          <w:tcPr>
            <w:tcW w:w="5763" w:type="dxa"/>
            <w:tcBorders>
              <w:top w:val="single" w:sz="4" w:space="0" w:color="4472C4" w:themeColor="accent1"/>
              <w:left w:val="single" w:sz="6" w:space="0" w:color="4472C4" w:themeColor="accent1"/>
              <w:bottom w:val="single" w:sz="4" w:space="0" w:color="4472C4" w:themeColor="accent1"/>
              <w:right w:val="single" w:sz="4" w:space="0" w:color="4472C4" w:themeColor="accent1"/>
            </w:tcBorders>
          </w:tcPr>
          <w:p w14:paraId="5C414FB1" w14:textId="5408E127" w:rsidR="0005315C" w:rsidRDefault="00BE7716" w:rsidP="000254C0">
            <w:pPr>
              <w:pStyle w:val="Table"/>
            </w:pPr>
            <w:r w:rsidRPr="00BE7716">
              <w:t>Bitcoin SV protocol specifications</w:t>
            </w:r>
          </w:p>
        </w:tc>
        <w:tc>
          <w:tcPr>
            <w:tcW w:w="1841" w:type="dxa"/>
            <w:tcBorders>
              <w:top w:val="single" w:sz="4" w:space="0" w:color="4472C4" w:themeColor="accent1"/>
              <w:left w:val="single" w:sz="6" w:space="0" w:color="4472C4" w:themeColor="accent1"/>
              <w:bottom w:val="single" w:sz="4" w:space="0" w:color="4472C4" w:themeColor="accent1"/>
              <w:right w:val="single" w:sz="4" w:space="0" w:color="4472C4" w:themeColor="accent1"/>
            </w:tcBorders>
          </w:tcPr>
          <w:p w14:paraId="4C7E4B30" w14:textId="3E7EC366" w:rsidR="0005315C" w:rsidRDefault="00CF6228" w:rsidP="000254C0">
            <w:pPr>
              <w:pStyle w:val="Table"/>
            </w:pPr>
            <w:hyperlink r:id="rId14" w:history="1">
              <w:r w:rsidR="005E4D88" w:rsidRPr="00746302">
                <w:rPr>
                  <w:rStyle w:val="Hyperlink"/>
                </w:rPr>
                <w:t>https://github.com/bitcoin-sv-specs/protocol</w:t>
              </w:r>
            </w:hyperlink>
          </w:p>
        </w:tc>
      </w:tr>
      <w:tr w:rsidR="006736C1" w:rsidRPr="00720BE0" w14:paraId="0D1CC8F6" w14:textId="77777777" w:rsidTr="00202559">
        <w:trPr>
          <w:cantSplit/>
        </w:trPr>
        <w:tc>
          <w:tcPr>
            <w:tcW w:w="1184" w:type="dxa"/>
            <w:tcBorders>
              <w:top w:val="single" w:sz="4" w:space="0" w:color="4472C4" w:themeColor="accent1"/>
              <w:left w:val="single" w:sz="4" w:space="0" w:color="4472C4" w:themeColor="accent1"/>
              <w:bottom w:val="single" w:sz="4" w:space="0" w:color="4472C4" w:themeColor="accent1"/>
              <w:right w:val="single" w:sz="6" w:space="0" w:color="4472C4" w:themeColor="accent1"/>
            </w:tcBorders>
          </w:tcPr>
          <w:p w14:paraId="205C9355" w14:textId="6F86E6CC" w:rsidR="006736C1" w:rsidRDefault="00C0427C" w:rsidP="000254C0">
            <w:pPr>
              <w:pStyle w:val="Table"/>
              <w:rPr>
                <w:rStyle w:val="IntenseEmphasis"/>
              </w:rPr>
            </w:pPr>
            <w:r>
              <w:rPr>
                <w:rStyle w:val="IntenseEmphasis"/>
              </w:rPr>
              <w:t>GENESIS</w:t>
            </w:r>
          </w:p>
        </w:tc>
        <w:tc>
          <w:tcPr>
            <w:tcW w:w="5763" w:type="dxa"/>
            <w:tcBorders>
              <w:top w:val="single" w:sz="4" w:space="0" w:color="4472C4" w:themeColor="accent1"/>
              <w:left w:val="single" w:sz="6" w:space="0" w:color="4472C4" w:themeColor="accent1"/>
              <w:bottom w:val="single" w:sz="4" w:space="0" w:color="4472C4" w:themeColor="accent1"/>
              <w:right w:val="single" w:sz="4" w:space="0" w:color="4472C4" w:themeColor="accent1"/>
            </w:tcBorders>
          </w:tcPr>
          <w:p w14:paraId="1A8CE8BE" w14:textId="092DBDE7" w:rsidR="006736C1" w:rsidDel="00BE7716" w:rsidRDefault="00EB708C" w:rsidP="000254C0">
            <w:pPr>
              <w:pStyle w:val="Table"/>
            </w:pPr>
            <w:r w:rsidRPr="00EB708C">
              <w:t>Genesis Upgrade Specification</w:t>
            </w:r>
          </w:p>
        </w:tc>
        <w:tc>
          <w:tcPr>
            <w:tcW w:w="1841" w:type="dxa"/>
            <w:tcBorders>
              <w:top w:val="single" w:sz="4" w:space="0" w:color="4472C4" w:themeColor="accent1"/>
              <w:left w:val="single" w:sz="6" w:space="0" w:color="4472C4" w:themeColor="accent1"/>
              <w:bottom w:val="single" w:sz="4" w:space="0" w:color="4472C4" w:themeColor="accent1"/>
              <w:right w:val="single" w:sz="4" w:space="0" w:color="4472C4" w:themeColor="accent1"/>
            </w:tcBorders>
          </w:tcPr>
          <w:p w14:paraId="2AC971BA" w14:textId="201AED88" w:rsidR="006736C1" w:rsidRPr="00832642" w:rsidRDefault="00CF6228" w:rsidP="000254C0">
            <w:pPr>
              <w:pStyle w:val="Table"/>
            </w:pPr>
            <w:hyperlink r:id="rId15" w:history="1">
              <w:r w:rsidR="00EB708C" w:rsidRPr="005915CB">
                <w:rPr>
                  <w:rStyle w:val="Hyperlink"/>
                </w:rPr>
                <w:t>https://github.com/bitcoin-sv-specs/protocol/blob/master/updates/genesis-spec.md</w:t>
              </w:r>
            </w:hyperlink>
          </w:p>
        </w:tc>
      </w:tr>
      <w:tr w:rsidR="004A1072" w:rsidRPr="00720BE0" w14:paraId="111DEDE6" w14:textId="77777777" w:rsidTr="00202559">
        <w:trPr>
          <w:cantSplit/>
        </w:trPr>
        <w:tc>
          <w:tcPr>
            <w:tcW w:w="1184" w:type="dxa"/>
            <w:tcBorders>
              <w:top w:val="single" w:sz="4" w:space="0" w:color="4472C4" w:themeColor="accent1"/>
              <w:left w:val="single" w:sz="4" w:space="0" w:color="4472C4" w:themeColor="accent1"/>
              <w:bottom w:val="single" w:sz="4" w:space="0" w:color="4472C4" w:themeColor="accent1"/>
              <w:right w:val="single" w:sz="6" w:space="0" w:color="4472C4" w:themeColor="accent1"/>
            </w:tcBorders>
          </w:tcPr>
          <w:p w14:paraId="7C1A80CC" w14:textId="57B21FC5" w:rsidR="004A1072" w:rsidRDefault="00C0427C" w:rsidP="000254C0">
            <w:pPr>
              <w:pStyle w:val="Table"/>
              <w:rPr>
                <w:rStyle w:val="IntenseEmphasis"/>
              </w:rPr>
            </w:pPr>
            <w:r>
              <w:rPr>
                <w:rStyle w:val="IntenseEmphasis"/>
              </w:rPr>
              <w:t>BIPS</w:t>
            </w:r>
          </w:p>
        </w:tc>
        <w:tc>
          <w:tcPr>
            <w:tcW w:w="5763" w:type="dxa"/>
            <w:tcBorders>
              <w:top w:val="single" w:sz="4" w:space="0" w:color="4472C4" w:themeColor="accent1"/>
              <w:left w:val="single" w:sz="6" w:space="0" w:color="4472C4" w:themeColor="accent1"/>
              <w:bottom w:val="single" w:sz="4" w:space="0" w:color="4472C4" w:themeColor="accent1"/>
              <w:right w:val="single" w:sz="4" w:space="0" w:color="4472C4" w:themeColor="accent1"/>
            </w:tcBorders>
          </w:tcPr>
          <w:p w14:paraId="1FCC0461" w14:textId="6387A248" w:rsidR="004A1072" w:rsidRPr="00EB708C" w:rsidRDefault="00E83D58" w:rsidP="000254C0">
            <w:pPr>
              <w:pStyle w:val="Table"/>
            </w:pPr>
            <w:r w:rsidRPr="00E83D58">
              <w:t>Bitcoin (BSV) Improvement Proposals</w:t>
            </w:r>
          </w:p>
        </w:tc>
        <w:tc>
          <w:tcPr>
            <w:tcW w:w="1841" w:type="dxa"/>
            <w:tcBorders>
              <w:top w:val="single" w:sz="4" w:space="0" w:color="4472C4" w:themeColor="accent1"/>
              <w:left w:val="single" w:sz="6" w:space="0" w:color="4472C4" w:themeColor="accent1"/>
              <w:bottom w:val="single" w:sz="4" w:space="0" w:color="4472C4" w:themeColor="accent1"/>
              <w:right w:val="single" w:sz="4" w:space="0" w:color="4472C4" w:themeColor="accent1"/>
            </w:tcBorders>
          </w:tcPr>
          <w:p w14:paraId="70D0B0DC" w14:textId="44174D34" w:rsidR="004A1072" w:rsidRPr="00EB708C" w:rsidRDefault="00CF6228" w:rsidP="000254C0">
            <w:pPr>
              <w:pStyle w:val="Table"/>
            </w:pPr>
            <w:hyperlink r:id="rId16" w:history="1">
              <w:r w:rsidR="001C4DF2" w:rsidRPr="005915CB">
                <w:rPr>
                  <w:rStyle w:val="Hyperlink"/>
                </w:rPr>
                <w:t>https://github.com/bitcoin-sv-specs/bips</w:t>
              </w:r>
            </w:hyperlink>
          </w:p>
        </w:tc>
      </w:tr>
      <w:tr w:rsidR="003F1613" w:rsidRPr="00720BE0" w14:paraId="6E29D925" w14:textId="77777777" w:rsidTr="00202559">
        <w:trPr>
          <w:cantSplit/>
        </w:trPr>
        <w:tc>
          <w:tcPr>
            <w:tcW w:w="1184" w:type="dxa"/>
            <w:tcBorders>
              <w:top w:val="single" w:sz="4" w:space="0" w:color="4472C4" w:themeColor="accent1"/>
              <w:left w:val="single" w:sz="4" w:space="0" w:color="4472C4" w:themeColor="accent1"/>
              <w:bottom w:val="single" w:sz="4" w:space="0" w:color="4472C4" w:themeColor="accent1"/>
              <w:right w:val="single" w:sz="6" w:space="0" w:color="4472C4" w:themeColor="accent1"/>
            </w:tcBorders>
          </w:tcPr>
          <w:p w14:paraId="38A4B01A" w14:textId="49472185" w:rsidR="003F1613" w:rsidRDefault="00402B67" w:rsidP="000254C0">
            <w:pPr>
              <w:pStyle w:val="Table"/>
              <w:rPr>
                <w:rStyle w:val="IntenseEmphasis"/>
              </w:rPr>
            </w:pPr>
            <w:r>
              <w:rPr>
                <w:rStyle w:val="IntenseEmphasis"/>
              </w:rPr>
              <w:t>SCRENG</w:t>
            </w:r>
          </w:p>
        </w:tc>
        <w:tc>
          <w:tcPr>
            <w:tcW w:w="5763" w:type="dxa"/>
            <w:tcBorders>
              <w:top w:val="single" w:sz="4" w:space="0" w:color="4472C4" w:themeColor="accent1"/>
              <w:left w:val="single" w:sz="6" w:space="0" w:color="4472C4" w:themeColor="accent1"/>
              <w:bottom w:val="single" w:sz="4" w:space="0" w:color="4472C4" w:themeColor="accent1"/>
              <w:right w:val="single" w:sz="4" w:space="0" w:color="4472C4" w:themeColor="accent1"/>
            </w:tcBorders>
          </w:tcPr>
          <w:p w14:paraId="2104B6DB" w14:textId="19779100" w:rsidR="003F1613" w:rsidRPr="00E83D58" w:rsidRDefault="00402B67" w:rsidP="000254C0">
            <w:pPr>
              <w:pStyle w:val="Table"/>
            </w:pPr>
            <w:r>
              <w:t>Script Engine</w:t>
            </w:r>
            <w:r w:rsidR="00306DB2">
              <w:t xml:space="preserve"> Specification</w:t>
            </w:r>
          </w:p>
        </w:tc>
        <w:tc>
          <w:tcPr>
            <w:tcW w:w="1841" w:type="dxa"/>
            <w:tcBorders>
              <w:top w:val="single" w:sz="4" w:space="0" w:color="4472C4" w:themeColor="accent1"/>
              <w:left w:val="single" w:sz="6" w:space="0" w:color="4472C4" w:themeColor="accent1"/>
              <w:bottom w:val="single" w:sz="4" w:space="0" w:color="4472C4" w:themeColor="accent1"/>
              <w:right w:val="single" w:sz="4" w:space="0" w:color="4472C4" w:themeColor="accent1"/>
            </w:tcBorders>
          </w:tcPr>
          <w:p w14:paraId="4CE7A821" w14:textId="567C5481" w:rsidR="003F1613" w:rsidRPr="001C4DF2" w:rsidRDefault="003F1613" w:rsidP="000254C0">
            <w:pPr>
              <w:pStyle w:val="Table"/>
            </w:pPr>
          </w:p>
        </w:tc>
      </w:tr>
    </w:tbl>
    <w:p w14:paraId="4C24D9F3" w14:textId="77777777" w:rsidR="006B5E16" w:rsidRDefault="006B5E16" w:rsidP="00C60B80">
      <w:pPr>
        <w:pStyle w:val="TOCHeading"/>
      </w:pPr>
    </w:p>
    <w:p w14:paraId="336B6074" w14:textId="77777777" w:rsidR="006B5E16" w:rsidRDefault="006B5E16">
      <w:pPr>
        <w:spacing w:after="160" w:line="259" w:lineRule="auto"/>
        <w:rPr>
          <w:rFonts w:eastAsiaTheme="majorEastAsia" w:cstheme="majorBidi"/>
          <w:color w:val="4472C4" w:themeColor="accent1"/>
          <w:sz w:val="36"/>
          <w:szCs w:val="32"/>
          <w:lang w:val="en-US"/>
        </w:rPr>
      </w:pPr>
      <w:r>
        <w:br w:type="page"/>
      </w:r>
    </w:p>
    <w:p w14:paraId="275F2C4C" w14:textId="316305D1" w:rsidR="00731D4A" w:rsidRDefault="00C84622" w:rsidP="00C60B80">
      <w:pPr>
        <w:pStyle w:val="TOCHeading"/>
      </w:pPr>
      <w:r>
        <w:t>Table of Contents</w:t>
      </w:r>
    </w:p>
    <w:p w14:paraId="3EE2EE61" w14:textId="77777777" w:rsidR="00DF57B6" w:rsidRPr="00DF57B6" w:rsidRDefault="00DF57B6" w:rsidP="00DF57B6">
      <w:pPr>
        <w:rPr>
          <w:lang w:val="en-US"/>
        </w:rPr>
      </w:pPr>
    </w:p>
    <w:p w14:paraId="0D87DAF0" w14:textId="4A5B94A6" w:rsidR="00443526" w:rsidRDefault="00DF57B6">
      <w:pPr>
        <w:pStyle w:val="TOC1"/>
        <w:tabs>
          <w:tab w:val="right" w:leader="dot" w:pos="9628"/>
        </w:tabs>
        <w:rPr>
          <w:rFonts w:eastAsiaTheme="minorEastAsia" w:cstheme="minorBidi"/>
          <w:b w:val="0"/>
          <w:bCs w:val="0"/>
          <w:caps w:val="0"/>
          <w:noProof/>
          <w:sz w:val="22"/>
          <w:szCs w:val="22"/>
        </w:rPr>
      </w:pPr>
      <w:r>
        <w:rPr>
          <w:bCs w:val="0"/>
          <w:caps w:val="0"/>
        </w:rPr>
        <w:fldChar w:fldCharType="begin"/>
      </w:r>
      <w:r>
        <w:rPr>
          <w:bCs w:val="0"/>
          <w:caps w:val="0"/>
        </w:rPr>
        <w:instrText xml:space="preserve"> TOC \o "1-3" \h \z \u </w:instrText>
      </w:r>
      <w:r>
        <w:rPr>
          <w:bCs w:val="0"/>
          <w:caps w:val="0"/>
        </w:rPr>
        <w:fldChar w:fldCharType="separate"/>
      </w:r>
      <w:hyperlink w:anchor="_Toc88831296" w:history="1">
        <w:r w:rsidR="00443526" w:rsidRPr="00B93148">
          <w:rPr>
            <w:rStyle w:val="Hyperlink"/>
            <w:noProof/>
          </w:rPr>
          <w:t>Introduction</w:t>
        </w:r>
        <w:r w:rsidR="00443526">
          <w:rPr>
            <w:noProof/>
            <w:webHidden/>
          </w:rPr>
          <w:tab/>
        </w:r>
        <w:r w:rsidR="00443526">
          <w:rPr>
            <w:noProof/>
            <w:webHidden/>
          </w:rPr>
          <w:fldChar w:fldCharType="begin"/>
        </w:r>
        <w:r w:rsidR="00443526">
          <w:rPr>
            <w:noProof/>
            <w:webHidden/>
          </w:rPr>
          <w:instrText xml:space="preserve"> PAGEREF _Toc88831296 \h </w:instrText>
        </w:r>
        <w:r w:rsidR="00443526">
          <w:rPr>
            <w:noProof/>
            <w:webHidden/>
          </w:rPr>
        </w:r>
        <w:r w:rsidR="00443526">
          <w:rPr>
            <w:noProof/>
            <w:webHidden/>
          </w:rPr>
          <w:fldChar w:fldCharType="separate"/>
        </w:r>
        <w:r w:rsidR="00443526">
          <w:rPr>
            <w:noProof/>
            <w:webHidden/>
          </w:rPr>
          <w:t>8</w:t>
        </w:r>
        <w:r w:rsidR="00443526">
          <w:rPr>
            <w:noProof/>
            <w:webHidden/>
          </w:rPr>
          <w:fldChar w:fldCharType="end"/>
        </w:r>
      </w:hyperlink>
    </w:p>
    <w:p w14:paraId="2FE6E13C" w14:textId="20E9C954" w:rsidR="00443526" w:rsidRDefault="00CF6228">
      <w:pPr>
        <w:pStyle w:val="TOC1"/>
        <w:tabs>
          <w:tab w:val="right" w:leader="dot" w:pos="9628"/>
        </w:tabs>
        <w:rPr>
          <w:rFonts w:eastAsiaTheme="minorEastAsia" w:cstheme="minorBidi"/>
          <w:b w:val="0"/>
          <w:bCs w:val="0"/>
          <w:caps w:val="0"/>
          <w:noProof/>
          <w:sz w:val="22"/>
          <w:szCs w:val="22"/>
        </w:rPr>
      </w:pPr>
      <w:hyperlink w:anchor="_Toc88831297" w:history="1">
        <w:r w:rsidR="00443526" w:rsidRPr="00B93148">
          <w:rPr>
            <w:rStyle w:val="Hyperlink"/>
            <w:noProof/>
          </w:rPr>
          <w:t>Overview</w:t>
        </w:r>
        <w:r w:rsidR="00443526">
          <w:rPr>
            <w:noProof/>
            <w:webHidden/>
          </w:rPr>
          <w:tab/>
        </w:r>
        <w:r w:rsidR="00443526">
          <w:rPr>
            <w:noProof/>
            <w:webHidden/>
          </w:rPr>
          <w:fldChar w:fldCharType="begin"/>
        </w:r>
        <w:r w:rsidR="00443526">
          <w:rPr>
            <w:noProof/>
            <w:webHidden/>
          </w:rPr>
          <w:instrText xml:space="preserve"> PAGEREF _Toc88831297 \h </w:instrText>
        </w:r>
        <w:r w:rsidR="00443526">
          <w:rPr>
            <w:noProof/>
            <w:webHidden/>
          </w:rPr>
        </w:r>
        <w:r w:rsidR="00443526">
          <w:rPr>
            <w:noProof/>
            <w:webHidden/>
          </w:rPr>
          <w:fldChar w:fldCharType="separate"/>
        </w:r>
        <w:r w:rsidR="00443526">
          <w:rPr>
            <w:noProof/>
            <w:webHidden/>
          </w:rPr>
          <w:t>8</w:t>
        </w:r>
        <w:r w:rsidR="00443526">
          <w:rPr>
            <w:noProof/>
            <w:webHidden/>
          </w:rPr>
          <w:fldChar w:fldCharType="end"/>
        </w:r>
      </w:hyperlink>
    </w:p>
    <w:p w14:paraId="475B8F8A" w14:textId="07A5996E" w:rsidR="00443526" w:rsidRDefault="00CF6228">
      <w:pPr>
        <w:pStyle w:val="TOC1"/>
        <w:tabs>
          <w:tab w:val="right" w:leader="dot" w:pos="9628"/>
        </w:tabs>
        <w:rPr>
          <w:rFonts w:eastAsiaTheme="minorEastAsia" w:cstheme="minorBidi"/>
          <w:b w:val="0"/>
          <w:bCs w:val="0"/>
          <w:caps w:val="0"/>
          <w:noProof/>
          <w:sz w:val="22"/>
          <w:szCs w:val="22"/>
        </w:rPr>
      </w:pPr>
      <w:hyperlink w:anchor="_Toc88831298" w:history="1">
        <w:r w:rsidR="00443526" w:rsidRPr="00B93148">
          <w:rPr>
            <w:rStyle w:val="Hyperlink"/>
            <w:noProof/>
          </w:rPr>
          <w:t>Validation rules</w:t>
        </w:r>
        <w:r w:rsidR="00443526">
          <w:rPr>
            <w:noProof/>
            <w:webHidden/>
          </w:rPr>
          <w:tab/>
        </w:r>
        <w:r w:rsidR="00443526">
          <w:rPr>
            <w:noProof/>
            <w:webHidden/>
          </w:rPr>
          <w:fldChar w:fldCharType="begin"/>
        </w:r>
        <w:r w:rsidR="00443526">
          <w:rPr>
            <w:noProof/>
            <w:webHidden/>
          </w:rPr>
          <w:instrText xml:space="preserve"> PAGEREF _Toc88831298 \h </w:instrText>
        </w:r>
        <w:r w:rsidR="00443526">
          <w:rPr>
            <w:noProof/>
            <w:webHidden/>
          </w:rPr>
        </w:r>
        <w:r w:rsidR="00443526">
          <w:rPr>
            <w:noProof/>
            <w:webHidden/>
          </w:rPr>
          <w:fldChar w:fldCharType="separate"/>
        </w:r>
        <w:r w:rsidR="00443526">
          <w:rPr>
            <w:noProof/>
            <w:webHidden/>
          </w:rPr>
          <w:t>8</w:t>
        </w:r>
        <w:r w:rsidR="00443526">
          <w:rPr>
            <w:noProof/>
            <w:webHidden/>
          </w:rPr>
          <w:fldChar w:fldCharType="end"/>
        </w:r>
      </w:hyperlink>
    </w:p>
    <w:p w14:paraId="1E9E8BAF" w14:textId="5189C2C6" w:rsidR="00443526" w:rsidRDefault="00CF6228">
      <w:pPr>
        <w:pStyle w:val="TOC2"/>
        <w:tabs>
          <w:tab w:val="right" w:leader="dot" w:pos="9628"/>
        </w:tabs>
        <w:rPr>
          <w:rFonts w:eastAsiaTheme="minorEastAsia" w:cstheme="minorBidi"/>
          <w:smallCaps w:val="0"/>
          <w:noProof/>
          <w:sz w:val="22"/>
          <w:szCs w:val="22"/>
        </w:rPr>
      </w:pPr>
      <w:hyperlink w:anchor="_Toc88831299" w:history="1">
        <w:r w:rsidR="00443526" w:rsidRPr="00B93148">
          <w:rPr>
            <w:rStyle w:val="Hyperlink"/>
            <w:noProof/>
          </w:rPr>
          <w:t>Block level rules</w:t>
        </w:r>
        <w:r w:rsidR="00443526">
          <w:rPr>
            <w:noProof/>
            <w:webHidden/>
          </w:rPr>
          <w:tab/>
        </w:r>
        <w:r w:rsidR="00443526">
          <w:rPr>
            <w:noProof/>
            <w:webHidden/>
          </w:rPr>
          <w:fldChar w:fldCharType="begin"/>
        </w:r>
        <w:r w:rsidR="00443526">
          <w:rPr>
            <w:noProof/>
            <w:webHidden/>
          </w:rPr>
          <w:instrText xml:space="preserve"> PAGEREF _Toc88831299 \h </w:instrText>
        </w:r>
        <w:r w:rsidR="00443526">
          <w:rPr>
            <w:noProof/>
            <w:webHidden/>
          </w:rPr>
        </w:r>
        <w:r w:rsidR="00443526">
          <w:rPr>
            <w:noProof/>
            <w:webHidden/>
          </w:rPr>
          <w:fldChar w:fldCharType="separate"/>
        </w:r>
        <w:r w:rsidR="00443526">
          <w:rPr>
            <w:noProof/>
            <w:webHidden/>
          </w:rPr>
          <w:t>9</w:t>
        </w:r>
        <w:r w:rsidR="00443526">
          <w:rPr>
            <w:noProof/>
            <w:webHidden/>
          </w:rPr>
          <w:fldChar w:fldCharType="end"/>
        </w:r>
      </w:hyperlink>
    </w:p>
    <w:p w14:paraId="4361774A" w14:textId="6B3A449E" w:rsidR="00443526" w:rsidRDefault="00CF6228">
      <w:pPr>
        <w:pStyle w:val="TOC3"/>
        <w:tabs>
          <w:tab w:val="right" w:leader="dot" w:pos="9628"/>
        </w:tabs>
        <w:rPr>
          <w:rFonts w:eastAsiaTheme="minorEastAsia" w:cstheme="minorBidi"/>
          <w:i w:val="0"/>
          <w:iCs w:val="0"/>
          <w:noProof/>
          <w:sz w:val="22"/>
          <w:szCs w:val="22"/>
        </w:rPr>
      </w:pPr>
      <w:hyperlink w:anchor="_Toc88831300" w:history="1">
        <w:r w:rsidR="00443526" w:rsidRPr="00B93148">
          <w:rPr>
            <w:rStyle w:val="Hyperlink"/>
            <w:noProof/>
          </w:rPr>
          <w:t>RBB101: Hash of previous block must be known and valid</w:t>
        </w:r>
        <w:r w:rsidR="00443526">
          <w:rPr>
            <w:noProof/>
            <w:webHidden/>
          </w:rPr>
          <w:tab/>
        </w:r>
        <w:r w:rsidR="00443526">
          <w:rPr>
            <w:noProof/>
            <w:webHidden/>
          </w:rPr>
          <w:fldChar w:fldCharType="begin"/>
        </w:r>
        <w:r w:rsidR="00443526">
          <w:rPr>
            <w:noProof/>
            <w:webHidden/>
          </w:rPr>
          <w:instrText xml:space="preserve"> PAGEREF _Toc88831300 \h </w:instrText>
        </w:r>
        <w:r w:rsidR="00443526">
          <w:rPr>
            <w:noProof/>
            <w:webHidden/>
          </w:rPr>
        </w:r>
        <w:r w:rsidR="00443526">
          <w:rPr>
            <w:noProof/>
            <w:webHidden/>
          </w:rPr>
          <w:fldChar w:fldCharType="separate"/>
        </w:r>
        <w:r w:rsidR="00443526">
          <w:rPr>
            <w:noProof/>
            <w:webHidden/>
          </w:rPr>
          <w:t>10</w:t>
        </w:r>
        <w:r w:rsidR="00443526">
          <w:rPr>
            <w:noProof/>
            <w:webHidden/>
          </w:rPr>
          <w:fldChar w:fldCharType="end"/>
        </w:r>
      </w:hyperlink>
    </w:p>
    <w:p w14:paraId="0D2A2D00" w14:textId="5E4C737F" w:rsidR="00443526" w:rsidRDefault="00CF6228">
      <w:pPr>
        <w:pStyle w:val="TOC3"/>
        <w:tabs>
          <w:tab w:val="right" w:leader="dot" w:pos="9628"/>
        </w:tabs>
        <w:rPr>
          <w:rFonts w:eastAsiaTheme="minorEastAsia" w:cstheme="minorBidi"/>
          <w:i w:val="0"/>
          <w:iCs w:val="0"/>
          <w:noProof/>
          <w:sz w:val="22"/>
          <w:szCs w:val="22"/>
        </w:rPr>
      </w:pPr>
      <w:hyperlink w:anchor="_Toc88831301" w:history="1">
        <w:r w:rsidR="00443526" w:rsidRPr="00B93148">
          <w:rPr>
            <w:rStyle w:val="Hyperlink"/>
            <w:noProof/>
          </w:rPr>
          <w:t>RBB102: Proof of work must be more than nBits in block header</w:t>
        </w:r>
        <w:r w:rsidR="00443526">
          <w:rPr>
            <w:noProof/>
            <w:webHidden/>
          </w:rPr>
          <w:tab/>
        </w:r>
        <w:r w:rsidR="00443526">
          <w:rPr>
            <w:noProof/>
            <w:webHidden/>
          </w:rPr>
          <w:fldChar w:fldCharType="begin"/>
        </w:r>
        <w:r w:rsidR="00443526">
          <w:rPr>
            <w:noProof/>
            <w:webHidden/>
          </w:rPr>
          <w:instrText xml:space="preserve"> PAGEREF _Toc88831301 \h </w:instrText>
        </w:r>
        <w:r w:rsidR="00443526">
          <w:rPr>
            <w:noProof/>
            <w:webHidden/>
          </w:rPr>
        </w:r>
        <w:r w:rsidR="00443526">
          <w:rPr>
            <w:noProof/>
            <w:webHidden/>
          </w:rPr>
          <w:fldChar w:fldCharType="separate"/>
        </w:r>
        <w:r w:rsidR="00443526">
          <w:rPr>
            <w:noProof/>
            <w:webHidden/>
          </w:rPr>
          <w:t>10</w:t>
        </w:r>
        <w:r w:rsidR="00443526">
          <w:rPr>
            <w:noProof/>
            <w:webHidden/>
          </w:rPr>
          <w:fldChar w:fldCharType="end"/>
        </w:r>
      </w:hyperlink>
    </w:p>
    <w:p w14:paraId="260D07AF" w14:textId="7B481625" w:rsidR="00443526" w:rsidRDefault="00CF6228">
      <w:pPr>
        <w:pStyle w:val="TOC3"/>
        <w:tabs>
          <w:tab w:val="right" w:leader="dot" w:pos="9628"/>
        </w:tabs>
        <w:rPr>
          <w:rFonts w:eastAsiaTheme="minorEastAsia" w:cstheme="minorBidi"/>
          <w:i w:val="0"/>
          <w:iCs w:val="0"/>
          <w:noProof/>
          <w:sz w:val="22"/>
          <w:szCs w:val="22"/>
        </w:rPr>
      </w:pPr>
      <w:hyperlink w:anchor="_Toc88831302" w:history="1">
        <w:r w:rsidR="00443526" w:rsidRPr="00B93148">
          <w:rPr>
            <w:rStyle w:val="Hyperlink"/>
            <w:noProof/>
          </w:rPr>
          <w:t>RBB103: Merkle root and Merkle tree malleability</w:t>
        </w:r>
        <w:r w:rsidR="00443526">
          <w:rPr>
            <w:noProof/>
            <w:webHidden/>
          </w:rPr>
          <w:tab/>
        </w:r>
        <w:r w:rsidR="00443526">
          <w:rPr>
            <w:noProof/>
            <w:webHidden/>
          </w:rPr>
          <w:fldChar w:fldCharType="begin"/>
        </w:r>
        <w:r w:rsidR="00443526">
          <w:rPr>
            <w:noProof/>
            <w:webHidden/>
          </w:rPr>
          <w:instrText xml:space="preserve"> PAGEREF _Toc88831302 \h </w:instrText>
        </w:r>
        <w:r w:rsidR="00443526">
          <w:rPr>
            <w:noProof/>
            <w:webHidden/>
          </w:rPr>
        </w:r>
        <w:r w:rsidR="00443526">
          <w:rPr>
            <w:noProof/>
            <w:webHidden/>
          </w:rPr>
          <w:fldChar w:fldCharType="separate"/>
        </w:r>
        <w:r w:rsidR="00443526">
          <w:rPr>
            <w:noProof/>
            <w:webHidden/>
          </w:rPr>
          <w:t>10</w:t>
        </w:r>
        <w:r w:rsidR="00443526">
          <w:rPr>
            <w:noProof/>
            <w:webHidden/>
          </w:rPr>
          <w:fldChar w:fldCharType="end"/>
        </w:r>
      </w:hyperlink>
    </w:p>
    <w:p w14:paraId="5CEC7E44" w14:textId="4A6E8914" w:rsidR="00443526" w:rsidRDefault="00CF6228">
      <w:pPr>
        <w:pStyle w:val="TOC3"/>
        <w:tabs>
          <w:tab w:val="right" w:leader="dot" w:pos="9628"/>
        </w:tabs>
        <w:rPr>
          <w:rFonts w:eastAsiaTheme="minorEastAsia" w:cstheme="minorBidi"/>
          <w:i w:val="0"/>
          <w:iCs w:val="0"/>
          <w:noProof/>
          <w:sz w:val="22"/>
          <w:szCs w:val="22"/>
        </w:rPr>
      </w:pPr>
      <w:hyperlink w:anchor="_Toc88831303" w:history="1">
        <w:r w:rsidR="00443526" w:rsidRPr="00B93148">
          <w:rPr>
            <w:rStyle w:val="Hyperlink"/>
            <w:noProof/>
          </w:rPr>
          <w:t>RBB104: Block must contain at least one transaction</w:t>
        </w:r>
        <w:r w:rsidR="00443526">
          <w:rPr>
            <w:noProof/>
            <w:webHidden/>
          </w:rPr>
          <w:tab/>
        </w:r>
        <w:r w:rsidR="00443526">
          <w:rPr>
            <w:noProof/>
            <w:webHidden/>
          </w:rPr>
          <w:fldChar w:fldCharType="begin"/>
        </w:r>
        <w:r w:rsidR="00443526">
          <w:rPr>
            <w:noProof/>
            <w:webHidden/>
          </w:rPr>
          <w:instrText xml:space="preserve"> PAGEREF _Toc88831303 \h </w:instrText>
        </w:r>
        <w:r w:rsidR="00443526">
          <w:rPr>
            <w:noProof/>
            <w:webHidden/>
          </w:rPr>
        </w:r>
        <w:r w:rsidR="00443526">
          <w:rPr>
            <w:noProof/>
            <w:webHidden/>
          </w:rPr>
          <w:fldChar w:fldCharType="separate"/>
        </w:r>
        <w:r w:rsidR="00443526">
          <w:rPr>
            <w:noProof/>
            <w:webHidden/>
          </w:rPr>
          <w:t>10</w:t>
        </w:r>
        <w:r w:rsidR="00443526">
          <w:rPr>
            <w:noProof/>
            <w:webHidden/>
          </w:rPr>
          <w:fldChar w:fldCharType="end"/>
        </w:r>
      </w:hyperlink>
    </w:p>
    <w:p w14:paraId="77B4F1A8" w14:textId="13741C17" w:rsidR="00443526" w:rsidRDefault="00CF6228">
      <w:pPr>
        <w:pStyle w:val="TOC3"/>
        <w:tabs>
          <w:tab w:val="right" w:leader="dot" w:pos="9628"/>
        </w:tabs>
        <w:rPr>
          <w:rFonts w:eastAsiaTheme="minorEastAsia" w:cstheme="minorBidi"/>
          <w:i w:val="0"/>
          <w:iCs w:val="0"/>
          <w:noProof/>
          <w:sz w:val="22"/>
          <w:szCs w:val="22"/>
        </w:rPr>
      </w:pPr>
      <w:hyperlink w:anchor="_Toc88831304" w:history="1">
        <w:r w:rsidR="00443526" w:rsidRPr="00B93148">
          <w:rPr>
            <w:rStyle w:val="Hyperlink"/>
            <w:noProof/>
          </w:rPr>
          <w:t>RBB105: Block must not be too large</w:t>
        </w:r>
        <w:r w:rsidR="00443526">
          <w:rPr>
            <w:noProof/>
            <w:webHidden/>
          </w:rPr>
          <w:tab/>
        </w:r>
        <w:r w:rsidR="00443526">
          <w:rPr>
            <w:noProof/>
            <w:webHidden/>
          </w:rPr>
          <w:fldChar w:fldCharType="begin"/>
        </w:r>
        <w:r w:rsidR="00443526">
          <w:rPr>
            <w:noProof/>
            <w:webHidden/>
          </w:rPr>
          <w:instrText xml:space="preserve"> PAGEREF _Toc88831304 \h </w:instrText>
        </w:r>
        <w:r w:rsidR="00443526">
          <w:rPr>
            <w:noProof/>
            <w:webHidden/>
          </w:rPr>
        </w:r>
        <w:r w:rsidR="00443526">
          <w:rPr>
            <w:noProof/>
            <w:webHidden/>
          </w:rPr>
          <w:fldChar w:fldCharType="separate"/>
        </w:r>
        <w:r w:rsidR="00443526">
          <w:rPr>
            <w:noProof/>
            <w:webHidden/>
          </w:rPr>
          <w:t>11</w:t>
        </w:r>
        <w:r w:rsidR="00443526">
          <w:rPr>
            <w:noProof/>
            <w:webHidden/>
          </w:rPr>
          <w:fldChar w:fldCharType="end"/>
        </w:r>
      </w:hyperlink>
    </w:p>
    <w:p w14:paraId="73A7BD01" w14:textId="0B76771C" w:rsidR="00443526" w:rsidRDefault="00CF6228">
      <w:pPr>
        <w:pStyle w:val="TOC3"/>
        <w:tabs>
          <w:tab w:val="right" w:leader="dot" w:pos="9628"/>
        </w:tabs>
        <w:rPr>
          <w:rFonts w:eastAsiaTheme="minorEastAsia" w:cstheme="minorBidi"/>
          <w:i w:val="0"/>
          <w:iCs w:val="0"/>
          <w:noProof/>
          <w:sz w:val="22"/>
          <w:szCs w:val="22"/>
        </w:rPr>
      </w:pPr>
      <w:hyperlink w:anchor="_Toc88831305" w:history="1">
        <w:r w:rsidR="00443526" w:rsidRPr="00B93148">
          <w:rPr>
            <w:rStyle w:val="Hyperlink"/>
            <w:noProof/>
          </w:rPr>
          <w:t>RBB106: Number of sigops in block must not exceed specified value</w:t>
        </w:r>
        <w:r w:rsidR="00443526">
          <w:rPr>
            <w:noProof/>
            <w:webHidden/>
          </w:rPr>
          <w:tab/>
        </w:r>
        <w:r w:rsidR="00443526">
          <w:rPr>
            <w:noProof/>
            <w:webHidden/>
          </w:rPr>
          <w:fldChar w:fldCharType="begin"/>
        </w:r>
        <w:r w:rsidR="00443526">
          <w:rPr>
            <w:noProof/>
            <w:webHidden/>
          </w:rPr>
          <w:instrText xml:space="preserve"> PAGEREF _Toc88831305 \h </w:instrText>
        </w:r>
        <w:r w:rsidR="00443526">
          <w:rPr>
            <w:noProof/>
            <w:webHidden/>
          </w:rPr>
        </w:r>
        <w:r w:rsidR="00443526">
          <w:rPr>
            <w:noProof/>
            <w:webHidden/>
          </w:rPr>
          <w:fldChar w:fldCharType="separate"/>
        </w:r>
        <w:r w:rsidR="00443526">
          <w:rPr>
            <w:noProof/>
            <w:webHidden/>
          </w:rPr>
          <w:t>11</w:t>
        </w:r>
        <w:r w:rsidR="00443526">
          <w:rPr>
            <w:noProof/>
            <w:webHidden/>
          </w:rPr>
          <w:fldChar w:fldCharType="end"/>
        </w:r>
      </w:hyperlink>
    </w:p>
    <w:p w14:paraId="050ABCB0" w14:textId="00D262C0" w:rsidR="00443526" w:rsidRDefault="00CF6228">
      <w:pPr>
        <w:pStyle w:val="TOC3"/>
        <w:tabs>
          <w:tab w:val="right" w:leader="dot" w:pos="9628"/>
        </w:tabs>
        <w:rPr>
          <w:rFonts w:eastAsiaTheme="minorEastAsia" w:cstheme="minorBidi"/>
          <w:i w:val="0"/>
          <w:iCs w:val="0"/>
          <w:noProof/>
          <w:sz w:val="22"/>
          <w:szCs w:val="22"/>
        </w:rPr>
      </w:pPr>
      <w:hyperlink w:anchor="_Toc88831306" w:history="1">
        <w:r w:rsidR="00443526" w:rsidRPr="00B93148">
          <w:rPr>
            <w:rStyle w:val="Hyperlink"/>
            <w:noProof/>
          </w:rPr>
          <w:t>RBB107: Soft rejected block cannot become tip of active chain</w:t>
        </w:r>
        <w:r w:rsidR="00443526">
          <w:rPr>
            <w:noProof/>
            <w:webHidden/>
          </w:rPr>
          <w:tab/>
        </w:r>
        <w:r w:rsidR="00443526">
          <w:rPr>
            <w:noProof/>
            <w:webHidden/>
          </w:rPr>
          <w:fldChar w:fldCharType="begin"/>
        </w:r>
        <w:r w:rsidR="00443526">
          <w:rPr>
            <w:noProof/>
            <w:webHidden/>
          </w:rPr>
          <w:instrText xml:space="preserve"> PAGEREF _Toc88831306 \h </w:instrText>
        </w:r>
        <w:r w:rsidR="00443526">
          <w:rPr>
            <w:noProof/>
            <w:webHidden/>
          </w:rPr>
        </w:r>
        <w:r w:rsidR="00443526">
          <w:rPr>
            <w:noProof/>
            <w:webHidden/>
          </w:rPr>
          <w:fldChar w:fldCharType="separate"/>
        </w:r>
        <w:r w:rsidR="00443526">
          <w:rPr>
            <w:noProof/>
            <w:webHidden/>
          </w:rPr>
          <w:t>11</w:t>
        </w:r>
        <w:r w:rsidR="00443526">
          <w:rPr>
            <w:noProof/>
            <w:webHidden/>
          </w:rPr>
          <w:fldChar w:fldCharType="end"/>
        </w:r>
      </w:hyperlink>
    </w:p>
    <w:p w14:paraId="07F56004" w14:textId="63526959" w:rsidR="00443526" w:rsidRDefault="00CF6228">
      <w:pPr>
        <w:pStyle w:val="TOC3"/>
        <w:tabs>
          <w:tab w:val="right" w:leader="dot" w:pos="9628"/>
        </w:tabs>
        <w:rPr>
          <w:rFonts w:eastAsiaTheme="minorEastAsia" w:cstheme="minorBidi"/>
          <w:i w:val="0"/>
          <w:iCs w:val="0"/>
          <w:noProof/>
          <w:sz w:val="22"/>
          <w:szCs w:val="22"/>
        </w:rPr>
      </w:pPr>
      <w:hyperlink w:anchor="_Toc88831307" w:history="1">
        <w:r w:rsidR="00443526" w:rsidRPr="00B93148">
          <w:rPr>
            <w:rStyle w:val="Hyperlink"/>
            <w:noProof/>
          </w:rPr>
          <w:t>RBB111: Value of nBits must be as required by block height and network</w:t>
        </w:r>
        <w:r w:rsidR="00443526">
          <w:rPr>
            <w:noProof/>
            <w:webHidden/>
          </w:rPr>
          <w:tab/>
        </w:r>
        <w:r w:rsidR="00443526">
          <w:rPr>
            <w:noProof/>
            <w:webHidden/>
          </w:rPr>
          <w:fldChar w:fldCharType="begin"/>
        </w:r>
        <w:r w:rsidR="00443526">
          <w:rPr>
            <w:noProof/>
            <w:webHidden/>
          </w:rPr>
          <w:instrText xml:space="preserve"> PAGEREF _Toc88831307 \h </w:instrText>
        </w:r>
        <w:r w:rsidR="00443526">
          <w:rPr>
            <w:noProof/>
            <w:webHidden/>
          </w:rPr>
        </w:r>
        <w:r w:rsidR="00443526">
          <w:rPr>
            <w:noProof/>
            <w:webHidden/>
          </w:rPr>
          <w:fldChar w:fldCharType="separate"/>
        </w:r>
        <w:r w:rsidR="00443526">
          <w:rPr>
            <w:noProof/>
            <w:webHidden/>
          </w:rPr>
          <w:t>12</w:t>
        </w:r>
        <w:r w:rsidR="00443526">
          <w:rPr>
            <w:noProof/>
            <w:webHidden/>
          </w:rPr>
          <w:fldChar w:fldCharType="end"/>
        </w:r>
      </w:hyperlink>
    </w:p>
    <w:p w14:paraId="6B713625" w14:textId="22A3DE51" w:rsidR="00443526" w:rsidRDefault="00CF6228">
      <w:pPr>
        <w:pStyle w:val="TOC3"/>
        <w:tabs>
          <w:tab w:val="right" w:leader="dot" w:pos="9628"/>
        </w:tabs>
        <w:rPr>
          <w:rFonts w:eastAsiaTheme="minorEastAsia" w:cstheme="minorBidi"/>
          <w:i w:val="0"/>
          <w:iCs w:val="0"/>
          <w:noProof/>
          <w:sz w:val="22"/>
          <w:szCs w:val="22"/>
        </w:rPr>
      </w:pPr>
      <w:hyperlink w:anchor="_Toc88831308" w:history="1">
        <w:r w:rsidR="00443526" w:rsidRPr="00B93148">
          <w:rPr>
            <w:rStyle w:val="Hyperlink"/>
            <w:noProof/>
          </w:rPr>
          <w:t>RBB112: Block timestamp must not be too far in the past</w:t>
        </w:r>
        <w:r w:rsidR="00443526">
          <w:rPr>
            <w:noProof/>
            <w:webHidden/>
          </w:rPr>
          <w:tab/>
        </w:r>
        <w:r w:rsidR="00443526">
          <w:rPr>
            <w:noProof/>
            <w:webHidden/>
          </w:rPr>
          <w:fldChar w:fldCharType="begin"/>
        </w:r>
        <w:r w:rsidR="00443526">
          <w:rPr>
            <w:noProof/>
            <w:webHidden/>
          </w:rPr>
          <w:instrText xml:space="preserve"> PAGEREF _Toc88831308 \h </w:instrText>
        </w:r>
        <w:r w:rsidR="00443526">
          <w:rPr>
            <w:noProof/>
            <w:webHidden/>
          </w:rPr>
        </w:r>
        <w:r w:rsidR="00443526">
          <w:rPr>
            <w:noProof/>
            <w:webHidden/>
          </w:rPr>
          <w:fldChar w:fldCharType="separate"/>
        </w:r>
        <w:r w:rsidR="00443526">
          <w:rPr>
            <w:noProof/>
            <w:webHidden/>
          </w:rPr>
          <w:t>12</w:t>
        </w:r>
        <w:r w:rsidR="00443526">
          <w:rPr>
            <w:noProof/>
            <w:webHidden/>
          </w:rPr>
          <w:fldChar w:fldCharType="end"/>
        </w:r>
      </w:hyperlink>
    </w:p>
    <w:p w14:paraId="71370839" w14:textId="0014BC23" w:rsidR="00443526" w:rsidRDefault="00CF6228">
      <w:pPr>
        <w:pStyle w:val="TOC3"/>
        <w:tabs>
          <w:tab w:val="right" w:leader="dot" w:pos="9628"/>
        </w:tabs>
        <w:rPr>
          <w:rFonts w:eastAsiaTheme="minorEastAsia" w:cstheme="minorBidi"/>
          <w:i w:val="0"/>
          <w:iCs w:val="0"/>
          <w:noProof/>
          <w:sz w:val="22"/>
          <w:szCs w:val="22"/>
        </w:rPr>
      </w:pPr>
      <w:hyperlink w:anchor="_Toc88831309" w:history="1">
        <w:r w:rsidR="00443526" w:rsidRPr="00B93148">
          <w:rPr>
            <w:rStyle w:val="Hyperlink"/>
            <w:noProof/>
          </w:rPr>
          <w:t>RBB113: Block timestamp must not be too far in the future</w:t>
        </w:r>
        <w:r w:rsidR="00443526">
          <w:rPr>
            <w:noProof/>
            <w:webHidden/>
          </w:rPr>
          <w:tab/>
        </w:r>
        <w:r w:rsidR="00443526">
          <w:rPr>
            <w:noProof/>
            <w:webHidden/>
          </w:rPr>
          <w:fldChar w:fldCharType="begin"/>
        </w:r>
        <w:r w:rsidR="00443526">
          <w:rPr>
            <w:noProof/>
            <w:webHidden/>
          </w:rPr>
          <w:instrText xml:space="preserve"> PAGEREF _Toc88831309 \h </w:instrText>
        </w:r>
        <w:r w:rsidR="00443526">
          <w:rPr>
            <w:noProof/>
            <w:webHidden/>
          </w:rPr>
        </w:r>
        <w:r w:rsidR="00443526">
          <w:rPr>
            <w:noProof/>
            <w:webHidden/>
          </w:rPr>
          <w:fldChar w:fldCharType="separate"/>
        </w:r>
        <w:r w:rsidR="00443526">
          <w:rPr>
            <w:noProof/>
            <w:webHidden/>
          </w:rPr>
          <w:t>12</w:t>
        </w:r>
        <w:r w:rsidR="00443526">
          <w:rPr>
            <w:noProof/>
            <w:webHidden/>
          </w:rPr>
          <w:fldChar w:fldCharType="end"/>
        </w:r>
      </w:hyperlink>
    </w:p>
    <w:p w14:paraId="67436A5E" w14:textId="528B91AF" w:rsidR="00443526" w:rsidRDefault="00CF6228">
      <w:pPr>
        <w:pStyle w:val="TOC3"/>
        <w:tabs>
          <w:tab w:val="right" w:leader="dot" w:pos="9628"/>
        </w:tabs>
        <w:rPr>
          <w:rFonts w:eastAsiaTheme="minorEastAsia" w:cstheme="minorBidi"/>
          <w:i w:val="0"/>
          <w:iCs w:val="0"/>
          <w:noProof/>
          <w:sz w:val="22"/>
          <w:szCs w:val="22"/>
        </w:rPr>
      </w:pPr>
      <w:hyperlink w:anchor="_Toc88831310" w:history="1">
        <w:r w:rsidR="00443526" w:rsidRPr="00B93148">
          <w:rPr>
            <w:rStyle w:val="Hyperlink"/>
            <w:noProof/>
          </w:rPr>
          <w:t>RBB114: Block version must be the latest</w:t>
        </w:r>
        <w:r w:rsidR="00443526">
          <w:rPr>
            <w:noProof/>
            <w:webHidden/>
          </w:rPr>
          <w:tab/>
        </w:r>
        <w:r w:rsidR="00443526">
          <w:rPr>
            <w:noProof/>
            <w:webHidden/>
          </w:rPr>
          <w:fldChar w:fldCharType="begin"/>
        </w:r>
        <w:r w:rsidR="00443526">
          <w:rPr>
            <w:noProof/>
            <w:webHidden/>
          </w:rPr>
          <w:instrText xml:space="preserve"> PAGEREF _Toc88831310 \h </w:instrText>
        </w:r>
        <w:r w:rsidR="00443526">
          <w:rPr>
            <w:noProof/>
            <w:webHidden/>
          </w:rPr>
        </w:r>
        <w:r w:rsidR="00443526">
          <w:rPr>
            <w:noProof/>
            <w:webHidden/>
          </w:rPr>
          <w:fldChar w:fldCharType="separate"/>
        </w:r>
        <w:r w:rsidR="00443526">
          <w:rPr>
            <w:noProof/>
            <w:webHidden/>
          </w:rPr>
          <w:t>13</w:t>
        </w:r>
        <w:r w:rsidR="00443526">
          <w:rPr>
            <w:noProof/>
            <w:webHidden/>
          </w:rPr>
          <w:fldChar w:fldCharType="end"/>
        </w:r>
      </w:hyperlink>
    </w:p>
    <w:p w14:paraId="20547523" w14:textId="2960FF85" w:rsidR="00443526" w:rsidRDefault="00CF6228">
      <w:pPr>
        <w:pStyle w:val="TOC3"/>
        <w:tabs>
          <w:tab w:val="right" w:leader="dot" w:pos="9628"/>
        </w:tabs>
        <w:rPr>
          <w:rFonts w:eastAsiaTheme="minorEastAsia" w:cstheme="minorBidi"/>
          <w:i w:val="0"/>
          <w:iCs w:val="0"/>
          <w:noProof/>
          <w:sz w:val="22"/>
          <w:szCs w:val="22"/>
        </w:rPr>
      </w:pPr>
      <w:hyperlink w:anchor="_Toc88831311" w:history="1">
        <w:r w:rsidR="00443526" w:rsidRPr="00B93148">
          <w:rPr>
            <w:rStyle w:val="Hyperlink"/>
            <w:noProof/>
          </w:rPr>
          <w:t>RBB122: Coinbase transaction must start with serialized block height</w:t>
        </w:r>
        <w:r w:rsidR="00443526">
          <w:rPr>
            <w:noProof/>
            <w:webHidden/>
          </w:rPr>
          <w:tab/>
        </w:r>
        <w:r w:rsidR="00443526">
          <w:rPr>
            <w:noProof/>
            <w:webHidden/>
          </w:rPr>
          <w:fldChar w:fldCharType="begin"/>
        </w:r>
        <w:r w:rsidR="00443526">
          <w:rPr>
            <w:noProof/>
            <w:webHidden/>
          </w:rPr>
          <w:instrText xml:space="preserve"> PAGEREF _Toc88831311 \h </w:instrText>
        </w:r>
        <w:r w:rsidR="00443526">
          <w:rPr>
            <w:noProof/>
            <w:webHidden/>
          </w:rPr>
        </w:r>
        <w:r w:rsidR="00443526">
          <w:rPr>
            <w:noProof/>
            <w:webHidden/>
          </w:rPr>
          <w:fldChar w:fldCharType="separate"/>
        </w:r>
        <w:r w:rsidR="00443526">
          <w:rPr>
            <w:noProof/>
            <w:webHidden/>
          </w:rPr>
          <w:t>13</w:t>
        </w:r>
        <w:r w:rsidR="00443526">
          <w:rPr>
            <w:noProof/>
            <w:webHidden/>
          </w:rPr>
          <w:fldChar w:fldCharType="end"/>
        </w:r>
      </w:hyperlink>
    </w:p>
    <w:p w14:paraId="631E8326" w14:textId="5FB1117B" w:rsidR="00443526" w:rsidRDefault="00CF6228">
      <w:pPr>
        <w:pStyle w:val="TOC3"/>
        <w:tabs>
          <w:tab w:val="right" w:leader="dot" w:pos="9628"/>
        </w:tabs>
        <w:rPr>
          <w:rFonts w:eastAsiaTheme="minorEastAsia" w:cstheme="minorBidi"/>
          <w:i w:val="0"/>
          <w:iCs w:val="0"/>
          <w:noProof/>
          <w:sz w:val="22"/>
          <w:szCs w:val="22"/>
        </w:rPr>
      </w:pPr>
      <w:hyperlink w:anchor="_Toc88831312" w:history="1">
        <w:r w:rsidR="00443526" w:rsidRPr="00B93148">
          <w:rPr>
            <w:rStyle w:val="Hyperlink"/>
            <w:noProof/>
          </w:rPr>
          <w:t>RBB131: Block must not be explicitly marked as invalid in node configuration</w:t>
        </w:r>
        <w:r w:rsidR="00443526">
          <w:rPr>
            <w:noProof/>
            <w:webHidden/>
          </w:rPr>
          <w:tab/>
        </w:r>
        <w:r w:rsidR="00443526">
          <w:rPr>
            <w:noProof/>
            <w:webHidden/>
          </w:rPr>
          <w:fldChar w:fldCharType="begin"/>
        </w:r>
        <w:r w:rsidR="00443526">
          <w:rPr>
            <w:noProof/>
            <w:webHidden/>
          </w:rPr>
          <w:instrText xml:space="preserve"> PAGEREF _Toc88831312 \h </w:instrText>
        </w:r>
        <w:r w:rsidR="00443526">
          <w:rPr>
            <w:noProof/>
            <w:webHidden/>
          </w:rPr>
        </w:r>
        <w:r w:rsidR="00443526">
          <w:rPr>
            <w:noProof/>
            <w:webHidden/>
          </w:rPr>
          <w:fldChar w:fldCharType="separate"/>
        </w:r>
        <w:r w:rsidR="00443526">
          <w:rPr>
            <w:noProof/>
            <w:webHidden/>
          </w:rPr>
          <w:t>13</w:t>
        </w:r>
        <w:r w:rsidR="00443526">
          <w:rPr>
            <w:noProof/>
            <w:webHidden/>
          </w:rPr>
          <w:fldChar w:fldCharType="end"/>
        </w:r>
      </w:hyperlink>
    </w:p>
    <w:p w14:paraId="249A34EE" w14:textId="0D7D551D" w:rsidR="00443526" w:rsidRDefault="00CF6228">
      <w:pPr>
        <w:pStyle w:val="TOC3"/>
        <w:tabs>
          <w:tab w:val="right" w:leader="dot" w:pos="9628"/>
        </w:tabs>
        <w:rPr>
          <w:rFonts w:eastAsiaTheme="minorEastAsia" w:cstheme="minorBidi"/>
          <w:i w:val="0"/>
          <w:iCs w:val="0"/>
          <w:noProof/>
          <w:sz w:val="22"/>
          <w:szCs w:val="22"/>
        </w:rPr>
      </w:pPr>
      <w:hyperlink w:anchor="_Toc88831313" w:history="1">
        <w:r w:rsidR="00443526" w:rsidRPr="00B93148">
          <w:rPr>
            <w:rStyle w:val="Hyperlink"/>
            <w:noProof/>
          </w:rPr>
          <w:t>RBB132: Checkpoint checks</w:t>
        </w:r>
        <w:r w:rsidR="00443526">
          <w:rPr>
            <w:noProof/>
            <w:webHidden/>
          </w:rPr>
          <w:tab/>
        </w:r>
        <w:r w:rsidR="00443526">
          <w:rPr>
            <w:noProof/>
            <w:webHidden/>
          </w:rPr>
          <w:fldChar w:fldCharType="begin"/>
        </w:r>
        <w:r w:rsidR="00443526">
          <w:rPr>
            <w:noProof/>
            <w:webHidden/>
          </w:rPr>
          <w:instrText xml:space="preserve"> PAGEREF _Toc88831313 \h </w:instrText>
        </w:r>
        <w:r w:rsidR="00443526">
          <w:rPr>
            <w:noProof/>
            <w:webHidden/>
          </w:rPr>
        </w:r>
        <w:r w:rsidR="00443526">
          <w:rPr>
            <w:noProof/>
            <w:webHidden/>
          </w:rPr>
          <w:fldChar w:fldCharType="separate"/>
        </w:r>
        <w:r w:rsidR="00443526">
          <w:rPr>
            <w:noProof/>
            <w:webHidden/>
          </w:rPr>
          <w:t>13</w:t>
        </w:r>
        <w:r w:rsidR="00443526">
          <w:rPr>
            <w:noProof/>
            <w:webHidden/>
          </w:rPr>
          <w:fldChar w:fldCharType="end"/>
        </w:r>
      </w:hyperlink>
    </w:p>
    <w:p w14:paraId="4AED460F" w14:textId="4EDE9A32" w:rsidR="00443526" w:rsidRDefault="00CF6228">
      <w:pPr>
        <w:pStyle w:val="TOC3"/>
        <w:tabs>
          <w:tab w:val="right" w:leader="dot" w:pos="9628"/>
        </w:tabs>
        <w:rPr>
          <w:rFonts w:eastAsiaTheme="minorEastAsia" w:cstheme="minorBidi"/>
          <w:i w:val="0"/>
          <w:iCs w:val="0"/>
          <w:noProof/>
          <w:sz w:val="22"/>
          <w:szCs w:val="22"/>
        </w:rPr>
      </w:pPr>
      <w:hyperlink w:anchor="_Toc88831314" w:history="1">
        <w:r w:rsidR="00443526" w:rsidRPr="00B93148">
          <w:rPr>
            <w:rStyle w:val="Hyperlink"/>
            <w:noProof/>
          </w:rPr>
          <w:t>RBB141: No transaction in a block must overwrite previous transaction (BIP30)</w:t>
        </w:r>
        <w:r w:rsidR="00443526">
          <w:rPr>
            <w:noProof/>
            <w:webHidden/>
          </w:rPr>
          <w:tab/>
        </w:r>
        <w:r w:rsidR="00443526">
          <w:rPr>
            <w:noProof/>
            <w:webHidden/>
          </w:rPr>
          <w:fldChar w:fldCharType="begin"/>
        </w:r>
        <w:r w:rsidR="00443526">
          <w:rPr>
            <w:noProof/>
            <w:webHidden/>
          </w:rPr>
          <w:instrText xml:space="preserve"> PAGEREF _Toc88831314 \h </w:instrText>
        </w:r>
        <w:r w:rsidR="00443526">
          <w:rPr>
            <w:noProof/>
            <w:webHidden/>
          </w:rPr>
        </w:r>
        <w:r w:rsidR="00443526">
          <w:rPr>
            <w:noProof/>
            <w:webHidden/>
          </w:rPr>
          <w:fldChar w:fldCharType="separate"/>
        </w:r>
        <w:r w:rsidR="00443526">
          <w:rPr>
            <w:noProof/>
            <w:webHidden/>
          </w:rPr>
          <w:t>14</w:t>
        </w:r>
        <w:r w:rsidR="00443526">
          <w:rPr>
            <w:noProof/>
            <w:webHidden/>
          </w:rPr>
          <w:fldChar w:fldCharType="end"/>
        </w:r>
      </w:hyperlink>
    </w:p>
    <w:p w14:paraId="0BA57EC0" w14:textId="40BAD03D" w:rsidR="00443526" w:rsidRDefault="00CF6228">
      <w:pPr>
        <w:pStyle w:val="TOC3"/>
        <w:tabs>
          <w:tab w:val="right" w:leader="dot" w:pos="9628"/>
        </w:tabs>
        <w:rPr>
          <w:rFonts w:eastAsiaTheme="minorEastAsia" w:cstheme="minorBidi"/>
          <w:i w:val="0"/>
          <w:iCs w:val="0"/>
          <w:noProof/>
          <w:sz w:val="22"/>
          <w:szCs w:val="22"/>
        </w:rPr>
      </w:pPr>
      <w:hyperlink w:anchor="_Toc88831315" w:history="1">
        <w:r w:rsidR="00443526" w:rsidRPr="00B93148">
          <w:rPr>
            <w:rStyle w:val="Hyperlink"/>
            <w:noProof/>
          </w:rPr>
          <w:t>RBB147: Coinbase transaction must not pay too much</w:t>
        </w:r>
        <w:r w:rsidR="00443526">
          <w:rPr>
            <w:noProof/>
            <w:webHidden/>
          </w:rPr>
          <w:tab/>
        </w:r>
        <w:r w:rsidR="00443526">
          <w:rPr>
            <w:noProof/>
            <w:webHidden/>
          </w:rPr>
          <w:fldChar w:fldCharType="begin"/>
        </w:r>
        <w:r w:rsidR="00443526">
          <w:rPr>
            <w:noProof/>
            <w:webHidden/>
          </w:rPr>
          <w:instrText xml:space="preserve"> PAGEREF _Toc88831315 \h </w:instrText>
        </w:r>
        <w:r w:rsidR="00443526">
          <w:rPr>
            <w:noProof/>
            <w:webHidden/>
          </w:rPr>
        </w:r>
        <w:r w:rsidR="00443526">
          <w:rPr>
            <w:noProof/>
            <w:webHidden/>
          </w:rPr>
          <w:fldChar w:fldCharType="separate"/>
        </w:r>
        <w:r w:rsidR="00443526">
          <w:rPr>
            <w:noProof/>
            <w:webHidden/>
          </w:rPr>
          <w:t>15</w:t>
        </w:r>
        <w:r w:rsidR="00443526">
          <w:rPr>
            <w:noProof/>
            <w:webHidden/>
          </w:rPr>
          <w:fldChar w:fldCharType="end"/>
        </w:r>
      </w:hyperlink>
    </w:p>
    <w:p w14:paraId="66FC424C" w14:textId="26A8EFFF" w:rsidR="00443526" w:rsidRDefault="00CF6228">
      <w:pPr>
        <w:pStyle w:val="TOC3"/>
        <w:tabs>
          <w:tab w:val="right" w:leader="dot" w:pos="9628"/>
        </w:tabs>
        <w:rPr>
          <w:rFonts w:eastAsiaTheme="minorEastAsia" w:cstheme="minorBidi"/>
          <w:i w:val="0"/>
          <w:iCs w:val="0"/>
          <w:noProof/>
          <w:sz w:val="22"/>
          <w:szCs w:val="22"/>
        </w:rPr>
      </w:pPr>
      <w:hyperlink w:anchor="_Toc88831316" w:history="1">
        <w:r w:rsidR="00443526" w:rsidRPr="00B93148">
          <w:rPr>
            <w:rStyle w:val="Hyperlink"/>
            <w:noProof/>
          </w:rPr>
          <w:t>RBB201: First transaction in block must be coinbase</w:t>
        </w:r>
        <w:r w:rsidR="00443526">
          <w:rPr>
            <w:noProof/>
            <w:webHidden/>
          </w:rPr>
          <w:tab/>
        </w:r>
        <w:r w:rsidR="00443526">
          <w:rPr>
            <w:noProof/>
            <w:webHidden/>
          </w:rPr>
          <w:fldChar w:fldCharType="begin"/>
        </w:r>
        <w:r w:rsidR="00443526">
          <w:rPr>
            <w:noProof/>
            <w:webHidden/>
          </w:rPr>
          <w:instrText xml:space="preserve"> PAGEREF _Toc88831316 \h </w:instrText>
        </w:r>
        <w:r w:rsidR="00443526">
          <w:rPr>
            <w:noProof/>
            <w:webHidden/>
          </w:rPr>
        </w:r>
        <w:r w:rsidR="00443526">
          <w:rPr>
            <w:noProof/>
            <w:webHidden/>
          </w:rPr>
          <w:fldChar w:fldCharType="separate"/>
        </w:r>
        <w:r w:rsidR="00443526">
          <w:rPr>
            <w:noProof/>
            <w:webHidden/>
          </w:rPr>
          <w:t>15</w:t>
        </w:r>
        <w:r w:rsidR="00443526">
          <w:rPr>
            <w:noProof/>
            <w:webHidden/>
          </w:rPr>
          <w:fldChar w:fldCharType="end"/>
        </w:r>
      </w:hyperlink>
    </w:p>
    <w:p w14:paraId="76884070" w14:textId="4DBCBD38" w:rsidR="00443526" w:rsidRDefault="00CF6228">
      <w:pPr>
        <w:pStyle w:val="TOC2"/>
        <w:tabs>
          <w:tab w:val="right" w:leader="dot" w:pos="9628"/>
        </w:tabs>
        <w:rPr>
          <w:rFonts w:eastAsiaTheme="minorEastAsia" w:cstheme="minorBidi"/>
          <w:smallCaps w:val="0"/>
          <w:noProof/>
          <w:sz w:val="22"/>
          <w:szCs w:val="22"/>
        </w:rPr>
      </w:pPr>
      <w:hyperlink w:anchor="_Toc88831317" w:history="1">
        <w:r w:rsidR="00443526" w:rsidRPr="00B93148">
          <w:rPr>
            <w:rStyle w:val="Hyperlink"/>
            <w:noProof/>
          </w:rPr>
          <w:t>Transaction level rules in blocks</w:t>
        </w:r>
        <w:r w:rsidR="00443526">
          <w:rPr>
            <w:noProof/>
            <w:webHidden/>
          </w:rPr>
          <w:tab/>
        </w:r>
        <w:r w:rsidR="00443526">
          <w:rPr>
            <w:noProof/>
            <w:webHidden/>
          </w:rPr>
          <w:fldChar w:fldCharType="begin"/>
        </w:r>
        <w:r w:rsidR="00443526">
          <w:rPr>
            <w:noProof/>
            <w:webHidden/>
          </w:rPr>
          <w:instrText xml:space="preserve"> PAGEREF _Toc88831317 \h </w:instrText>
        </w:r>
        <w:r w:rsidR="00443526">
          <w:rPr>
            <w:noProof/>
            <w:webHidden/>
          </w:rPr>
        </w:r>
        <w:r w:rsidR="00443526">
          <w:rPr>
            <w:noProof/>
            <w:webHidden/>
          </w:rPr>
          <w:fldChar w:fldCharType="separate"/>
        </w:r>
        <w:r w:rsidR="00443526">
          <w:rPr>
            <w:noProof/>
            <w:webHidden/>
          </w:rPr>
          <w:t>15</w:t>
        </w:r>
        <w:r w:rsidR="00443526">
          <w:rPr>
            <w:noProof/>
            <w:webHidden/>
          </w:rPr>
          <w:fldChar w:fldCharType="end"/>
        </w:r>
      </w:hyperlink>
    </w:p>
    <w:p w14:paraId="641CF8EE" w14:textId="67C14615" w:rsidR="00443526" w:rsidRDefault="00CF6228">
      <w:pPr>
        <w:pStyle w:val="TOC3"/>
        <w:tabs>
          <w:tab w:val="right" w:leader="dot" w:pos="9628"/>
        </w:tabs>
        <w:rPr>
          <w:rFonts w:eastAsiaTheme="minorEastAsia" w:cstheme="minorBidi"/>
          <w:i w:val="0"/>
          <w:iCs w:val="0"/>
          <w:noProof/>
          <w:sz w:val="22"/>
          <w:szCs w:val="22"/>
        </w:rPr>
      </w:pPr>
      <w:hyperlink w:anchor="_Toc88831318" w:history="1">
        <w:r w:rsidR="00443526" w:rsidRPr="00B93148">
          <w:rPr>
            <w:rStyle w:val="Hyperlink"/>
            <w:noProof/>
          </w:rPr>
          <w:t>RBT142: All transaction inputs must exist and be unspent</w:t>
        </w:r>
        <w:r w:rsidR="00443526">
          <w:rPr>
            <w:noProof/>
            <w:webHidden/>
          </w:rPr>
          <w:tab/>
        </w:r>
        <w:r w:rsidR="00443526">
          <w:rPr>
            <w:noProof/>
            <w:webHidden/>
          </w:rPr>
          <w:fldChar w:fldCharType="begin"/>
        </w:r>
        <w:r w:rsidR="00443526">
          <w:rPr>
            <w:noProof/>
            <w:webHidden/>
          </w:rPr>
          <w:instrText xml:space="preserve"> PAGEREF _Toc88831318 \h </w:instrText>
        </w:r>
        <w:r w:rsidR="00443526">
          <w:rPr>
            <w:noProof/>
            <w:webHidden/>
          </w:rPr>
        </w:r>
        <w:r w:rsidR="00443526">
          <w:rPr>
            <w:noProof/>
            <w:webHidden/>
          </w:rPr>
          <w:fldChar w:fldCharType="separate"/>
        </w:r>
        <w:r w:rsidR="00443526">
          <w:rPr>
            <w:noProof/>
            <w:webHidden/>
          </w:rPr>
          <w:t>15</w:t>
        </w:r>
        <w:r w:rsidR="00443526">
          <w:rPr>
            <w:noProof/>
            <w:webHidden/>
          </w:rPr>
          <w:fldChar w:fldCharType="end"/>
        </w:r>
      </w:hyperlink>
    </w:p>
    <w:p w14:paraId="4686A032" w14:textId="71B033B8" w:rsidR="00443526" w:rsidRDefault="00CF6228">
      <w:pPr>
        <w:pStyle w:val="TOC3"/>
        <w:tabs>
          <w:tab w:val="right" w:leader="dot" w:pos="9628"/>
        </w:tabs>
        <w:rPr>
          <w:rFonts w:eastAsiaTheme="minorEastAsia" w:cstheme="minorBidi"/>
          <w:i w:val="0"/>
          <w:iCs w:val="0"/>
          <w:noProof/>
          <w:sz w:val="22"/>
          <w:szCs w:val="22"/>
        </w:rPr>
      </w:pPr>
      <w:hyperlink w:anchor="_Toc88831319" w:history="1">
        <w:r w:rsidR="00443526" w:rsidRPr="00B93148">
          <w:rPr>
            <w:rStyle w:val="Hyperlink"/>
            <w:noProof/>
          </w:rPr>
          <w:t>RBT143: Transaction must be BIP68 final</w:t>
        </w:r>
        <w:r w:rsidR="00443526">
          <w:rPr>
            <w:noProof/>
            <w:webHidden/>
          </w:rPr>
          <w:tab/>
        </w:r>
        <w:r w:rsidR="00443526">
          <w:rPr>
            <w:noProof/>
            <w:webHidden/>
          </w:rPr>
          <w:fldChar w:fldCharType="begin"/>
        </w:r>
        <w:r w:rsidR="00443526">
          <w:rPr>
            <w:noProof/>
            <w:webHidden/>
          </w:rPr>
          <w:instrText xml:space="preserve"> PAGEREF _Toc88831319 \h </w:instrText>
        </w:r>
        <w:r w:rsidR="00443526">
          <w:rPr>
            <w:noProof/>
            <w:webHidden/>
          </w:rPr>
        </w:r>
        <w:r w:rsidR="00443526">
          <w:rPr>
            <w:noProof/>
            <w:webHidden/>
          </w:rPr>
          <w:fldChar w:fldCharType="separate"/>
        </w:r>
        <w:r w:rsidR="00443526">
          <w:rPr>
            <w:noProof/>
            <w:webHidden/>
          </w:rPr>
          <w:t>16</w:t>
        </w:r>
        <w:r w:rsidR="00443526">
          <w:rPr>
            <w:noProof/>
            <w:webHidden/>
          </w:rPr>
          <w:fldChar w:fldCharType="end"/>
        </w:r>
      </w:hyperlink>
    </w:p>
    <w:p w14:paraId="35BC80EC" w14:textId="449C4656" w:rsidR="00443526" w:rsidRDefault="00CF6228">
      <w:pPr>
        <w:pStyle w:val="TOC3"/>
        <w:tabs>
          <w:tab w:val="right" w:leader="dot" w:pos="9628"/>
        </w:tabs>
        <w:rPr>
          <w:rFonts w:eastAsiaTheme="minorEastAsia" w:cstheme="minorBidi"/>
          <w:i w:val="0"/>
          <w:iCs w:val="0"/>
          <w:noProof/>
          <w:sz w:val="22"/>
          <w:szCs w:val="22"/>
        </w:rPr>
      </w:pPr>
      <w:hyperlink w:anchor="_Toc88831320" w:history="1">
        <w:r w:rsidR="00443526" w:rsidRPr="00B93148">
          <w:rPr>
            <w:rStyle w:val="Hyperlink"/>
            <w:noProof/>
          </w:rPr>
          <w:t>RBT202: Length of scriptSig in coinbase transaction must be within limits</w:t>
        </w:r>
        <w:r w:rsidR="00443526">
          <w:rPr>
            <w:noProof/>
            <w:webHidden/>
          </w:rPr>
          <w:tab/>
        </w:r>
        <w:r w:rsidR="00443526">
          <w:rPr>
            <w:noProof/>
            <w:webHidden/>
          </w:rPr>
          <w:fldChar w:fldCharType="begin"/>
        </w:r>
        <w:r w:rsidR="00443526">
          <w:rPr>
            <w:noProof/>
            <w:webHidden/>
          </w:rPr>
          <w:instrText xml:space="preserve"> PAGEREF _Toc88831320 \h </w:instrText>
        </w:r>
        <w:r w:rsidR="00443526">
          <w:rPr>
            <w:noProof/>
            <w:webHidden/>
          </w:rPr>
        </w:r>
        <w:r w:rsidR="00443526">
          <w:rPr>
            <w:noProof/>
            <w:webHidden/>
          </w:rPr>
          <w:fldChar w:fldCharType="separate"/>
        </w:r>
        <w:r w:rsidR="00443526">
          <w:rPr>
            <w:noProof/>
            <w:webHidden/>
          </w:rPr>
          <w:t>16</w:t>
        </w:r>
        <w:r w:rsidR="00443526">
          <w:rPr>
            <w:noProof/>
            <w:webHidden/>
          </w:rPr>
          <w:fldChar w:fldCharType="end"/>
        </w:r>
      </w:hyperlink>
    </w:p>
    <w:p w14:paraId="1BAAA0A6" w14:textId="6FD942D8" w:rsidR="00443526" w:rsidRDefault="00CF6228">
      <w:pPr>
        <w:pStyle w:val="TOC3"/>
        <w:tabs>
          <w:tab w:val="right" w:leader="dot" w:pos="9628"/>
        </w:tabs>
        <w:rPr>
          <w:rFonts w:eastAsiaTheme="minorEastAsia" w:cstheme="minorBidi"/>
          <w:i w:val="0"/>
          <w:iCs w:val="0"/>
          <w:noProof/>
          <w:sz w:val="22"/>
          <w:szCs w:val="22"/>
        </w:rPr>
      </w:pPr>
      <w:hyperlink w:anchor="_Toc88831321" w:history="1">
        <w:r w:rsidR="00443526" w:rsidRPr="00B93148">
          <w:rPr>
            <w:rStyle w:val="Hyperlink"/>
            <w:noProof/>
          </w:rPr>
          <w:t>RBT211: Transaction must be syntactically valid</w:t>
        </w:r>
        <w:r w:rsidR="00443526">
          <w:rPr>
            <w:noProof/>
            <w:webHidden/>
          </w:rPr>
          <w:tab/>
        </w:r>
        <w:r w:rsidR="00443526">
          <w:rPr>
            <w:noProof/>
            <w:webHidden/>
          </w:rPr>
          <w:fldChar w:fldCharType="begin"/>
        </w:r>
        <w:r w:rsidR="00443526">
          <w:rPr>
            <w:noProof/>
            <w:webHidden/>
          </w:rPr>
          <w:instrText xml:space="preserve"> PAGEREF _Toc88831321 \h </w:instrText>
        </w:r>
        <w:r w:rsidR="00443526">
          <w:rPr>
            <w:noProof/>
            <w:webHidden/>
          </w:rPr>
        </w:r>
        <w:r w:rsidR="00443526">
          <w:rPr>
            <w:noProof/>
            <w:webHidden/>
          </w:rPr>
          <w:fldChar w:fldCharType="separate"/>
        </w:r>
        <w:r w:rsidR="00443526">
          <w:rPr>
            <w:noProof/>
            <w:webHidden/>
          </w:rPr>
          <w:t>17</w:t>
        </w:r>
        <w:r w:rsidR="00443526">
          <w:rPr>
            <w:noProof/>
            <w:webHidden/>
          </w:rPr>
          <w:fldChar w:fldCharType="end"/>
        </w:r>
      </w:hyperlink>
    </w:p>
    <w:p w14:paraId="7BE1BBA5" w14:textId="09E5C84C" w:rsidR="00443526" w:rsidRDefault="00CF6228">
      <w:pPr>
        <w:pStyle w:val="TOC3"/>
        <w:tabs>
          <w:tab w:val="right" w:leader="dot" w:pos="9628"/>
        </w:tabs>
        <w:rPr>
          <w:rFonts w:eastAsiaTheme="minorEastAsia" w:cstheme="minorBidi"/>
          <w:i w:val="0"/>
          <w:iCs w:val="0"/>
          <w:noProof/>
          <w:sz w:val="22"/>
          <w:szCs w:val="22"/>
        </w:rPr>
      </w:pPr>
      <w:hyperlink w:anchor="_Toc88831322" w:history="1">
        <w:r w:rsidR="00443526" w:rsidRPr="00B93148">
          <w:rPr>
            <w:rStyle w:val="Hyperlink"/>
            <w:noProof/>
          </w:rPr>
          <w:t>RBT221: Transaction must not be coinbase</w:t>
        </w:r>
        <w:r w:rsidR="00443526">
          <w:rPr>
            <w:noProof/>
            <w:webHidden/>
          </w:rPr>
          <w:tab/>
        </w:r>
        <w:r w:rsidR="00443526">
          <w:rPr>
            <w:noProof/>
            <w:webHidden/>
          </w:rPr>
          <w:fldChar w:fldCharType="begin"/>
        </w:r>
        <w:r w:rsidR="00443526">
          <w:rPr>
            <w:noProof/>
            <w:webHidden/>
          </w:rPr>
          <w:instrText xml:space="preserve"> PAGEREF _Toc88831322 \h </w:instrText>
        </w:r>
        <w:r w:rsidR="00443526">
          <w:rPr>
            <w:noProof/>
            <w:webHidden/>
          </w:rPr>
        </w:r>
        <w:r w:rsidR="00443526">
          <w:rPr>
            <w:noProof/>
            <w:webHidden/>
          </w:rPr>
          <w:fldChar w:fldCharType="separate"/>
        </w:r>
        <w:r w:rsidR="00443526">
          <w:rPr>
            <w:noProof/>
            <w:webHidden/>
          </w:rPr>
          <w:t>17</w:t>
        </w:r>
        <w:r w:rsidR="00443526">
          <w:rPr>
            <w:noProof/>
            <w:webHidden/>
          </w:rPr>
          <w:fldChar w:fldCharType="end"/>
        </w:r>
      </w:hyperlink>
    </w:p>
    <w:p w14:paraId="1DE8A3C0" w14:textId="051861C2" w:rsidR="00443526" w:rsidRDefault="00CF6228">
      <w:pPr>
        <w:pStyle w:val="TOC3"/>
        <w:tabs>
          <w:tab w:val="right" w:leader="dot" w:pos="9628"/>
        </w:tabs>
        <w:rPr>
          <w:rFonts w:eastAsiaTheme="minorEastAsia" w:cstheme="minorBidi"/>
          <w:i w:val="0"/>
          <w:iCs w:val="0"/>
          <w:noProof/>
          <w:sz w:val="22"/>
          <w:szCs w:val="22"/>
        </w:rPr>
      </w:pPr>
      <w:hyperlink w:anchor="_Toc88831323" w:history="1">
        <w:r w:rsidR="00443526" w:rsidRPr="00B93148">
          <w:rPr>
            <w:rStyle w:val="Hyperlink"/>
            <w:noProof/>
          </w:rPr>
          <w:t>RBT222: No output must be P2SH</w:t>
        </w:r>
        <w:r w:rsidR="00443526">
          <w:rPr>
            <w:noProof/>
            <w:webHidden/>
          </w:rPr>
          <w:tab/>
        </w:r>
        <w:r w:rsidR="00443526">
          <w:rPr>
            <w:noProof/>
            <w:webHidden/>
          </w:rPr>
          <w:fldChar w:fldCharType="begin"/>
        </w:r>
        <w:r w:rsidR="00443526">
          <w:rPr>
            <w:noProof/>
            <w:webHidden/>
          </w:rPr>
          <w:instrText xml:space="preserve"> PAGEREF _Toc88831323 \h </w:instrText>
        </w:r>
        <w:r w:rsidR="00443526">
          <w:rPr>
            <w:noProof/>
            <w:webHidden/>
          </w:rPr>
        </w:r>
        <w:r w:rsidR="00443526">
          <w:rPr>
            <w:noProof/>
            <w:webHidden/>
          </w:rPr>
          <w:fldChar w:fldCharType="separate"/>
        </w:r>
        <w:r w:rsidR="00443526">
          <w:rPr>
            <w:noProof/>
            <w:webHidden/>
          </w:rPr>
          <w:t>18</w:t>
        </w:r>
        <w:r w:rsidR="00443526">
          <w:rPr>
            <w:noProof/>
            <w:webHidden/>
          </w:rPr>
          <w:fldChar w:fldCharType="end"/>
        </w:r>
      </w:hyperlink>
    </w:p>
    <w:p w14:paraId="00DECB81" w14:textId="67D48DE8" w:rsidR="00443526" w:rsidRDefault="00CF6228">
      <w:pPr>
        <w:pStyle w:val="TOC3"/>
        <w:tabs>
          <w:tab w:val="right" w:leader="dot" w:pos="9628"/>
        </w:tabs>
        <w:rPr>
          <w:rFonts w:eastAsiaTheme="minorEastAsia" w:cstheme="minorBidi"/>
          <w:i w:val="0"/>
          <w:iCs w:val="0"/>
          <w:noProof/>
          <w:sz w:val="22"/>
          <w:szCs w:val="22"/>
        </w:rPr>
      </w:pPr>
      <w:hyperlink w:anchor="_Toc88831324" w:history="1">
        <w:r w:rsidR="00443526" w:rsidRPr="00B93148">
          <w:rPr>
            <w:rStyle w:val="Hyperlink"/>
            <w:noProof/>
          </w:rPr>
          <w:t>RBT223: No input must be NULL or duplicated</w:t>
        </w:r>
        <w:r w:rsidR="00443526">
          <w:rPr>
            <w:noProof/>
            <w:webHidden/>
          </w:rPr>
          <w:tab/>
        </w:r>
        <w:r w:rsidR="00443526">
          <w:rPr>
            <w:noProof/>
            <w:webHidden/>
          </w:rPr>
          <w:fldChar w:fldCharType="begin"/>
        </w:r>
        <w:r w:rsidR="00443526">
          <w:rPr>
            <w:noProof/>
            <w:webHidden/>
          </w:rPr>
          <w:instrText xml:space="preserve"> PAGEREF _Toc88831324 \h </w:instrText>
        </w:r>
        <w:r w:rsidR="00443526">
          <w:rPr>
            <w:noProof/>
            <w:webHidden/>
          </w:rPr>
        </w:r>
        <w:r w:rsidR="00443526">
          <w:rPr>
            <w:noProof/>
            <w:webHidden/>
          </w:rPr>
          <w:fldChar w:fldCharType="separate"/>
        </w:r>
        <w:r w:rsidR="00443526">
          <w:rPr>
            <w:noProof/>
            <w:webHidden/>
          </w:rPr>
          <w:t>18</w:t>
        </w:r>
        <w:r w:rsidR="00443526">
          <w:rPr>
            <w:noProof/>
            <w:webHidden/>
          </w:rPr>
          <w:fldChar w:fldCharType="end"/>
        </w:r>
      </w:hyperlink>
    </w:p>
    <w:p w14:paraId="7E31C3AA" w14:textId="565D75F2" w:rsidR="00443526" w:rsidRDefault="00CF6228">
      <w:pPr>
        <w:pStyle w:val="TOC3"/>
        <w:tabs>
          <w:tab w:val="right" w:leader="dot" w:pos="9628"/>
        </w:tabs>
        <w:rPr>
          <w:rFonts w:eastAsiaTheme="minorEastAsia" w:cstheme="minorBidi"/>
          <w:i w:val="0"/>
          <w:iCs w:val="0"/>
          <w:noProof/>
          <w:sz w:val="22"/>
          <w:szCs w:val="22"/>
        </w:rPr>
      </w:pPr>
      <w:hyperlink w:anchor="_Toc88831325" w:history="1">
        <w:r w:rsidR="00443526" w:rsidRPr="00B93148">
          <w:rPr>
            <w:rStyle w:val="Hyperlink"/>
            <w:noProof/>
          </w:rPr>
          <w:t>RBT231: Transaction must be final</w:t>
        </w:r>
        <w:r w:rsidR="00443526">
          <w:rPr>
            <w:noProof/>
            <w:webHidden/>
          </w:rPr>
          <w:tab/>
        </w:r>
        <w:r w:rsidR="00443526">
          <w:rPr>
            <w:noProof/>
            <w:webHidden/>
          </w:rPr>
          <w:fldChar w:fldCharType="begin"/>
        </w:r>
        <w:r w:rsidR="00443526">
          <w:rPr>
            <w:noProof/>
            <w:webHidden/>
          </w:rPr>
          <w:instrText xml:space="preserve"> PAGEREF _Toc88831325 \h </w:instrText>
        </w:r>
        <w:r w:rsidR="00443526">
          <w:rPr>
            <w:noProof/>
            <w:webHidden/>
          </w:rPr>
        </w:r>
        <w:r w:rsidR="00443526">
          <w:rPr>
            <w:noProof/>
            <w:webHidden/>
          </w:rPr>
          <w:fldChar w:fldCharType="separate"/>
        </w:r>
        <w:r w:rsidR="00443526">
          <w:rPr>
            <w:noProof/>
            <w:webHidden/>
          </w:rPr>
          <w:t>18</w:t>
        </w:r>
        <w:r w:rsidR="00443526">
          <w:rPr>
            <w:noProof/>
            <w:webHidden/>
          </w:rPr>
          <w:fldChar w:fldCharType="end"/>
        </w:r>
      </w:hyperlink>
    </w:p>
    <w:p w14:paraId="562C4C9D" w14:textId="30A4CF52" w:rsidR="00443526" w:rsidRDefault="00CF6228">
      <w:pPr>
        <w:pStyle w:val="TOC3"/>
        <w:tabs>
          <w:tab w:val="right" w:leader="dot" w:pos="9628"/>
        </w:tabs>
        <w:rPr>
          <w:rFonts w:eastAsiaTheme="minorEastAsia" w:cstheme="minorBidi"/>
          <w:i w:val="0"/>
          <w:iCs w:val="0"/>
          <w:noProof/>
          <w:sz w:val="22"/>
          <w:szCs w:val="22"/>
        </w:rPr>
      </w:pPr>
      <w:hyperlink w:anchor="_Toc88831326" w:history="1">
        <w:r w:rsidR="00443526" w:rsidRPr="00B93148">
          <w:rPr>
            <w:rStyle w:val="Hyperlink"/>
            <w:noProof/>
          </w:rPr>
          <w:t>RBT301: All inputs must have valid scripts</w:t>
        </w:r>
        <w:r w:rsidR="00443526">
          <w:rPr>
            <w:noProof/>
            <w:webHidden/>
          </w:rPr>
          <w:tab/>
        </w:r>
        <w:r w:rsidR="00443526">
          <w:rPr>
            <w:noProof/>
            <w:webHidden/>
          </w:rPr>
          <w:fldChar w:fldCharType="begin"/>
        </w:r>
        <w:r w:rsidR="00443526">
          <w:rPr>
            <w:noProof/>
            <w:webHidden/>
          </w:rPr>
          <w:instrText xml:space="preserve"> PAGEREF _Toc88831326 \h </w:instrText>
        </w:r>
        <w:r w:rsidR="00443526">
          <w:rPr>
            <w:noProof/>
            <w:webHidden/>
          </w:rPr>
        </w:r>
        <w:r w:rsidR="00443526">
          <w:rPr>
            <w:noProof/>
            <w:webHidden/>
          </w:rPr>
          <w:fldChar w:fldCharType="separate"/>
        </w:r>
        <w:r w:rsidR="00443526">
          <w:rPr>
            <w:noProof/>
            <w:webHidden/>
          </w:rPr>
          <w:t>19</w:t>
        </w:r>
        <w:r w:rsidR="00443526">
          <w:rPr>
            <w:noProof/>
            <w:webHidden/>
          </w:rPr>
          <w:fldChar w:fldCharType="end"/>
        </w:r>
      </w:hyperlink>
    </w:p>
    <w:p w14:paraId="7C841227" w14:textId="4A586EB9" w:rsidR="00443526" w:rsidRDefault="00CF6228">
      <w:pPr>
        <w:pStyle w:val="TOC3"/>
        <w:tabs>
          <w:tab w:val="right" w:leader="dot" w:pos="9628"/>
        </w:tabs>
        <w:rPr>
          <w:rFonts w:eastAsiaTheme="minorEastAsia" w:cstheme="minorBidi"/>
          <w:i w:val="0"/>
          <w:iCs w:val="0"/>
          <w:noProof/>
          <w:sz w:val="22"/>
          <w:szCs w:val="22"/>
        </w:rPr>
      </w:pPr>
      <w:hyperlink w:anchor="_Toc88831327" w:history="1">
        <w:r w:rsidR="00443526" w:rsidRPr="00B93148">
          <w:rPr>
            <w:rStyle w:val="Hyperlink"/>
            <w:noProof/>
          </w:rPr>
          <w:t>RBT312: Outputs created by coinbase transaction must not be spent too soon</w:t>
        </w:r>
        <w:r w:rsidR="00443526">
          <w:rPr>
            <w:noProof/>
            <w:webHidden/>
          </w:rPr>
          <w:tab/>
        </w:r>
        <w:r w:rsidR="00443526">
          <w:rPr>
            <w:noProof/>
            <w:webHidden/>
          </w:rPr>
          <w:fldChar w:fldCharType="begin"/>
        </w:r>
        <w:r w:rsidR="00443526">
          <w:rPr>
            <w:noProof/>
            <w:webHidden/>
          </w:rPr>
          <w:instrText xml:space="preserve"> PAGEREF _Toc88831327 \h </w:instrText>
        </w:r>
        <w:r w:rsidR="00443526">
          <w:rPr>
            <w:noProof/>
            <w:webHidden/>
          </w:rPr>
        </w:r>
        <w:r w:rsidR="00443526">
          <w:rPr>
            <w:noProof/>
            <w:webHidden/>
          </w:rPr>
          <w:fldChar w:fldCharType="separate"/>
        </w:r>
        <w:r w:rsidR="00443526">
          <w:rPr>
            <w:noProof/>
            <w:webHidden/>
          </w:rPr>
          <w:t>19</w:t>
        </w:r>
        <w:r w:rsidR="00443526">
          <w:rPr>
            <w:noProof/>
            <w:webHidden/>
          </w:rPr>
          <w:fldChar w:fldCharType="end"/>
        </w:r>
      </w:hyperlink>
    </w:p>
    <w:p w14:paraId="71B94A51" w14:textId="37227EA6" w:rsidR="00443526" w:rsidRDefault="00CF6228">
      <w:pPr>
        <w:pStyle w:val="TOC3"/>
        <w:tabs>
          <w:tab w:val="right" w:leader="dot" w:pos="9628"/>
        </w:tabs>
        <w:rPr>
          <w:rFonts w:eastAsiaTheme="minorEastAsia" w:cstheme="minorBidi"/>
          <w:i w:val="0"/>
          <w:iCs w:val="0"/>
          <w:noProof/>
          <w:sz w:val="22"/>
          <w:szCs w:val="22"/>
        </w:rPr>
      </w:pPr>
      <w:hyperlink w:anchor="_Toc88831328" w:history="1">
        <w:r w:rsidR="00443526" w:rsidRPr="00B93148">
          <w:rPr>
            <w:rStyle w:val="Hyperlink"/>
            <w:noProof/>
          </w:rPr>
          <w:t>RBT313: Amount in all inputs must be within range</w:t>
        </w:r>
        <w:r w:rsidR="00443526">
          <w:rPr>
            <w:noProof/>
            <w:webHidden/>
          </w:rPr>
          <w:tab/>
        </w:r>
        <w:r w:rsidR="00443526">
          <w:rPr>
            <w:noProof/>
            <w:webHidden/>
          </w:rPr>
          <w:fldChar w:fldCharType="begin"/>
        </w:r>
        <w:r w:rsidR="00443526">
          <w:rPr>
            <w:noProof/>
            <w:webHidden/>
          </w:rPr>
          <w:instrText xml:space="preserve"> PAGEREF _Toc88831328 \h </w:instrText>
        </w:r>
        <w:r w:rsidR="00443526">
          <w:rPr>
            <w:noProof/>
            <w:webHidden/>
          </w:rPr>
        </w:r>
        <w:r w:rsidR="00443526">
          <w:rPr>
            <w:noProof/>
            <w:webHidden/>
          </w:rPr>
          <w:fldChar w:fldCharType="separate"/>
        </w:r>
        <w:r w:rsidR="00443526">
          <w:rPr>
            <w:noProof/>
            <w:webHidden/>
          </w:rPr>
          <w:t>20</w:t>
        </w:r>
        <w:r w:rsidR="00443526">
          <w:rPr>
            <w:noProof/>
            <w:webHidden/>
          </w:rPr>
          <w:fldChar w:fldCharType="end"/>
        </w:r>
      </w:hyperlink>
    </w:p>
    <w:p w14:paraId="6C64F1D8" w14:textId="28970442" w:rsidR="00443526" w:rsidRDefault="00CF6228">
      <w:pPr>
        <w:pStyle w:val="TOC3"/>
        <w:tabs>
          <w:tab w:val="right" w:leader="dot" w:pos="9628"/>
        </w:tabs>
        <w:rPr>
          <w:rFonts w:eastAsiaTheme="minorEastAsia" w:cstheme="minorBidi"/>
          <w:i w:val="0"/>
          <w:iCs w:val="0"/>
          <w:noProof/>
          <w:sz w:val="22"/>
          <w:szCs w:val="22"/>
        </w:rPr>
      </w:pPr>
      <w:hyperlink w:anchor="_Toc88831329" w:history="1">
        <w:r w:rsidR="00443526" w:rsidRPr="00B93148">
          <w:rPr>
            <w:rStyle w:val="Hyperlink"/>
            <w:noProof/>
          </w:rPr>
          <w:t>RBT314: Total amount of all inputs must not be less than total amount of all outputs</w:t>
        </w:r>
        <w:r w:rsidR="00443526">
          <w:rPr>
            <w:noProof/>
            <w:webHidden/>
          </w:rPr>
          <w:tab/>
        </w:r>
        <w:r w:rsidR="00443526">
          <w:rPr>
            <w:noProof/>
            <w:webHidden/>
          </w:rPr>
          <w:fldChar w:fldCharType="begin"/>
        </w:r>
        <w:r w:rsidR="00443526">
          <w:rPr>
            <w:noProof/>
            <w:webHidden/>
          </w:rPr>
          <w:instrText xml:space="preserve"> PAGEREF _Toc88831329 \h </w:instrText>
        </w:r>
        <w:r w:rsidR="00443526">
          <w:rPr>
            <w:noProof/>
            <w:webHidden/>
          </w:rPr>
        </w:r>
        <w:r w:rsidR="00443526">
          <w:rPr>
            <w:noProof/>
            <w:webHidden/>
          </w:rPr>
          <w:fldChar w:fldCharType="separate"/>
        </w:r>
        <w:r w:rsidR="00443526">
          <w:rPr>
            <w:noProof/>
            <w:webHidden/>
          </w:rPr>
          <w:t>20</w:t>
        </w:r>
        <w:r w:rsidR="00443526">
          <w:rPr>
            <w:noProof/>
            <w:webHidden/>
          </w:rPr>
          <w:fldChar w:fldCharType="end"/>
        </w:r>
      </w:hyperlink>
    </w:p>
    <w:p w14:paraId="779EE560" w14:textId="66433937" w:rsidR="00443526" w:rsidRDefault="00CF6228">
      <w:pPr>
        <w:pStyle w:val="TOC3"/>
        <w:tabs>
          <w:tab w:val="right" w:leader="dot" w:pos="9628"/>
        </w:tabs>
        <w:rPr>
          <w:rFonts w:eastAsiaTheme="minorEastAsia" w:cstheme="minorBidi"/>
          <w:i w:val="0"/>
          <w:iCs w:val="0"/>
          <w:noProof/>
          <w:sz w:val="22"/>
          <w:szCs w:val="22"/>
        </w:rPr>
      </w:pPr>
      <w:hyperlink w:anchor="_Toc88831330" w:history="1">
        <w:r w:rsidR="00443526" w:rsidRPr="00B93148">
          <w:rPr>
            <w:rStyle w:val="Hyperlink"/>
            <w:noProof/>
          </w:rPr>
          <w:t>RBT317: Transaction must not spend consensus frozen TXOs</w:t>
        </w:r>
        <w:r w:rsidR="00443526">
          <w:rPr>
            <w:noProof/>
            <w:webHidden/>
          </w:rPr>
          <w:tab/>
        </w:r>
        <w:r w:rsidR="00443526">
          <w:rPr>
            <w:noProof/>
            <w:webHidden/>
          </w:rPr>
          <w:fldChar w:fldCharType="begin"/>
        </w:r>
        <w:r w:rsidR="00443526">
          <w:rPr>
            <w:noProof/>
            <w:webHidden/>
          </w:rPr>
          <w:instrText xml:space="preserve"> PAGEREF _Toc88831330 \h </w:instrText>
        </w:r>
        <w:r w:rsidR="00443526">
          <w:rPr>
            <w:noProof/>
            <w:webHidden/>
          </w:rPr>
        </w:r>
        <w:r w:rsidR="00443526">
          <w:rPr>
            <w:noProof/>
            <w:webHidden/>
          </w:rPr>
          <w:fldChar w:fldCharType="separate"/>
        </w:r>
        <w:r w:rsidR="00443526">
          <w:rPr>
            <w:noProof/>
            <w:webHidden/>
          </w:rPr>
          <w:t>20</w:t>
        </w:r>
        <w:r w:rsidR="00443526">
          <w:rPr>
            <w:noProof/>
            <w:webHidden/>
          </w:rPr>
          <w:fldChar w:fldCharType="end"/>
        </w:r>
      </w:hyperlink>
    </w:p>
    <w:p w14:paraId="25D28219" w14:textId="3842FD66" w:rsidR="00443526" w:rsidRDefault="00CF6228">
      <w:pPr>
        <w:pStyle w:val="TOC2"/>
        <w:tabs>
          <w:tab w:val="right" w:leader="dot" w:pos="9628"/>
        </w:tabs>
        <w:rPr>
          <w:rFonts w:eastAsiaTheme="minorEastAsia" w:cstheme="minorBidi"/>
          <w:smallCaps w:val="0"/>
          <w:noProof/>
          <w:sz w:val="22"/>
          <w:szCs w:val="22"/>
        </w:rPr>
      </w:pPr>
      <w:hyperlink w:anchor="_Toc88831331" w:history="1">
        <w:r w:rsidR="00443526" w:rsidRPr="00B93148">
          <w:rPr>
            <w:rStyle w:val="Hyperlink"/>
            <w:noProof/>
          </w:rPr>
          <w:t>Transaction level rules in mempool</w:t>
        </w:r>
        <w:r w:rsidR="00443526">
          <w:rPr>
            <w:noProof/>
            <w:webHidden/>
          </w:rPr>
          <w:tab/>
        </w:r>
        <w:r w:rsidR="00443526">
          <w:rPr>
            <w:noProof/>
            <w:webHidden/>
          </w:rPr>
          <w:fldChar w:fldCharType="begin"/>
        </w:r>
        <w:r w:rsidR="00443526">
          <w:rPr>
            <w:noProof/>
            <w:webHidden/>
          </w:rPr>
          <w:instrText xml:space="preserve"> PAGEREF _Toc88831331 \h </w:instrText>
        </w:r>
        <w:r w:rsidR="00443526">
          <w:rPr>
            <w:noProof/>
            <w:webHidden/>
          </w:rPr>
        </w:r>
        <w:r w:rsidR="00443526">
          <w:rPr>
            <w:noProof/>
            <w:webHidden/>
          </w:rPr>
          <w:fldChar w:fldCharType="separate"/>
        </w:r>
        <w:r w:rsidR="00443526">
          <w:rPr>
            <w:noProof/>
            <w:webHidden/>
          </w:rPr>
          <w:t>20</w:t>
        </w:r>
        <w:r w:rsidR="00443526">
          <w:rPr>
            <w:noProof/>
            <w:webHidden/>
          </w:rPr>
          <w:fldChar w:fldCharType="end"/>
        </w:r>
      </w:hyperlink>
    </w:p>
    <w:p w14:paraId="17D5B40E" w14:textId="7A64CEF6" w:rsidR="00443526" w:rsidRDefault="00CF6228">
      <w:pPr>
        <w:pStyle w:val="TOC3"/>
        <w:tabs>
          <w:tab w:val="right" w:leader="dot" w:pos="9628"/>
        </w:tabs>
        <w:rPr>
          <w:rFonts w:eastAsiaTheme="minorEastAsia" w:cstheme="minorBidi"/>
          <w:i w:val="0"/>
          <w:iCs w:val="0"/>
          <w:noProof/>
          <w:sz w:val="22"/>
          <w:szCs w:val="22"/>
        </w:rPr>
      </w:pPr>
      <w:hyperlink w:anchor="_Toc88831332" w:history="1">
        <w:r w:rsidR="00443526" w:rsidRPr="00B93148">
          <w:rPr>
            <w:rStyle w:val="Hyperlink"/>
            <w:noProof/>
          </w:rPr>
          <w:t>RMT211: Transaction must be syntactically valid</w:t>
        </w:r>
        <w:r w:rsidR="00443526">
          <w:rPr>
            <w:noProof/>
            <w:webHidden/>
          </w:rPr>
          <w:tab/>
        </w:r>
        <w:r w:rsidR="00443526">
          <w:rPr>
            <w:noProof/>
            <w:webHidden/>
          </w:rPr>
          <w:fldChar w:fldCharType="begin"/>
        </w:r>
        <w:r w:rsidR="00443526">
          <w:rPr>
            <w:noProof/>
            <w:webHidden/>
          </w:rPr>
          <w:instrText xml:space="preserve"> PAGEREF _Toc88831332 \h </w:instrText>
        </w:r>
        <w:r w:rsidR="00443526">
          <w:rPr>
            <w:noProof/>
            <w:webHidden/>
          </w:rPr>
        </w:r>
        <w:r w:rsidR="00443526">
          <w:rPr>
            <w:noProof/>
            <w:webHidden/>
          </w:rPr>
          <w:fldChar w:fldCharType="separate"/>
        </w:r>
        <w:r w:rsidR="00443526">
          <w:rPr>
            <w:noProof/>
            <w:webHidden/>
          </w:rPr>
          <w:t>21</w:t>
        </w:r>
        <w:r w:rsidR="00443526">
          <w:rPr>
            <w:noProof/>
            <w:webHidden/>
          </w:rPr>
          <w:fldChar w:fldCharType="end"/>
        </w:r>
      </w:hyperlink>
    </w:p>
    <w:p w14:paraId="7C692EAF" w14:textId="247B9511" w:rsidR="00443526" w:rsidRDefault="00CF6228">
      <w:pPr>
        <w:pStyle w:val="TOC3"/>
        <w:tabs>
          <w:tab w:val="right" w:leader="dot" w:pos="9628"/>
        </w:tabs>
        <w:rPr>
          <w:rFonts w:eastAsiaTheme="minorEastAsia" w:cstheme="minorBidi"/>
          <w:i w:val="0"/>
          <w:iCs w:val="0"/>
          <w:noProof/>
          <w:sz w:val="22"/>
          <w:szCs w:val="22"/>
        </w:rPr>
      </w:pPr>
      <w:hyperlink w:anchor="_Toc88831333" w:history="1">
        <w:r w:rsidR="00443526" w:rsidRPr="00B93148">
          <w:rPr>
            <w:rStyle w:val="Hyperlink"/>
            <w:noProof/>
          </w:rPr>
          <w:t>RMT221: Transaction must not be coinbase</w:t>
        </w:r>
        <w:r w:rsidR="00443526">
          <w:rPr>
            <w:noProof/>
            <w:webHidden/>
          </w:rPr>
          <w:tab/>
        </w:r>
        <w:r w:rsidR="00443526">
          <w:rPr>
            <w:noProof/>
            <w:webHidden/>
          </w:rPr>
          <w:fldChar w:fldCharType="begin"/>
        </w:r>
        <w:r w:rsidR="00443526">
          <w:rPr>
            <w:noProof/>
            <w:webHidden/>
          </w:rPr>
          <w:instrText xml:space="preserve"> PAGEREF _Toc88831333 \h </w:instrText>
        </w:r>
        <w:r w:rsidR="00443526">
          <w:rPr>
            <w:noProof/>
            <w:webHidden/>
          </w:rPr>
        </w:r>
        <w:r w:rsidR="00443526">
          <w:rPr>
            <w:noProof/>
            <w:webHidden/>
          </w:rPr>
          <w:fldChar w:fldCharType="separate"/>
        </w:r>
        <w:r w:rsidR="00443526">
          <w:rPr>
            <w:noProof/>
            <w:webHidden/>
          </w:rPr>
          <w:t>21</w:t>
        </w:r>
        <w:r w:rsidR="00443526">
          <w:rPr>
            <w:noProof/>
            <w:webHidden/>
          </w:rPr>
          <w:fldChar w:fldCharType="end"/>
        </w:r>
      </w:hyperlink>
    </w:p>
    <w:p w14:paraId="6A30F937" w14:textId="312FB68C" w:rsidR="00443526" w:rsidRDefault="00CF6228">
      <w:pPr>
        <w:pStyle w:val="TOC3"/>
        <w:tabs>
          <w:tab w:val="right" w:leader="dot" w:pos="9628"/>
        </w:tabs>
        <w:rPr>
          <w:rFonts w:eastAsiaTheme="minorEastAsia" w:cstheme="minorBidi"/>
          <w:i w:val="0"/>
          <w:iCs w:val="0"/>
          <w:noProof/>
          <w:sz w:val="22"/>
          <w:szCs w:val="22"/>
        </w:rPr>
      </w:pPr>
      <w:hyperlink w:anchor="_Toc88831334" w:history="1">
        <w:r w:rsidR="00443526" w:rsidRPr="00B93148">
          <w:rPr>
            <w:rStyle w:val="Hyperlink"/>
            <w:noProof/>
          </w:rPr>
          <w:t>RMT222: No output must be P2SH</w:t>
        </w:r>
        <w:r w:rsidR="00443526">
          <w:rPr>
            <w:noProof/>
            <w:webHidden/>
          </w:rPr>
          <w:tab/>
        </w:r>
        <w:r w:rsidR="00443526">
          <w:rPr>
            <w:noProof/>
            <w:webHidden/>
          </w:rPr>
          <w:fldChar w:fldCharType="begin"/>
        </w:r>
        <w:r w:rsidR="00443526">
          <w:rPr>
            <w:noProof/>
            <w:webHidden/>
          </w:rPr>
          <w:instrText xml:space="preserve"> PAGEREF _Toc88831334 \h </w:instrText>
        </w:r>
        <w:r w:rsidR="00443526">
          <w:rPr>
            <w:noProof/>
            <w:webHidden/>
          </w:rPr>
        </w:r>
        <w:r w:rsidR="00443526">
          <w:rPr>
            <w:noProof/>
            <w:webHidden/>
          </w:rPr>
          <w:fldChar w:fldCharType="separate"/>
        </w:r>
        <w:r w:rsidR="00443526">
          <w:rPr>
            <w:noProof/>
            <w:webHidden/>
          </w:rPr>
          <w:t>21</w:t>
        </w:r>
        <w:r w:rsidR="00443526">
          <w:rPr>
            <w:noProof/>
            <w:webHidden/>
          </w:rPr>
          <w:fldChar w:fldCharType="end"/>
        </w:r>
      </w:hyperlink>
    </w:p>
    <w:p w14:paraId="73D5A6BE" w14:textId="5F95B36C" w:rsidR="00443526" w:rsidRDefault="00CF6228">
      <w:pPr>
        <w:pStyle w:val="TOC3"/>
        <w:tabs>
          <w:tab w:val="right" w:leader="dot" w:pos="9628"/>
        </w:tabs>
        <w:rPr>
          <w:rFonts w:eastAsiaTheme="minorEastAsia" w:cstheme="minorBidi"/>
          <w:i w:val="0"/>
          <w:iCs w:val="0"/>
          <w:noProof/>
          <w:sz w:val="22"/>
          <w:szCs w:val="22"/>
        </w:rPr>
      </w:pPr>
      <w:hyperlink w:anchor="_Toc88831335" w:history="1">
        <w:r w:rsidR="00443526" w:rsidRPr="00B93148">
          <w:rPr>
            <w:rStyle w:val="Hyperlink"/>
            <w:noProof/>
          </w:rPr>
          <w:t>RMT223: No input must be NULL or duplicated</w:t>
        </w:r>
        <w:r w:rsidR="00443526">
          <w:rPr>
            <w:noProof/>
            <w:webHidden/>
          </w:rPr>
          <w:tab/>
        </w:r>
        <w:r w:rsidR="00443526">
          <w:rPr>
            <w:noProof/>
            <w:webHidden/>
          </w:rPr>
          <w:fldChar w:fldCharType="begin"/>
        </w:r>
        <w:r w:rsidR="00443526">
          <w:rPr>
            <w:noProof/>
            <w:webHidden/>
          </w:rPr>
          <w:instrText xml:space="preserve"> PAGEREF _Toc88831335 \h </w:instrText>
        </w:r>
        <w:r w:rsidR="00443526">
          <w:rPr>
            <w:noProof/>
            <w:webHidden/>
          </w:rPr>
        </w:r>
        <w:r w:rsidR="00443526">
          <w:rPr>
            <w:noProof/>
            <w:webHidden/>
          </w:rPr>
          <w:fldChar w:fldCharType="separate"/>
        </w:r>
        <w:r w:rsidR="00443526">
          <w:rPr>
            <w:noProof/>
            <w:webHidden/>
          </w:rPr>
          <w:t>21</w:t>
        </w:r>
        <w:r w:rsidR="00443526">
          <w:rPr>
            <w:noProof/>
            <w:webHidden/>
          </w:rPr>
          <w:fldChar w:fldCharType="end"/>
        </w:r>
      </w:hyperlink>
    </w:p>
    <w:p w14:paraId="666AB936" w14:textId="506828B6" w:rsidR="00443526" w:rsidRDefault="00CF6228">
      <w:pPr>
        <w:pStyle w:val="TOC3"/>
        <w:tabs>
          <w:tab w:val="right" w:leader="dot" w:pos="9628"/>
        </w:tabs>
        <w:rPr>
          <w:rFonts w:eastAsiaTheme="minorEastAsia" w:cstheme="minorBidi"/>
          <w:i w:val="0"/>
          <w:iCs w:val="0"/>
          <w:noProof/>
          <w:sz w:val="22"/>
          <w:szCs w:val="22"/>
        </w:rPr>
      </w:pPr>
      <w:hyperlink w:anchor="_Toc88831336" w:history="1">
        <w:r w:rsidR="00443526" w:rsidRPr="00B93148">
          <w:rPr>
            <w:rStyle w:val="Hyperlink"/>
            <w:noProof/>
          </w:rPr>
          <w:t>RMT241: Check if transaction is standard</w:t>
        </w:r>
        <w:r w:rsidR="00443526">
          <w:rPr>
            <w:noProof/>
            <w:webHidden/>
          </w:rPr>
          <w:tab/>
        </w:r>
        <w:r w:rsidR="00443526">
          <w:rPr>
            <w:noProof/>
            <w:webHidden/>
          </w:rPr>
          <w:fldChar w:fldCharType="begin"/>
        </w:r>
        <w:r w:rsidR="00443526">
          <w:rPr>
            <w:noProof/>
            <w:webHidden/>
          </w:rPr>
          <w:instrText xml:space="preserve"> PAGEREF _Toc88831336 \h </w:instrText>
        </w:r>
        <w:r w:rsidR="00443526">
          <w:rPr>
            <w:noProof/>
            <w:webHidden/>
          </w:rPr>
        </w:r>
        <w:r w:rsidR="00443526">
          <w:rPr>
            <w:noProof/>
            <w:webHidden/>
          </w:rPr>
          <w:fldChar w:fldCharType="separate"/>
        </w:r>
        <w:r w:rsidR="00443526">
          <w:rPr>
            <w:noProof/>
            <w:webHidden/>
          </w:rPr>
          <w:t>21</w:t>
        </w:r>
        <w:r w:rsidR="00443526">
          <w:rPr>
            <w:noProof/>
            <w:webHidden/>
          </w:rPr>
          <w:fldChar w:fldCharType="end"/>
        </w:r>
      </w:hyperlink>
    </w:p>
    <w:p w14:paraId="275045EE" w14:textId="1770C367" w:rsidR="00443526" w:rsidRDefault="00CF6228">
      <w:pPr>
        <w:pStyle w:val="TOC3"/>
        <w:tabs>
          <w:tab w:val="right" w:leader="dot" w:pos="9628"/>
        </w:tabs>
        <w:rPr>
          <w:rFonts w:eastAsiaTheme="minorEastAsia" w:cstheme="minorBidi"/>
          <w:i w:val="0"/>
          <w:iCs w:val="0"/>
          <w:noProof/>
          <w:sz w:val="22"/>
          <w:szCs w:val="22"/>
        </w:rPr>
      </w:pPr>
      <w:hyperlink w:anchor="_Toc88831337" w:history="1">
        <w:r w:rsidR="00443526" w:rsidRPr="00B93148">
          <w:rPr>
            <w:rStyle w:val="Hyperlink"/>
            <w:noProof/>
          </w:rPr>
          <w:t>RMT242: Non-final transaction must be minable in the next block</w:t>
        </w:r>
        <w:r w:rsidR="00443526">
          <w:rPr>
            <w:noProof/>
            <w:webHidden/>
          </w:rPr>
          <w:tab/>
        </w:r>
        <w:r w:rsidR="00443526">
          <w:rPr>
            <w:noProof/>
            <w:webHidden/>
          </w:rPr>
          <w:fldChar w:fldCharType="begin"/>
        </w:r>
        <w:r w:rsidR="00443526">
          <w:rPr>
            <w:noProof/>
            <w:webHidden/>
          </w:rPr>
          <w:instrText xml:space="preserve"> PAGEREF _Toc88831337 \h </w:instrText>
        </w:r>
        <w:r w:rsidR="00443526">
          <w:rPr>
            <w:noProof/>
            <w:webHidden/>
          </w:rPr>
        </w:r>
        <w:r w:rsidR="00443526">
          <w:rPr>
            <w:noProof/>
            <w:webHidden/>
          </w:rPr>
          <w:fldChar w:fldCharType="separate"/>
        </w:r>
        <w:r w:rsidR="00443526">
          <w:rPr>
            <w:noProof/>
            <w:webHidden/>
          </w:rPr>
          <w:t>22</w:t>
        </w:r>
        <w:r w:rsidR="00443526">
          <w:rPr>
            <w:noProof/>
            <w:webHidden/>
          </w:rPr>
          <w:fldChar w:fldCharType="end"/>
        </w:r>
      </w:hyperlink>
    </w:p>
    <w:p w14:paraId="4D9771DC" w14:textId="39CD8718" w:rsidR="00443526" w:rsidRDefault="00CF6228">
      <w:pPr>
        <w:pStyle w:val="TOC3"/>
        <w:tabs>
          <w:tab w:val="right" w:leader="dot" w:pos="9628"/>
        </w:tabs>
        <w:rPr>
          <w:rFonts w:eastAsiaTheme="minorEastAsia" w:cstheme="minorBidi"/>
          <w:i w:val="0"/>
          <w:iCs w:val="0"/>
          <w:noProof/>
          <w:sz w:val="22"/>
          <w:szCs w:val="22"/>
        </w:rPr>
      </w:pPr>
      <w:hyperlink w:anchor="_Toc88831338" w:history="1">
        <w:r w:rsidR="00443526" w:rsidRPr="00B93148">
          <w:rPr>
            <w:rStyle w:val="Hyperlink"/>
            <w:noProof/>
          </w:rPr>
          <w:t>RMT243: Transaction must not already exist in mempool</w:t>
        </w:r>
        <w:r w:rsidR="00443526">
          <w:rPr>
            <w:noProof/>
            <w:webHidden/>
          </w:rPr>
          <w:tab/>
        </w:r>
        <w:r w:rsidR="00443526">
          <w:rPr>
            <w:noProof/>
            <w:webHidden/>
          </w:rPr>
          <w:fldChar w:fldCharType="begin"/>
        </w:r>
        <w:r w:rsidR="00443526">
          <w:rPr>
            <w:noProof/>
            <w:webHidden/>
          </w:rPr>
          <w:instrText xml:space="preserve"> PAGEREF _Toc88831338 \h </w:instrText>
        </w:r>
        <w:r w:rsidR="00443526">
          <w:rPr>
            <w:noProof/>
            <w:webHidden/>
          </w:rPr>
        </w:r>
        <w:r w:rsidR="00443526">
          <w:rPr>
            <w:noProof/>
            <w:webHidden/>
          </w:rPr>
          <w:fldChar w:fldCharType="separate"/>
        </w:r>
        <w:r w:rsidR="00443526">
          <w:rPr>
            <w:noProof/>
            <w:webHidden/>
          </w:rPr>
          <w:t>23</w:t>
        </w:r>
        <w:r w:rsidR="00443526">
          <w:rPr>
            <w:noProof/>
            <w:webHidden/>
          </w:rPr>
          <w:fldChar w:fldCharType="end"/>
        </w:r>
      </w:hyperlink>
    </w:p>
    <w:p w14:paraId="45F7D9D1" w14:textId="03CE8912" w:rsidR="00443526" w:rsidRDefault="00CF6228">
      <w:pPr>
        <w:pStyle w:val="TOC3"/>
        <w:tabs>
          <w:tab w:val="right" w:leader="dot" w:pos="9628"/>
        </w:tabs>
        <w:rPr>
          <w:rFonts w:eastAsiaTheme="minorEastAsia" w:cstheme="minorBidi"/>
          <w:i w:val="0"/>
          <w:iCs w:val="0"/>
          <w:noProof/>
          <w:sz w:val="22"/>
          <w:szCs w:val="22"/>
        </w:rPr>
      </w:pPr>
      <w:hyperlink w:anchor="_Toc88831339" w:history="1">
        <w:r w:rsidR="00443526" w:rsidRPr="00B93148">
          <w:rPr>
            <w:rStyle w:val="Hyperlink"/>
            <w:noProof/>
          </w:rPr>
          <w:t>RMT244: Must not conflict with in-memory transactions</w:t>
        </w:r>
        <w:r w:rsidR="00443526">
          <w:rPr>
            <w:noProof/>
            <w:webHidden/>
          </w:rPr>
          <w:tab/>
        </w:r>
        <w:r w:rsidR="00443526">
          <w:rPr>
            <w:noProof/>
            <w:webHidden/>
          </w:rPr>
          <w:fldChar w:fldCharType="begin"/>
        </w:r>
        <w:r w:rsidR="00443526">
          <w:rPr>
            <w:noProof/>
            <w:webHidden/>
          </w:rPr>
          <w:instrText xml:space="preserve"> PAGEREF _Toc88831339 \h </w:instrText>
        </w:r>
        <w:r w:rsidR="00443526">
          <w:rPr>
            <w:noProof/>
            <w:webHidden/>
          </w:rPr>
        </w:r>
        <w:r w:rsidR="00443526">
          <w:rPr>
            <w:noProof/>
            <w:webHidden/>
          </w:rPr>
          <w:fldChar w:fldCharType="separate"/>
        </w:r>
        <w:r w:rsidR="00443526">
          <w:rPr>
            <w:noProof/>
            <w:webHidden/>
          </w:rPr>
          <w:t>23</w:t>
        </w:r>
        <w:r w:rsidR="00443526">
          <w:rPr>
            <w:noProof/>
            <w:webHidden/>
          </w:rPr>
          <w:fldChar w:fldCharType="end"/>
        </w:r>
      </w:hyperlink>
    </w:p>
    <w:p w14:paraId="506BF90C" w14:textId="09281D29" w:rsidR="00443526" w:rsidRDefault="00CF6228">
      <w:pPr>
        <w:pStyle w:val="TOC3"/>
        <w:tabs>
          <w:tab w:val="right" w:leader="dot" w:pos="9628"/>
        </w:tabs>
        <w:rPr>
          <w:rFonts w:eastAsiaTheme="minorEastAsia" w:cstheme="minorBidi"/>
          <w:i w:val="0"/>
          <w:iCs w:val="0"/>
          <w:noProof/>
          <w:sz w:val="22"/>
          <w:szCs w:val="22"/>
        </w:rPr>
      </w:pPr>
      <w:hyperlink w:anchor="_Toc88831340" w:history="1">
        <w:r w:rsidR="00443526" w:rsidRPr="00B93148">
          <w:rPr>
            <w:rStyle w:val="Hyperlink"/>
            <w:noProof/>
          </w:rPr>
          <w:t>RMT246: All inputs must not be too big</w:t>
        </w:r>
        <w:r w:rsidR="00443526">
          <w:rPr>
            <w:noProof/>
            <w:webHidden/>
          </w:rPr>
          <w:tab/>
        </w:r>
        <w:r w:rsidR="00443526">
          <w:rPr>
            <w:noProof/>
            <w:webHidden/>
          </w:rPr>
          <w:fldChar w:fldCharType="begin"/>
        </w:r>
        <w:r w:rsidR="00443526">
          <w:rPr>
            <w:noProof/>
            <w:webHidden/>
          </w:rPr>
          <w:instrText xml:space="preserve"> PAGEREF _Toc88831340 \h </w:instrText>
        </w:r>
        <w:r w:rsidR="00443526">
          <w:rPr>
            <w:noProof/>
            <w:webHidden/>
          </w:rPr>
        </w:r>
        <w:r w:rsidR="00443526">
          <w:rPr>
            <w:noProof/>
            <w:webHidden/>
          </w:rPr>
          <w:fldChar w:fldCharType="separate"/>
        </w:r>
        <w:r w:rsidR="00443526">
          <w:rPr>
            <w:noProof/>
            <w:webHidden/>
          </w:rPr>
          <w:t>23</w:t>
        </w:r>
        <w:r w:rsidR="00443526">
          <w:rPr>
            <w:noProof/>
            <w:webHidden/>
          </w:rPr>
          <w:fldChar w:fldCharType="end"/>
        </w:r>
      </w:hyperlink>
    </w:p>
    <w:p w14:paraId="593E1E32" w14:textId="4AA9266A" w:rsidR="00443526" w:rsidRDefault="00CF6228">
      <w:pPr>
        <w:pStyle w:val="TOC3"/>
        <w:tabs>
          <w:tab w:val="right" w:leader="dot" w:pos="9628"/>
        </w:tabs>
        <w:rPr>
          <w:rFonts w:eastAsiaTheme="minorEastAsia" w:cstheme="minorBidi"/>
          <w:i w:val="0"/>
          <w:iCs w:val="0"/>
          <w:noProof/>
          <w:sz w:val="22"/>
          <w:szCs w:val="22"/>
        </w:rPr>
      </w:pPr>
      <w:hyperlink w:anchor="_Toc88831341" w:history="1">
        <w:r w:rsidR="00443526" w:rsidRPr="00B93148">
          <w:rPr>
            <w:rStyle w:val="Hyperlink"/>
            <w:noProof/>
          </w:rPr>
          <w:t>RMT248: Check if all transaction inputs refer to outputs with standard scripts</w:t>
        </w:r>
        <w:r w:rsidR="00443526">
          <w:rPr>
            <w:noProof/>
            <w:webHidden/>
          </w:rPr>
          <w:tab/>
        </w:r>
        <w:r w:rsidR="00443526">
          <w:rPr>
            <w:noProof/>
            <w:webHidden/>
          </w:rPr>
          <w:fldChar w:fldCharType="begin"/>
        </w:r>
        <w:r w:rsidR="00443526">
          <w:rPr>
            <w:noProof/>
            <w:webHidden/>
          </w:rPr>
          <w:instrText xml:space="preserve"> PAGEREF _Toc88831341 \h </w:instrText>
        </w:r>
        <w:r w:rsidR="00443526">
          <w:rPr>
            <w:noProof/>
            <w:webHidden/>
          </w:rPr>
        </w:r>
        <w:r w:rsidR="00443526">
          <w:rPr>
            <w:noProof/>
            <w:webHidden/>
          </w:rPr>
          <w:fldChar w:fldCharType="separate"/>
        </w:r>
        <w:r w:rsidR="00443526">
          <w:rPr>
            <w:noProof/>
            <w:webHidden/>
          </w:rPr>
          <w:t>24</w:t>
        </w:r>
        <w:r w:rsidR="00443526">
          <w:rPr>
            <w:noProof/>
            <w:webHidden/>
          </w:rPr>
          <w:fldChar w:fldCharType="end"/>
        </w:r>
      </w:hyperlink>
    </w:p>
    <w:p w14:paraId="3F194007" w14:textId="73F1E07C" w:rsidR="00443526" w:rsidRDefault="00CF6228">
      <w:pPr>
        <w:pStyle w:val="TOC3"/>
        <w:tabs>
          <w:tab w:val="right" w:leader="dot" w:pos="9628"/>
        </w:tabs>
        <w:rPr>
          <w:rFonts w:eastAsiaTheme="minorEastAsia" w:cstheme="minorBidi"/>
          <w:i w:val="0"/>
          <w:iCs w:val="0"/>
          <w:noProof/>
          <w:sz w:val="22"/>
          <w:szCs w:val="22"/>
        </w:rPr>
      </w:pPr>
      <w:hyperlink w:anchor="_Toc88831342" w:history="1">
        <w:r w:rsidR="00443526" w:rsidRPr="00B93148">
          <w:rPr>
            <w:rStyle w:val="Hyperlink"/>
            <w:noProof/>
          </w:rPr>
          <w:t>RMT249: Transaction validation must not take too long</w:t>
        </w:r>
        <w:r w:rsidR="00443526">
          <w:rPr>
            <w:noProof/>
            <w:webHidden/>
          </w:rPr>
          <w:tab/>
        </w:r>
        <w:r w:rsidR="00443526">
          <w:rPr>
            <w:noProof/>
            <w:webHidden/>
          </w:rPr>
          <w:fldChar w:fldCharType="begin"/>
        </w:r>
        <w:r w:rsidR="00443526">
          <w:rPr>
            <w:noProof/>
            <w:webHidden/>
          </w:rPr>
          <w:instrText xml:space="preserve"> PAGEREF _Toc88831342 \h </w:instrText>
        </w:r>
        <w:r w:rsidR="00443526">
          <w:rPr>
            <w:noProof/>
            <w:webHidden/>
          </w:rPr>
        </w:r>
        <w:r w:rsidR="00443526">
          <w:rPr>
            <w:noProof/>
            <w:webHidden/>
          </w:rPr>
          <w:fldChar w:fldCharType="separate"/>
        </w:r>
        <w:r w:rsidR="00443526">
          <w:rPr>
            <w:noProof/>
            <w:webHidden/>
          </w:rPr>
          <w:t>24</w:t>
        </w:r>
        <w:r w:rsidR="00443526">
          <w:rPr>
            <w:noProof/>
            <w:webHidden/>
          </w:rPr>
          <w:fldChar w:fldCharType="end"/>
        </w:r>
      </w:hyperlink>
    </w:p>
    <w:p w14:paraId="46BA1A8B" w14:textId="5EAFFE19" w:rsidR="00443526" w:rsidRDefault="00CF6228">
      <w:pPr>
        <w:pStyle w:val="TOC3"/>
        <w:tabs>
          <w:tab w:val="right" w:leader="dot" w:pos="9628"/>
        </w:tabs>
        <w:rPr>
          <w:rFonts w:eastAsiaTheme="minorEastAsia" w:cstheme="minorBidi"/>
          <w:i w:val="0"/>
          <w:iCs w:val="0"/>
          <w:noProof/>
          <w:sz w:val="22"/>
          <w:szCs w:val="22"/>
        </w:rPr>
      </w:pPr>
      <w:hyperlink w:anchor="_Toc88831343" w:history="1">
        <w:r w:rsidR="00443526" w:rsidRPr="00B93148">
          <w:rPr>
            <w:rStyle w:val="Hyperlink"/>
            <w:noProof/>
          </w:rPr>
          <w:t>RMT250: Sigops count must be below specified limit</w:t>
        </w:r>
        <w:r w:rsidR="00443526">
          <w:rPr>
            <w:noProof/>
            <w:webHidden/>
          </w:rPr>
          <w:tab/>
        </w:r>
        <w:r w:rsidR="00443526">
          <w:rPr>
            <w:noProof/>
            <w:webHidden/>
          </w:rPr>
          <w:fldChar w:fldCharType="begin"/>
        </w:r>
        <w:r w:rsidR="00443526">
          <w:rPr>
            <w:noProof/>
            <w:webHidden/>
          </w:rPr>
          <w:instrText xml:space="preserve"> PAGEREF _Toc88831343 \h </w:instrText>
        </w:r>
        <w:r w:rsidR="00443526">
          <w:rPr>
            <w:noProof/>
            <w:webHidden/>
          </w:rPr>
        </w:r>
        <w:r w:rsidR="00443526">
          <w:rPr>
            <w:noProof/>
            <w:webHidden/>
          </w:rPr>
          <w:fldChar w:fldCharType="separate"/>
        </w:r>
        <w:r w:rsidR="00443526">
          <w:rPr>
            <w:noProof/>
            <w:webHidden/>
          </w:rPr>
          <w:t>25</w:t>
        </w:r>
        <w:r w:rsidR="00443526">
          <w:rPr>
            <w:noProof/>
            <w:webHidden/>
          </w:rPr>
          <w:fldChar w:fldCharType="end"/>
        </w:r>
      </w:hyperlink>
    </w:p>
    <w:p w14:paraId="6C9923B4" w14:textId="68177676" w:rsidR="00443526" w:rsidRDefault="00CF6228">
      <w:pPr>
        <w:pStyle w:val="TOC3"/>
        <w:tabs>
          <w:tab w:val="right" w:leader="dot" w:pos="9628"/>
        </w:tabs>
        <w:rPr>
          <w:rFonts w:eastAsiaTheme="minorEastAsia" w:cstheme="minorBidi"/>
          <w:i w:val="0"/>
          <w:iCs w:val="0"/>
          <w:noProof/>
          <w:sz w:val="22"/>
          <w:szCs w:val="22"/>
        </w:rPr>
      </w:pPr>
      <w:hyperlink w:anchor="_Toc88831344" w:history="1">
        <w:r w:rsidR="00443526" w:rsidRPr="00B93148">
          <w:rPr>
            <w:rStyle w:val="Hyperlink"/>
            <w:noProof/>
          </w:rPr>
          <w:t>RMT252: Fee must not be smaller than mempool minimal fee (reject fee)</w:t>
        </w:r>
        <w:r w:rsidR="00443526">
          <w:rPr>
            <w:noProof/>
            <w:webHidden/>
          </w:rPr>
          <w:tab/>
        </w:r>
        <w:r w:rsidR="00443526">
          <w:rPr>
            <w:noProof/>
            <w:webHidden/>
          </w:rPr>
          <w:fldChar w:fldCharType="begin"/>
        </w:r>
        <w:r w:rsidR="00443526">
          <w:rPr>
            <w:noProof/>
            <w:webHidden/>
          </w:rPr>
          <w:instrText xml:space="preserve"> PAGEREF _Toc88831344 \h </w:instrText>
        </w:r>
        <w:r w:rsidR="00443526">
          <w:rPr>
            <w:noProof/>
            <w:webHidden/>
          </w:rPr>
        </w:r>
        <w:r w:rsidR="00443526">
          <w:rPr>
            <w:noProof/>
            <w:webHidden/>
          </w:rPr>
          <w:fldChar w:fldCharType="separate"/>
        </w:r>
        <w:r w:rsidR="00443526">
          <w:rPr>
            <w:noProof/>
            <w:webHidden/>
          </w:rPr>
          <w:t>25</w:t>
        </w:r>
        <w:r w:rsidR="00443526">
          <w:rPr>
            <w:noProof/>
            <w:webHidden/>
          </w:rPr>
          <w:fldChar w:fldCharType="end"/>
        </w:r>
      </w:hyperlink>
    </w:p>
    <w:p w14:paraId="49FBAF18" w14:textId="49D49E3D" w:rsidR="00443526" w:rsidRDefault="00CF6228">
      <w:pPr>
        <w:pStyle w:val="TOC3"/>
        <w:tabs>
          <w:tab w:val="right" w:leader="dot" w:pos="9628"/>
        </w:tabs>
        <w:rPr>
          <w:rFonts w:eastAsiaTheme="minorEastAsia" w:cstheme="minorBidi"/>
          <w:i w:val="0"/>
          <w:iCs w:val="0"/>
          <w:noProof/>
          <w:sz w:val="22"/>
          <w:szCs w:val="22"/>
        </w:rPr>
      </w:pPr>
      <w:hyperlink w:anchor="_Toc88831345" w:history="1">
        <w:r w:rsidR="00443526" w:rsidRPr="00B93148">
          <w:rPr>
            <w:rStyle w:val="Hyperlink"/>
            <w:noProof/>
          </w:rPr>
          <w:t>RMT253: Transactions should have sufficient priority (relay fee)</w:t>
        </w:r>
        <w:r w:rsidR="00443526">
          <w:rPr>
            <w:noProof/>
            <w:webHidden/>
          </w:rPr>
          <w:tab/>
        </w:r>
        <w:r w:rsidR="00443526">
          <w:rPr>
            <w:noProof/>
            <w:webHidden/>
          </w:rPr>
          <w:fldChar w:fldCharType="begin"/>
        </w:r>
        <w:r w:rsidR="00443526">
          <w:rPr>
            <w:noProof/>
            <w:webHidden/>
          </w:rPr>
          <w:instrText xml:space="preserve"> PAGEREF _Toc88831345 \h </w:instrText>
        </w:r>
        <w:r w:rsidR="00443526">
          <w:rPr>
            <w:noProof/>
            <w:webHidden/>
          </w:rPr>
        </w:r>
        <w:r w:rsidR="00443526">
          <w:rPr>
            <w:noProof/>
            <w:webHidden/>
          </w:rPr>
          <w:fldChar w:fldCharType="separate"/>
        </w:r>
        <w:r w:rsidR="00443526">
          <w:rPr>
            <w:noProof/>
            <w:webHidden/>
          </w:rPr>
          <w:t>25</w:t>
        </w:r>
        <w:r w:rsidR="00443526">
          <w:rPr>
            <w:noProof/>
            <w:webHidden/>
          </w:rPr>
          <w:fldChar w:fldCharType="end"/>
        </w:r>
      </w:hyperlink>
    </w:p>
    <w:p w14:paraId="57790B8D" w14:textId="0C031342" w:rsidR="00443526" w:rsidRDefault="00CF6228">
      <w:pPr>
        <w:pStyle w:val="TOC3"/>
        <w:tabs>
          <w:tab w:val="right" w:leader="dot" w:pos="9628"/>
        </w:tabs>
        <w:rPr>
          <w:rFonts w:eastAsiaTheme="minorEastAsia" w:cstheme="minorBidi"/>
          <w:i w:val="0"/>
          <w:iCs w:val="0"/>
          <w:noProof/>
          <w:sz w:val="22"/>
          <w:szCs w:val="22"/>
        </w:rPr>
      </w:pPr>
      <w:hyperlink w:anchor="_Toc88831346" w:history="1">
        <w:r w:rsidR="00443526" w:rsidRPr="00B93148">
          <w:rPr>
            <w:rStyle w:val="Hyperlink"/>
            <w:noProof/>
          </w:rPr>
          <w:t>RMT255: Number of in-mempool ancestors must not be too high</w:t>
        </w:r>
        <w:r w:rsidR="00443526">
          <w:rPr>
            <w:noProof/>
            <w:webHidden/>
          </w:rPr>
          <w:tab/>
        </w:r>
        <w:r w:rsidR="00443526">
          <w:rPr>
            <w:noProof/>
            <w:webHidden/>
          </w:rPr>
          <w:fldChar w:fldCharType="begin"/>
        </w:r>
        <w:r w:rsidR="00443526">
          <w:rPr>
            <w:noProof/>
            <w:webHidden/>
          </w:rPr>
          <w:instrText xml:space="preserve"> PAGEREF _Toc88831346 \h </w:instrText>
        </w:r>
        <w:r w:rsidR="00443526">
          <w:rPr>
            <w:noProof/>
            <w:webHidden/>
          </w:rPr>
        </w:r>
        <w:r w:rsidR="00443526">
          <w:rPr>
            <w:noProof/>
            <w:webHidden/>
          </w:rPr>
          <w:fldChar w:fldCharType="separate"/>
        </w:r>
        <w:r w:rsidR="00443526">
          <w:rPr>
            <w:noProof/>
            <w:webHidden/>
          </w:rPr>
          <w:t>26</w:t>
        </w:r>
        <w:r w:rsidR="00443526">
          <w:rPr>
            <w:noProof/>
            <w:webHidden/>
          </w:rPr>
          <w:fldChar w:fldCharType="end"/>
        </w:r>
      </w:hyperlink>
    </w:p>
    <w:p w14:paraId="59BD0646" w14:textId="259A5405" w:rsidR="00443526" w:rsidRDefault="00CF6228">
      <w:pPr>
        <w:pStyle w:val="TOC3"/>
        <w:tabs>
          <w:tab w:val="right" w:leader="dot" w:pos="9628"/>
        </w:tabs>
        <w:rPr>
          <w:rFonts w:eastAsiaTheme="minorEastAsia" w:cstheme="minorBidi"/>
          <w:i w:val="0"/>
          <w:iCs w:val="0"/>
          <w:noProof/>
          <w:sz w:val="22"/>
          <w:szCs w:val="22"/>
        </w:rPr>
      </w:pPr>
      <w:hyperlink w:anchor="_Toc88831347" w:history="1">
        <w:r w:rsidR="00443526" w:rsidRPr="00B93148">
          <w:rPr>
            <w:rStyle w:val="Hyperlink"/>
            <w:noProof/>
          </w:rPr>
          <w:t>RMT258: Check double-spend attempt (DS detector)</w:t>
        </w:r>
        <w:r w:rsidR="00443526">
          <w:rPr>
            <w:noProof/>
            <w:webHidden/>
          </w:rPr>
          <w:tab/>
        </w:r>
        <w:r w:rsidR="00443526">
          <w:rPr>
            <w:noProof/>
            <w:webHidden/>
          </w:rPr>
          <w:fldChar w:fldCharType="begin"/>
        </w:r>
        <w:r w:rsidR="00443526">
          <w:rPr>
            <w:noProof/>
            <w:webHidden/>
          </w:rPr>
          <w:instrText xml:space="preserve"> PAGEREF _Toc88831347 \h </w:instrText>
        </w:r>
        <w:r w:rsidR="00443526">
          <w:rPr>
            <w:noProof/>
            <w:webHidden/>
          </w:rPr>
        </w:r>
        <w:r w:rsidR="00443526">
          <w:rPr>
            <w:noProof/>
            <w:webHidden/>
          </w:rPr>
          <w:fldChar w:fldCharType="separate"/>
        </w:r>
        <w:r w:rsidR="00443526">
          <w:rPr>
            <w:noProof/>
            <w:webHidden/>
          </w:rPr>
          <w:t>26</w:t>
        </w:r>
        <w:r w:rsidR="00443526">
          <w:rPr>
            <w:noProof/>
            <w:webHidden/>
          </w:rPr>
          <w:fldChar w:fldCharType="end"/>
        </w:r>
      </w:hyperlink>
    </w:p>
    <w:p w14:paraId="43A69468" w14:textId="4F72E387" w:rsidR="00443526" w:rsidRDefault="00CF6228">
      <w:pPr>
        <w:pStyle w:val="TOC3"/>
        <w:tabs>
          <w:tab w:val="right" w:leader="dot" w:pos="9628"/>
        </w:tabs>
        <w:rPr>
          <w:rFonts w:eastAsiaTheme="minorEastAsia" w:cstheme="minorBidi"/>
          <w:i w:val="0"/>
          <w:iCs w:val="0"/>
          <w:noProof/>
          <w:sz w:val="22"/>
          <w:szCs w:val="22"/>
        </w:rPr>
      </w:pPr>
      <w:hyperlink w:anchor="_Toc88831348" w:history="1">
        <w:r w:rsidR="00443526" w:rsidRPr="00B93148">
          <w:rPr>
            <w:rStyle w:val="Hyperlink"/>
            <w:noProof/>
          </w:rPr>
          <w:t>RMT301: All inputs must have valid scripts</w:t>
        </w:r>
        <w:r w:rsidR="00443526">
          <w:rPr>
            <w:noProof/>
            <w:webHidden/>
          </w:rPr>
          <w:tab/>
        </w:r>
        <w:r w:rsidR="00443526">
          <w:rPr>
            <w:noProof/>
            <w:webHidden/>
          </w:rPr>
          <w:fldChar w:fldCharType="begin"/>
        </w:r>
        <w:r w:rsidR="00443526">
          <w:rPr>
            <w:noProof/>
            <w:webHidden/>
          </w:rPr>
          <w:instrText xml:space="preserve"> PAGEREF _Toc88831348 \h </w:instrText>
        </w:r>
        <w:r w:rsidR="00443526">
          <w:rPr>
            <w:noProof/>
            <w:webHidden/>
          </w:rPr>
        </w:r>
        <w:r w:rsidR="00443526">
          <w:rPr>
            <w:noProof/>
            <w:webHidden/>
          </w:rPr>
          <w:fldChar w:fldCharType="separate"/>
        </w:r>
        <w:r w:rsidR="00443526">
          <w:rPr>
            <w:noProof/>
            <w:webHidden/>
          </w:rPr>
          <w:t>26</w:t>
        </w:r>
        <w:r w:rsidR="00443526">
          <w:rPr>
            <w:noProof/>
            <w:webHidden/>
          </w:rPr>
          <w:fldChar w:fldCharType="end"/>
        </w:r>
      </w:hyperlink>
    </w:p>
    <w:p w14:paraId="68981F9D" w14:textId="51151A76" w:rsidR="00443526" w:rsidRDefault="00CF6228">
      <w:pPr>
        <w:pStyle w:val="TOC3"/>
        <w:tabs>
          <w:tab w:val="right" w:leader="dot" w:pos="9628"/>
        </w:tabs>
        <w:rPr>
          <w:rFonts w:eastAsiaTheme="minorEastAsia" w:cstheme="minorBidi"/>
          <w:i w:val="0"/>
          <w:iCs w:val="0"/>
          <w:noProof/>
          <w:sz w:val="22"/>
          <w:szCs w:val="22"/>
        </w:rPr>
      </w:pPr>
      <w:hyperlink w:anchor="_Toc88831349" w:history="1">
        <w:r w:rsidR="00443526" w:rsidRPr="00B93148">
          <w:rPr>
            <w:rStyle w:val="Hyperlink"/>
            <w:noProof/>
          </w:rPr>
          <w:t>RMT311: All transaction inputs must be available and not spent</w:t>
        </w:r>
        <w:r w:rsidR="00443526">
          <w:rPr>
            <w:noProof/>
            <w:webHidden/>
          </w:rPr>
          <w:tab/>
        </w:r>
        <w:r w:rsidR="00443526">
          <w:rPr>
            <w:noProof/>
            <w:webHidden/>
          </w:rPr>
          <w:fldChar w:fldCharType="begin"/>
        </w:r>
        <w:r w:rsidR="00443526">
          <w:rPr>
            <w:noProof/>
            <w:webHidden/>
          </w:rPr>
          <w:instrText xml:space="preserve"> PAGEREF _Toc88831349 \h </w:instrText>
        </w:r>
        <w:r w:rsidR="00443526">
          <w:rPr>
            <w:noProof/>
            <w:webHidden/>
          </w:rPr>
        </w:r>
        <w:r w:rsidR="00443526">
          <w:rPr>
            <w:noProof/>
            <w:webHidden/>
          </w:rPr>
          <w:fldChar w:fldCharType="separate"/>
        </w:r>
        <w:r w:rsidR="00443526">
          <w:rPr>
            <w:noProof/>
            <w:webHidden/>
          </w:rPr>
          <w:t>27</w:t>
        </w:r>
        <w:r w:rsidR="00443526">
          <w:rPr>
            <w:noProof/>
            <w:webHidden/>
          </w:rPr>
          <w:fldChar w:fldCharType="end"/>
        </w:r>
      </w:hyperlink>
    </w:p>
    <w:p w14:paraId="2F01AEF7" w14:textId="2952F443" w:rsidR="00443526" w:rsidRDefault="00CF6228">
      <w:pPr>
        <w:pStyle w:val="TOC3"/>
        <w:tabs>
          <w:tab w:val="right" w:leader="dot" w:pos="9628"/>
        </w:tabs>
        <w:rPr>
          <w:rFonts w:eastAsiaTheme="minorEastAsia" w:cstheme="minorBidi"/>
          <w:i w:val="0"/>
          <w:iCs w:val="0"/>
          <w:noProof/>
          <w:sz w:val="22"/>
          <w:szCs w:val="22"/>
        </w:rPr>
      </w:pPr>
      <w:hyperlink w:anchor="_Toc88831350" w:history="1">
        <w:r w:rsidR="00443526" w:rsidRPr="00B93148">
          <w:rPr>
            <w:rStyle w:val="Hyperlink"/>
            <w:noProof/>
          </w:rPr>
          <w:t>RMT312: Outputs created by coinbase transaction must not be spent too soon</w:t>
        </w:r>
        <w:r w:rsidR="00443526">
          <w:rPr>
            <w:noProof/>
            <w:webHidden/>
          </w:rPr>
          <w:tab/>
        </w:r>
        <w:r w:rsidR="00443526">
          <w:rPr>
            <w:noProof/>
            <w:webHidden/>
          </w:rPr>
          <w:fldChar w:fldCharType="begin"/>
        </w:r>
        <w:r w:rsidR="00443526">
          <w:rPr>
            <w:noProof/>
            <w:webHidden/>
          </w:rPr>
          <w:instrText xml:space="preserve"> PAGEREF _Toc88831350 \h </w:instrText>
        </w:r>
        <w:r w:rsidR="00443526">
          <w:rPr>
            <w:noProof/>
            <w:webHidden/>
          </w:rPr>
        </w:r>
        <w:r w:rsidR="00443526">
          <w:rPr>
            <w:noProof/>
            <w:webHidden/>
          </w:rPr>
          <w:fldChar w:fldCharType="separate"/>
        </w:r>
        <w:r w:rsidR="00443526">
          <w:rPr>
            <w:noProof/>
            <w:webHidden/>
          </w:rPr>
          <w:t>28</w:t>
        </w:r>
        <w:r w:rsidR="00443526">
          <w:rPr>
            <w:noProof/>
            <w:webHidden/>
          </w:rPr>
          <w:fldChar w:fldCharType="end"/>
        </w:r>
      </w:hyperlink>
    </w:p>
    <w:p w14:paraId="6EA206E7" w14:textId="7F968750" w:rsidR="00443526" w:rsidRDefault="00CF6228">
      <w:pPr>
        <w:pStyle w:val="TOC3"/>
        <w:tabs>
          <w:tab w:val="right" w:leader="dot" w:pos="9628"/>
        </w:tabs>
        <w:rPr>
          <w:rFonts w:eastAsiaTheme="minorEastAsia" w:cstheme="minorBidi"/>
          <w:i w:val="0"/>
          <w:iCs w:val="0"/>
          <w:noProof/>
          <w:sz w:val="22"/>
          <w:szCs w:val="22"/>
        </w:rPr>
      </w:pPr>
      <w:hyperlink w:anchor="_Toc88831351" w:history="1">
        <w:r w:rsidR="00443526" w:rsidRPr="00B93148">
          <w:rPr>
            <w:rStyle w:val="Hyperlink"/>
            <w:noProof/>
          </w:rPr>
          <w:t>RMT313: Amount in all inputs must be within range</w:t>
        </w:r>
        <w:r w:rsidR="00443526">
          <w:rPr>
            <w:noProof/>
            <w:webHidden/>
          </w:rPr>
          <w:tab/>
        </w:r>
        <w:r w:rsidR="00443526">
          <w:rPr>
            <w:noProof/>
            <w:webHidden/>
          </w:rPr>
          <w:fldChar w:fldCharType="begin"/>
        </w:r>
        <w:r w:rsidR="00443526">
          <w:rPr>
            <w:noProof/>
            <w:webHidden/>
          </w:rPr>
          <w:instrText xml:space="preserve"> PAGEREF _Toc88831351 \h </w:instrText>
        </w:r>
        <w:r w:rsidR="00443526">
          <w:rPr>
            <w:noProof/>
            <w:webHidden/>
          </w:rPr>
        </w:r>
        <w:r w:rsidR="00443526">
          <w:rPr>
            <w:noProof/>
            <w:webHidden/>
          </w:rPr>
          <w:fldChar w:fldCharType="separate"/>
        </w:r>
        <w:r w:rsidR="00443526">
          <w:rPr>
            <w:noProof/>
            <w:webHidden/>
          </w:rPr>
          <w:t>28</w:t>
        </w:r>
        <w:r w:rsidR="00443526">
          <w:rPr>
            <w:noProof/>
            <w:webHidden/>
          </w:rPr>
          <w:fldChar w:fldCharType="end"/>
        </w:r>
      </w:hyperlink>
    </w:p>
    <w:p w14:paraId="58EFCF91" w14:textId="4CC4125A" w:rsidR="00443526" w:rsidRDefault="00CF6228">
      <w:pPr>
        <w:pStyle w:val="TOC3"/>
        <w:tabs>
          <w:tab w:val="right" w:leader="dot" w:pos="9628"/>
        </w:tabs>
        <w:rPr>
          <w:rFonts w:eastAsiaTheme="minorEastAsia" w:cstheme="minorBidi"/>
          <w:i w:val="0"/>
          <w:iCs w:val="0"/>
          <w:noProof/>
          <w:sz w:val="22"/>
          <w:szCs w:val="22"/>
        </w:rPr>
      </w:pPr>
      <w:hyperlink w:anchor="_Toc88831352" w:history="1">
        <w:r w:rsidR="00443526" w:rsidRPr="00B93148">
          <w:rPr>
            <w:rStyle w:val="Hyperlink"/>
            <w:noProof/>
          </w:rPr>
          <w:t>RMT314: Total amount of all inputs must not be less than total amount of all outputs</w:t>
        </w:r>
        <w:r w:rsidR="00443526">
          <w:rPr>
            <w:noProof/>
            <w:webHidden/>
          </w:rPr>
          <w:tab/>
        </w:r>
        <w:r w:rsidR="00443526">
          <w:rPr>
            <w:noProof/>
            <w:webHidden/>
          </w:rPr>
          <w:fldChar w:fldCharType="begin"/>
        </w:r>
        <w:r w:rsidR="00443526">
          <w:rPr>
            <w:noProof/>
            <w:webHidden/>
          </w:rPr>
          <w:instrText xml:space="preserve"> PAGEREF _Toc88831352 \h </w:instrText>
        </w:r>
        <w:r w:rsidR="00443526">
          <w:rPr>
            <w:noProof/>
            <w:webHidden/>
          </w:rPr>
        </w:r>
        <w:r w:rsidR="00443526">
          <w:rPr>
            <w:noProof/>
            <w:webHidden/>
          </w:rPr>
          <w:fldChar w:fldCharType="separate"/>
        </w:r>
        <w:r w:rsidR="00443526">
          <w:rPr>
            <w:noProof/>
            <w:webHidden/>
          </w:rPr>
          <w:t>28</w:t>
        </w:r>
        <w:r w:rsidR="00443526">
          <w:rPr>
            <w:noProof/>
            <w:webHidden/>
          </w:rPr>
          <w:fldChar w:fldCharType="end"/>
        </w:r>
      </w:hyperlink>
    </w:p>
    <w:p w14:paraId="02FACD10" w14:textId="2282DD76" w:rsidR="00443526" w:rsidRDefault="00CF6228">
      <w:pPr>
        <w:pStyle w:val="TOC3"/>
        <w:tabs>
          <w:tab w:val="right" w:leader="dot" w:pos="9628"/>
        </w:tabs>
        <w:rPr>
          <w:rFonts w:eastAsiaTheme="minorEastAsia" w:cstheme="minorBidi"/>
          <w:i w:val="0"/>
          <w:iCs w:val="0"/>
          <w:noProof/>
          <w:sz w:val="22"/>
          <w:szCs w:val="22"/>
        </w:rPr>
      </w:pPr>
      <w:hyperlink w:anchor="_Toc88831353" w:history="1">
        <w:r w:rsidR="00443526" w:rsidRPr="00B93148">
          <w:rPr>
            <w:rStyle w:val="Hyperlink"/>
            <w:noProof/>
          </w:rPr>
          <w:t>RMT317: Transaction must not spend consensus frozen TXOs</w:t>
        </w:r>
        <w:r w:rsidR="00443526">
          <w:rPr>
            <w:noProof/>
            <w:webHidden/>
          </w:rPr>
          <w:tab/>
        </w:r>
        <w:r w:rsidR="00443526">
          <w:rPr>
            <w:noProof/>
            <w:webHidden/>
          </w:rPr>
          <w:fldChar w:fldCharType="begin"/>
        </w:r>
        <w:r w:rsidR="00443526">
          <w:rPr>
            <w:noProof/>
            <w:webHidden/>
          </w:rPr>
          <w:instrText xml:space="preserve"> PAGEREF _Toc88831353 \h </w:instrText>
        </w:r>
        <w:r w:rsidR="00443526">
          <w:rPr>
            <w:noProof/>
            <w:webHidden/>
          </w:rPr>
        </w:r>
        <w:r w:rsidR="00443526">
          <w:rPr>
            <w:noProof/>
            <w:webHidden/>
          </w:rPr>
          <w:fldChar w:fldCharType="separate"/>
        </w:r>
        <w:r w:rsidR="00443526">
          <w:rPr>
            <w:noProof/>
            <w:webHidden/>
          </w:rPr>
          <w:t>28</w:t>
        </w:r>
        <w:r w:rsidR="00443526">
          <w:rPr>
            <w:noProof/>
            <w:webHidden/>
          </w:rPr>
          <w:fldChar w:fldCharType="end"/>
        </w:r>
      </w:hyperlink>
    </w:p>
    <w:p w14:paraId="6A999B0D" w14:textId="2BFEE74F" w:rsidR="00443526" w:rsidRDefault="00CF6228">
      <w:pPr>
        <w:pStyle w:val="TOC3"/>
        <w:tabs>
          <w:tab w:val="right" w:leader="dot" w:pos="9628"/>
        </w:tabs>
        <w:rPr>
          <w:rFonts w:eastAsiaTheme="minorEastAsia" w:cstheme="minorBidi"/>
          <w:i w:val="0"/>
          <w:iCs w:val="0"/>
          <w:noProof/>
          <w:sz w:val="22"/>
          <w:szCs w:val="22"/>
        </w:rPr>
      </w:pPr>
      <w:hyperlink w:anchor="_Toc88831354" w:history="1">
        <w:r w:rsidR="00443526" w:rsidRPr="00B93148">
          <w:rPr>
            <w:rStyle w:val="Hyperlink"/>
            <w:noProof/>
          </w:rPr>
          <w:t>RMT318: Transaction must not spend policy frozen TXOs</w:t>
        </w:r>
        <w:r w:rsidR="00443526">
          <w:rPr>
            <w:noProof/>
            <w:webHidden/>
          </w:rPr>
          <w:tab/>
        </w:r>
        <w:r w:rsidR="00443526">
          <w:rPr>
            <w:noProof/>
            <w:webHidden/>
          </w:rPr>
          <w:fldChar w:fldCharType="begin"/>
        </w:r>
        <w:r w:rsidR="00443526">
          <w:rPr>
            <w:noProof/>
            <w:webHidden/>
          </w:rPr>
          <w:instrText xml:space="preserve"> PAGEREF _Toc88831354 \h </w:instrText>
        </w:r>
        <w:r w:rsidR="00443526">
          <w:rPr>
            <w:noProof/>
            <w:webHidden/>
          </w:rPr>
        </w:r>
        <w:r w:rsidR="00443526">
          <w:rPr>
            <w:noProof/>
            <w:webHidden/>
          </w:rPr>
          <w:fldChar w:fldCharType="separate"/>
        </w:r>
        <w:r w:rsidR="00443526">
          <w:rPr>
            <w:noProof/>
            <w:webHidden/>
          </w:rPr>
          <w:t>28</w:t>
        </w:r>
        <w:r w:rsidR="00443526">
          <w:rPr>
            <w:noProof/>
            <w:webHidden/>
          </w:rPr>
          <w:fldChar w:fldCharType="end"/>
        </w:r>
      </w:hyperlink>
    </w:p>
    <w:p w14:paraId="21DE436E" w14:textId="295B76A1" w:rsidR="00443526" w:rsidRDefault="00CF6228">
      <w:pPr>
        <w:pStyle w:val="TOC2"/>
        <w:tabs>
          <w:tab w:val="right" w:leader="dot" w:pos="9628"/>
        </w:tabs>
        <w:rPr>
          <w:rFonts w:eastAsiaTheme="minorEastAsia" w:cstheme="minorBidi"/>
          <w:smallCaps w:val="0"/>
          <w:noProof/>
          <w:sz w:val="22"/>
          <w:szCs w:val="22"/>
        </w:rPr>
      </w:pPr>
      <w:hyperlink w:anchor="_Toc88831355" w:history="1">
        <w:r w:rsidR="00443526" w:rsidRPr="00B93148">
          <w:rPr>
            <w:rStyle w:val="Hyperlink"/>
            <w:noProof/>
          </w:rPr>
          <w:t>Transaction level rules in non-final mempool</w:t>
        </w:r>
        <w:r w:rsidR="00443526">
          <w:rPr>
            <w:noProof/>
            <w:webHidden/>
          </w:rPr>
          <w:tab/>
        </w:r>
        <w:r w:rsidR="00443526">
          <w:rPr>
            <w:noProof/>
            <w:webHidden/>
          </w:rPr>
          <w:fldChar w:fldCharType="begin"/>
        </w:r>
        <w:r w:rsidR="00443526">
          <w:rPr>
            <w:noProof/>
            <w:webHidden/>
          </w:rPr>
          <w:instrText xml:space="preserve"> PAGEREF _Toc88831355 \h </w:instrText>
        </w:r>
        <w:r w:rsidR="00443526">
          <w:rPr>
            <w:noProof/>
            <w:webHidden/>
          </w:rPr>
        </w:r>
        <w:r w:rsidR="00443526">
          <w:rPr>
            <w:noProof/>
            <w:webHidden/>
          </w:rPr>
          <w:fldChar w:fldCharType="separate"/>
        </w:r>
        <w:r w:rsidR="00443526">
          <w:rPr>
            <w:noProof/>
            <w:webHidden/>
          </w:rPr>
          <w:t>28</w:t>
        </w:r>
        <w:r w:rsidR="00443526">
          <w:rPr>
            <w:noProof/>
            <w:webHidden/>
          </w:rPr>
          <w:fldChar w:fldCharType="end"/>
        </w:r>
      </w:hyperlink>
    </w:p>
    <w:p w14:paraId="66CD872F" w14:textId="666D45EA" w:rsidR="00443526" w:rsidRDefault="00CF6228">
      <w:pPr>
        <w:pStyle w:val="TOC3"/>
        <w:tabs>
          <w:tab w:val="right" w:leader="dot" w:pos="9628"/>
        </w:tabs>
        <w:rPr>
          <w:rFonts w:eastAsiaTheme="minorEastAsia" w:cstheme="minorBidi"/>
          <w:i w:val="0"/>
          <w:iCs w:val="0"/>
          <w:noProof/>
          <w:sz w:val="22"/>
          <w:szCs w:val="22"/>
        </w:rPr>
      </w:pPr>
      <w:hyperlink w:anchor="_Toc88831356" w:history="1">
        <w:r w:rsidR="00443526" w:rsidRPr="00B93148">
          <w:rPr>
            <w:rStyle w:val="Hyperlink"/>
            <w:noProof/>
          </w:rPr>
          <w:t>RNT401: New transaction must not update more than one transaction in time locked mempool</w:t>
        </w:r>
        <w:r w:rsidR="00443526">
          <w:rPr>
            <w:noProof/>
            <w:webHidden/>
          </w:rPr>
          <w:tab/>
        </w:r>
        <w:r w:rsidR="00443526">
          <w:rPr>
            <w:noProof/>
            <w:webHidden/>
          </w:rPr>
          <w:fldChar w:fldCharType="begin"/>
        </w:r>
        <w:r w:rsidR="00443526">
          <w:rPr>
            <w:noProof/>
            <w:webHidden/>
          </w:rPr>
          <w:instrText xml:space="preserve"> PAGEREF _Toc88831356 \h </w:instrText>
        </w:r>
        <w:r w:rsidR="00443526">
          <w:rPr>
            <w:noProof/>
            <w:webHidden/>
          </w:rPr>
        </w:r>
        <w:r w:rsidR="00443526">
          <w:rPr>
            <w:noProof/>
            <w:webHidden/>
          </w:rPr>
          <w:fldChar w:fldCharType="separate"/>
        </w:r>
        <w:r w:rsidR="00443526">
          <w:rPr>
            <w:noProof/>
            <w:webHidden/>
          </w:rPr>
          <w:t>28</w:t>
        </w:r>
        <w:r w:rsidR="00443526">
          <w:rPr>
            <w:noProof/>
            <w:webHidden/>
          </w:rPr>
          <w:fldChar w:fldCharType="end"/>
        </w:r>
      </w:hyperlink>
    </w:p>
    <w:p w14:paraId="75C80710" w14:textId="3666D8A4" w:rsidR="00443526" w:rsidRDefault="00CF6228">
      <w:pPr>
        <w:pStyle w:val="TOC3"/>
        <w:tabs>
          <w:tab w:val="right" w:leader="dot" w:pos="9628"/>
        </w:tabs>
        <w:rPr>
          <w:rFonts w:eastAsiaTheme="minorEastAsia" w:cstheme="minorBidi"/>
          <w:i w:val="0"/>
          <w:iCs w:val="0"/>
          <w:noProof/>
          <w:sz w:val="22"/>
          <w:szCs w:val="22"/>
        </w:rPr>
      </w:pPr>
      <w:hyperlink w:anchor="_Toc88831357" w:history="1">
        <w:r w:rsidR="00443526" w:rsidRPr="00B93148">
          <w:rPr>
            <w:rStyle w:val="Hyperlink"/>
            <w:noProof/>
          </w:rPr>
          <w:t>RNT402: Old and new transaction must have the same number of inputs</w:t>
        </w:r>
        <w:r w:rsidR="00443526">
          <w:rPr>
            <w:noProof/>
            <w:webHidden/>
          </w:rPr>
          <w:tab/>
        </w:r>
        <w:r w:rsidR="00443526">
          <w:rPr>
            <w:noProof/>
            <w:webHidden/>
          </w:rPr>
          <w:fldChar w:fldCharType="begin"/>
        </w:r>
        <w:r w:rsidR="00443526">
          <w:rPr>
            <w:noProof/>
            <w:webHidden/>
          </w:rPr>
          <w:instrText xml:space="preserve"> PAGEREF _Toc88831357 \h </w:instrText>
        </w:r>
        <w:r w:rsidR="00443526">
          <w:rPr>
            <w:noProof/>
            <w:webHidden/>
          </w:rPr>
        </w:r>
        <w:r w:rsidR="00443526">
          <w:rPr>
            <w:noProof/>
            <w:webHidden/>
          </w:rPr>
          <w:fldChar w:fldCharType="separate"/>
        </w:r>
        <w:r w:rsidR="00443526">
          <w:rPr>
            <w:noProof/>
            <w:webHidden/>
          </w:rPr>
          <w:t>28</w:t>
        </w:r>
        <w:r w:rsidR="00443526">
          <w:rPr>
            <w:noProof/>
            <w:webHidden/>
          </w:rPr>
          <w:fldChar w:fldCharType="end"/>
        </w:r>
      </w:hyperlink>
    </w:p>
    <w:p w14:paraId="15C3EDB9" w14:textId="135072B8" w:rsidR="00443526" w:rsidRDefault="00CF6228">
      <w:pPr>
        <w:pStyle w:val="TOC3"/>
        <w:tabs>
          <w:tab w:val="right" w:leader="dot" w:pos="9628"/>
        </w:tabs>
        <w:rPr>
          <w:rFonts w:eastAsiaTheme="minorEastAsia" w:cstheme="minorBidi"/>
          <w:i w:val="0"/>
          <w:iCs w:val="0"/>
          <w:noProof/>
          <w:sz w:val="22"/>
          <w:szCs w:val="22"/>
        </w:rPr>
      </w:pPr>
      <w:hyperlink w:anchor="_Toc88831358" w:history="1">
        <w:r w:rsidR="00443526" w:rsidRPr="00B93148">
          <w:rPr>
            <w:rStyle w:val="Hyperlink"/>
            <w:noProof/>
          </w:rPr>
          <w:t>RNT403: All inputs in new transaction must be the same as in old transaction</w:t>
        </w:r>
        <w:r w:rsidR="00443526">
          <w:rPr>
            <w:noProof/>
            <w:webHidden/>
          </w:rPr>
          <w:tab/>
        </w:r>
        <w:r w:rsidR="00443526">
          <w:rPr>
            <w:noProof/>
            <w:webHidden/>
          </w:rPr>
          <w:fldChar w:fldCharType="begin"/>
        </w:r>
        <w:r w:rsidR="00443526">
          <w:rPr>
            <w:noProof/>
            <w:webHidden/>
          </w:rPr>
          <w:instrText xml:space="preserve"> PAGEREF _Toc88831358 \h </w:instrText>
        </w:r>
        <w:r w:rsidR="00443526">
          <w:rPr>
            <w:noProof/>
            <w:webHidden/>
          </w:rPr>
        </w:r>
        <w:r w:rsidR="00443526">
          <w:rPr>
            <w:noProof/>
            <w:webHidden/>
          </w:rPr>
          <w:fldChar w:fldCharType="separate"/>
        </w:r>
        <w:r w:rsidR="00443526">
          <w:rPr>
            <w:noProof/>
            <w:webHidden/>
          </w:rPr>
          <w:t>29</w:t>
        </w:r>
        <w:r w:rsidR="00443526">
          <w:rPr>
            <w:noProof/>
            <w:webHidden/>
          </w:rPr>
          <w:fldChar w:fldCharType="end"/>
        </w:r>
      </w:hyperlink>
    </w:p>
    <w:p w14:paraId="18837DE5" w14:textId="14F23FA5" w:rsidR="00443526" w:rsidRDefault="00CF6228">
      <w:pPr>
        <w:pStyle w:val="TOC3"/>
        <w:tabs>
          <w:tab w:val="right" w:leader="dot" w:pos="9628"/>
        </w:tabs>
        <w:rPr>
          <w:rFonts w:eastAsiaTheme="minorEastAsia" w:cstheme="minorBidi"/>
          <w:i w:val="0"/>
          <w:iCs w:val="0"/>
          <w:noProof/>
          <w:sz w:val="22"/>
          <w:szCs w:val="22"/>
        </w:rPr>
      </w:pPr>
      <w:hyperlink w:anchor="_Toc88831359" w:history="1">
        <w:r w:rsidR="00443526" w:rsidRPr="00B93148">
          <w:rPr>
            <w:rStyle w:val="Hyperlink"/>
            <w:noProof/>
          </w:rPr>
          <w:t>RNT404: Sequence in all inputs in new transaction must not be smaller than sequence in inputs in old transaction</w:t>
        </w:r>
        <w:r w:rsidR="00443526">
          <w:rPr>
            <w:noProof/>
            <w:webHidden/>
          </w:rPr>
          <w:tab/>
        </w:r>
        <w:r w:rsidR="00443526">
          <w:rPr>
            <w:noProof/>
            <w:webHidden/>
          </w:rPr>
          <w:fldChar w:fldCharType="begin"/>
        </w:r>
        <w:r w:rsidR="00443526">
          <w:rPr>
            <w:noProof/>
            <w:webHidden/>
          </w:rPr>
          <w:instrText xml:space="preserve"> PAGEREF _Toc88831359 \h </w:instrText>
        </w:r>
        <w:r w:rsidR="00443526">
          <w:rPr>
            <w:noProof/>
            <w:webHidden/>
          </w:rPr>
        </w:r>
        <w:r w:rsidR="00443526">
          <w:rPr>
            <w:noProof/>
            <w:webHidden/>
          </w:rPr>
          <w:fldChar w:fldCharType="separate"/>
        </w:r>
        <w:r w:rsidR="00443526">
          <w:rPr>
            <w:noProof/>
            <w:webHidden/>
          </w:rPr>
          <w:t>29</w:t>
        </w:r>
        <w:r w:rsidR="00443526">
          <w:rPr>
            <w:noProof/>
            <w:webHidden/>
          </w:rPr>
          <w:fldChar w:fldCharType="end"/>
        </w:r>
      </w:hyperlink>
    </w:p>
    <w:p w14:paraId="078169B3" w14:textId="57C41CCA" w:rsidR="00443526" w:rsidRDefault="00CF6228">
      <w:pPr>
        <w:pStyle w:val="TOC3"/>
        <w:tabs>
          <w:tab w:val="right" w:leader="dot" w:pos="9628"/>
        </w:tabs>
        <w:rPr>
          <w:rFonts w:eastAsiaTheme="minorEastAsia" w:cstheme="minorBidi"/>
          <w:i w:val="0"/>
          <w:iCs w:val="0"/>
          <w:noProof/>
          <w:sz w:val="22"/>
          <w:szCs w:val="22"/>
        </w:rPr>
      </w:pPr>
      <w:hyperlink w:anchor="_Toc88831360" w:history="1">
        <w:r w:rsidR="00443526" w:rsidRPr="00B93148">
          <w:rPr>
            <w:rStyle w:val="Hyperlink"/>
            <w:noProof/>
          </w:rPr>
          <w:t>RNT405: Sequence of at least one input in new transaction must be increased</w:t>
        </w:r>
        <w:r w:rsidR="00443526">
          <w:rPr>
            <w:noProof/>
            <w:webHidden/>
          </w:rPr>
          <w:tab/>
        </w:r>
        <w:r w:rsidR="00443526">
          <w:rPr>
            <w:noProof/>
            <w:webHidden/>
          </w:rPr>
          <w:fldChar w:fldCharType="begin"/>
        </w:r>
        <w:r w:rsidR="00443526">
          <w:rPr>
            <w:noProof/>
            <w:webHidden/>
          </w:rPr>
          <w:instrText xml:space="preserve"> PAGEREF _Toc88831360 \h </w:instrText>
        </w:r>
        <w:r w:rsidR="00443526">
          <w:rPr>
            <w:noProof/>
            <w:webHidden/>
          </w:rPr>
        </w:r>
        <w:r w:rsidR="00443526">
          <w:rPr>
            <w:noProof/>
            <w:webHidden/>
          </w:rPr>
          <w:fldChar w:fldCharType="separate"/>
        </w:r>
        <w:r w:rsidR="00443526">
          <w:rPr>
            <w:noProof/>
            <w:webHidden/>
          </w:rPr>
          <w:t>29</w:t>
        </w:r>
        <w:r w:rsidR="00443526">
          <w:rPr>
            <w:noProof/>
            <w:webHidden/>
          </w:rPr>
          <w:fldChar w:fldCharType="end"/>
        </w:r>
      </w:hyperlink>
    </w:p>
    <w:p w14:paraId="0AC0B1A7" w14:textId="4D2A4A87" w:rsidR="00443526" w:rsidRDefault="00CF6228">
      <w:pPr>
        <w:pStyle w:val="TOC1"/>
        <w:tabs>
          <w:tab w:val="right" w:leader="dot" w:pos="9628"/>
        </w:tabs>
        <w:rPr>
          <w:rFonts w:eastAsiaTheme="minorEastAsia" w:cstheme="minorBidi"/>
          <w:b w:val="0"/>
          <w:bCs w:val="0"/>
          <w:caps w:val="0"/>
          <w:noProof/>
          <w:sz w:val="22"/>
          <w:szCs w:val="22"/>
        </w:rPr>
      </w:pPr>
      <w:hyperlink w:anchor="_Toc88831361" w:history="1">
        <w:r w:rsidR="00443526" w:rsidRPr="00B93148">
          <w:rPr>
            <w:rStyle w:val="Hyperlink"/>
            <w:noProof/>
          </w:rPr>
          <w:t>Block validation rule groups</w:t>
        </w:r>
        <w:r w:rsidR="00443526">
          <w:rPr>
            <w:noProof/>
            <w:webHidden/>
          </w:rPr>
          <w:tab/>
        </w:r>
        <w:r w:rsidR="00443526">
          <w:rPr>
            <w:noProof/>
            <w:webHidden/>
          </w:rPr>
          <w:fldChar w:fldCharType="begin"/>
        </w:r>
        <w:r w:rsidR="00443526">
          <w:rPr>
            <w:noProof/>
            <w:webHidden/>
          </w:rPr>
          <w:instrText xml:space="preserve"> PAGEREF _Toc88831361 \h </w:instrText>
        </w:r>
        <w:r w:rsidR="00443526">
          <w:rPr>
            <w:noProof/>
            <w:webHidden/>
          </w:rPr>
        </w:r>
        <w:r w:rsidR="00443526">
          <w:rPr>
            <w:noProof/>
            <w:webHidden/>
          </w:rPr>
          <w:fldChar w:fldCharType="separate"/>
        </w:r>
        <w:r w:rsidR="00443526">
          <w:rPr>
            <w:noProof/>
            <w:webHidden/>
          </w:rPr>
          <w:t>29</w:t>
        </w:r>
        <w:r w:rsidR="00443526">
          <w:rPr>
            <w:noProof/>
            <w:webHidden/>
          </w:rPr>
          <w:fldChar w:fldCharType="end"/>
        </w:r>
      </w:hyperlink>
    </w:p>
    <w:p w14:paraId="1D6BFAEF" w14:textId="336E554E" w:rsidR="00443526" w:rsidRDefault="00CF6228">
      <w:pPr>
        <w:pStyle w:val="TOC2"/>
        <w:tabs>
          <w:tab w:val="right" w:leader="dot" w:pos="9628"/>
        </w:tabs>
        <w:rPr>
          <w:rFonts w:eastAsiaTheme="minorEastAsia" w:cstheme="minorBidi"/>
          <w:smallCaps w:val="0"/>
          <w:noProof/>
          <w:sz w:val="22"/>
          <w:szCs w:val="22"/>
        </w:rPr>
      </w:pPr>
      <w:hyperlink w:anchor="_Toc88831362" w:history="1">
        <w:r w:rsidR="00443526" w:rsidRPr="00B93148">
          <w:rPr>
            <w:rStyle w:val="Hyperlink"/>
            <w:noProof/>
          </w:rPr>
          <w:t>Header</w:t>
        </w:r>
        <w:r w:rsidR="00443526">
          <w:rPr>
            <w:noProof/>
            <w:webHidden/>
          </w:rPr>
          <w:tab/>
        </w:r>
        <w:r w:rsidR="00443526">
          <w:rPr>
            <w:noProof/>
            <w:webHidden/>
          </w:rPr>
          <w:fldChar w:fldCharType="begin"/>
        </w:r>
        <w:r w:rsidR="00443526">
          <w:rPr>
            <w:noProof/>
            <w:webHidden/>
          </w:rPr>
          <w:instrText xml:space="preserve"> PAGEREF _Toc88831362 \h </w:instrText>
        </w:r>
        <w:r w:rsidR="00443526">
          <w:rPr>
            <w:noProof/>
            <w:webHidden/>
          </w:rPr>
        </w:r>
        <w:r w:rsidR="00443526">
          <w:rPr>
            <w:noProof/>
            <w:webHidden/>
          </w:rPr>
          <w:fldChar w:fldCharType="separate"/>
        </w:r>
        <w:r w:rsidR="00443526">
          <w:rPr>
            <w:noProof/>
            <w:webHidden/>
          </w:rPr>
          <w:t>29</w:t>
        </w:r>
        <w:r w:rsidR="00443526">
          <w:rPr>
            <w:noProof/>
            <w:webHidden/>
          </w:rPr>
          <w:fldChar w:fldCharType="end"/>
        </w:r>
      </w:hyperlink>
    </w:p>
    <w:p w14:paraId="52865D31" w14:textId="6FBB496B" w:rsidR="00443526" w:rsidRDefault="00CF6228">
      <w:pPr>
        <w:pStyle w:val="TOC2"/>
        <w:tabs>
          <w:tab w:val="right" w:leader="dot" w:pos="9628"/>
        </w:tabs>
        <w:rPr>
          <w:rFonts w:eastAsiaTheme="minorEastAsia" w:cstheme="minorBidi"/>
          <w:smallCaps w:val="0"/>
          <w:noProof/>
          <w:sz w:val="22"/>
          <w:szCs w:val="22"/>
        </w:rPr>
      </w:pPr>
      <w:hyperlink w:anchor="_Toc88831363" w:history="1">
        <w:r w:rsidR="00443526" w:rsidRPr="00B93148">
          <w:rPr>
            <w:rStyle w:val="Hyperlink"/>
            <w:noProof/>
          </w:rPr>
          <w:t>Block start</w:t>
        </w:r>
        <w:r w:rsidR="00443526">
          <w:rPr>
            <w:noProof/>
            <w:webHidden/>
          </w:rPr>
          <w:tab/>
        </w:r>
        <w:r w:rsidR="00443526">
          <w:rPr>
            <w:noProof/>
            <w:webHidden/>
          </w:rPr>
          <w:fldChar w:fldCharType="begin"/>
        </w:r>
        <w:r w:rsidR="00443526">
          <w:rPr>
            <w:noProof/>
            <w:webHidden/>
          </w:rPr>
          <w:instrText xml:space="preserve"> PAGEREF _Toc88831363 \h </w:instrText>
        </w:r>
        <w:r w:rsidR="00443526">
          <w:rPr>
            <w:noProof/>
            <w:webHidden/>
          </w:rPr>
        </w:r>
        <w:r w:rsidR="00443526">
          <w:rPr>
            <w:noProof/>
            <w:webHidden/>
          </w:rPr>
          <w:fldChar w:fldCharType="separate"/>
        </w:r>
        <w:r w:rsidR="00443526">
          <w:rPr>
            <w:noProof/>
            <w:webHidden/>
          </w:rPr>
          <w:t>30</w:t>
        </w:r>
        <w:r w:rsidR="00443526">
          <w:rPr>
            <w:noProof/>
            <w:webHidden/>
          </w:rPr>
          <w:fldChar w:fldCharType="end"/>
        </w:r>
      </w:hyperlink>
    </w:p>
    <w:p w14:paraId="07B20DC0" w14:textId="4F2AE3A5" w:rsidR="00443526" w:rsidRDefault="00CF6228">
      <w:pPr>
        <w:pStyle w:val="TOC2"/>
        <w:tabs>
          <w:tab w:val="right" w:leader="dot" w:pos="9628"/>
        </w:tabs>
        <w:rPr>
          <w:rFonts w:eastAsiaTheme="minorEastAsia" w:cstheme="minorBidi"/>
          <w:smallCaps w:val="0"/>
          <w:noProof/>
          <w:sz w:val="22"/>
          <w:szCs w:val="22"/>
        </w:rPr>
      </w:pPr>
      <w:hyperlink w:anchor="_Toc88831364" w:history="1">
        <w:r w:rsidR="00443526" w:rsidRPr="00B93148">
          <w:rPr>
            <w:rStyle w:val="Hyperlink"/>
            <w:noProof/>
          </w:rPr>
          <w:t>Transactions - no UTXO DB access</w:t>
        </w:r>
        <w:r w:rsidR="00443526">
          <w:rPr>
            <w:noProof/>
            <w:webHidden/>
          </w:rPr>
          <w:tab/>
        </w:r>
        <w:r w:rsidR="00443526">
          <w:rPr>
            <w:noProof/>
            <w:webHidden/>
          </w:rPr>
          <w:fldChar w:fldCharType="begin"/>
        </w:r>
        <w:r w:rsidR="00443526">
          <w:rPr>
            <w:noProof/>
            <w:webHidden/>
          </w:rPr>
          <w:instrText xml:space="preserve"> PAGEREF _Toc88831364 \h </w:instrText>
        </w:r>
        <w:r w:rsidR="00443526">
          <w:rPr>
            <w:noProof/>
            <w:webHidden/>
          </w:rPr>
        </w:r>
        <w:r w:rsidR="00443526">
          <w:rPr>
            <w:noProof/>
            <w:webHidden/>
          </w:rPr>
          <w:fldChar w:fldCharType="separate"/>
        </w:r>
        <w:r w:rsidR="00443526">
          <w:rPr>
            <w:noProof/>
            <w:webHidden/>
          </w:rPr>
          <w:t>30</w:t>
        </w:r>
        <w:r w:rsidR="00443526">
          <w:rPr>
            <w:noProof/>
            <w:webHidden/>
          </w:rPr>
          <w:fldChar w:fldCharType="end"/>
        </w:r>
      </w:hyperlink>
    </w:p>
    <w:p w14:paraId="54C63645" w14:textId="4F14BC31" w:rsidR="00443526" w:rsidRDefault="00CF6228">
      <w:pPr>
        <w:pStyle w:val="TOC2"/>
        <w:tabs>
          <w:tab w:val="right" w:leader="dot" w:pos="9628"/>
        </w:tabs>
        <w:rPr>
          <w:rFonts w:eastAsiaTheme="minorEastAsia" w:cstheme="minorBidi"/>
          <w:smallCaps w:val="0"/>
          <w:noProof/>
          <w:sz w:val="22"/>
          <w:szCs w:val="22"/>
        </w:rPr>
      </w:pPr>
      <w:hyperlink w:anchor="_Toc88831365" w:history="1">
        <w:r w:rsidR="00443526" w:rsidRPr="00B93148">
          <w:rPr>
            <w:rStyle w:val="Hyperlink"/>
            <w:noProof/>
          </w:rPr>
          <w:t>Transactions - UTXO DB access</w:t>
        </w:r>
        <w:r w:rsidR="00443526">
          <w:rPr>
            <w:noProof/>
            <w:webHidden/>
          </w:rPr>
          <w:tab/>
        </w:r>
        <w:r w:rsidR="00443526">
          <w:rPr>
            <w:noProof/>
            <w:webHidden/>
          </w:rPr>
          <w:fldChar w:fldCharType="begin"/>
        </w:r>
        <w:r w:rsidR="00443526">
          <w:rPr>
            <w:noProof/>
            <w:webHidden/>
          </w:rPr>
          <w:instrText xml:space="preserve"> PAGEREF _Toc88831365 \h </w:instrText>
        </w:r>
        <w:r w:rsidR="00443526">
          <w:rPr>
            <w:noProof/>
            <w:webHidden/>
          </w:rPr>
        </w:r>
        <w:r w:rsidR="00443526">
          <w:rPr>
            <w:noProof/>
            <w:webHidden/>
          </w:rPr>
          <w:fldChar w:fldCharType="separate"/>
        </w:r>
        <w:r w:rsidR="00443526">
          <w:rPr>
            <w:noProof/>
            <w:webHidden/>
          </w:rPr>
          <w:t>30</w:t>
        </w:r>
        <w:r w:rsidR="00443526">
          <w:rPr>
            <w:noProof/>
            <w:webHidden/>
          </w:rPr>
          <w:fldChar w:fldCharType="end"/>
        </w:r>
      </w:hyperlink>
    </w:p>
    <w:p w14:paraId="531CE5C2" w14:textId="6B3A2ADC" w:rsidR="00443526" w:rsidRDefault="00CF6228">
      <w:pPr>
        <w:pStyle w:val="TOC2"/>
        <w:tabs>
          <w:tab w:val="right" w:leader="dot" w:pos="9628"/>
        </w:tabs>
        <w:rPr>
          <w:rFonts w:eastAsiaTheme="minorEastAsia" w:cstheme="minorBidi"/>
          <w:smallCaps w:val="0"/>
          <w:noProof/>
          <w:sz w:val="22"/>
          <w:szCs w:val="22"/>
        </w:rPr>
      </w:pPr>
      <w:hyperlink w:anchor="_Toc88831366" w:history="1">
        <w:r w:rsidR="00443526" w:rsidRPr="00B93148">
          <w:rPr>
            <w:rStyle w:val="Hyperlink"/>
            <w:noProof/>
          </w:rPr>
          <w:t>Block end</w:t>
        </w:r>
        <w:r w:rsidR="00443526">
          <w:rPr>
            <w:noProof/>
            <w:webHidden/>
          </w:rPr>
          <w:tab/>
        </w:r>
        <w:r w:rsidR="00443526">
          <w:rPr>
            <w:noProof/>
            <w:webHidden/>
          </w:rPr>
          <w:fldChar w:fldCharType="begin"/>
        </w:r>
        <w:r w:rsidR="00443526">
          <w:rPr>
            <w:noProof/>
            <w:webHidden/>
          </w:rPr>
          <w:instrText xml:space="preserve"> PAGEREF _Toc88831366 \h </w:instrText>
        </w:r>
        <w:r w:rsidR="00443526">
          <w:rPr>
            <w:noProof/>
            <w:webHidden/>
          </w:rPr>
        </w:r>
        <w:r w:rsidR="00443526">
          <w:rPr>
            <w:noProof/>
            <w:webHidden/>
          </w:rPr>
          <w:fldChar w:fldCharType="separate"/>
        </w:r>
        <w:r w:rsidR="00443526">
          <w:rPr>
            <w:noProof/>
            <w:webHidden/>
          </w:rPr>
          <w:t>30</w:t>
        </w:r>
        <w:r w:rsidR="00443526">
          <w:rPr>
            <w:noProof/>
            <w:webHidden/>
          </w:rPr>
          <w:fldChar w:fldCharType="end"/>
        </w:r>
      </w:hyperlink>
    </w:p>
    <w:p w14:paraId="16A72483" w14:textId="6859F21D" w:rsidR="00443526" w:rsidRDefault="00CF6228">
      <w:pPr>
        <w:pStyle w:val="TOC1"/>
        <w:tabs>
          <w:tab w:val="right" w:leader="dot" w:pos="9628"/>
        </w:tabs>
        <w:rPr>
          <w:rFonts w:eastAsiaTheme="minorEastAsia" w:cstheme="minorBidi"/>
          <w:b w:val="0"/>
          <w:bCs w:val="0"/>
          <w:caps w:val="0"/>
          <w:noProof/>
          <w:sz w:val="22"/>
          <w:szCs w:val="22"/>
        </w:rPr>
      </w:pPr>
      <w:hyperlink w:anchor="_Toc88831367" w:history="1">
        <w:r w:rsidR="00443526" w:rsidRPr="00B93148">
          <w:rPr>
            <w:rStyle w:val="Hyperlink"/>
            <w:noProof/>
          </w:rPr>
          <w:t>Transaction validation rule groups</w:t>
        </w:r>
        <w:r w:rsidR="00443526">
          <w:rPr>
            <w:noProof/>
            <w:webHidden/>
          </w:rPr>
          <w:tab/>
        </w:r>
        <w:r w:rsidR="00443526">
          <w:rPr>
            <w:noProof/>
            <w:webHidden/>
          </w:rPr>
          <w:fldChar w:fldCharType="begin"/>
        </w:r>
        <w:r w:rsidR="00443526">
          <w:rPr>
            <w:noProof/>
            <w:webHidden/>
          </w:rPr>
          <w:instrText xml:space="preserve"> PAGEREF _Toc88831367 \h </w:instrText>
        </w:r>
        <w:r w:rsidR="00443526">
          <w:rPr>
            <w:noProof/>
            <w:webHidden/>
          </w:rPr>
        </w:r>
        <w:r w:rsidR="00443526">
          <w:rPr>
            <w:noProof/>
            <w:webHidden/>
          </w:rPr>
          <w:fldChar w:fldCharType="separate"/>
        </w:r>
        <w:r w:rsidR="00443526">
          <w:rPr>
            <w:noProof/>
            <w:webHidden/>
          </w:rPr>
          <w:t>31</w:t>
        </w:r>
        <w:r w:rsidR="00443526">
          <w:rPr>
            <w:noProof/>
            <w:webHidden/>
          </w:rPr>
          <w:fldChar w:fldCharType="end"/>
        </w:r>
      </w:hyperlink>
    </w:p>
    <w:p w14:paraId="253071AF" w14:textId="55629733" w:rsidR="00443526" w:rsidRDefault="00CF6228">
      <w:pPr>
        <w:pStyle w:val="TOC2"/>
        <w:tabs>
          <w:tab w:val="right" w:leader="dot" w:pos="9628"/>
        </w:tabs>
        <w:rPr>
          <w:rFonts w:eastAsiaTheme="minorEastAsia" w:cstheme="minorBidi"/>
          <w:smallCaps w:val="0"/>
          <w:noProof/>
          <w:sz w:val="22"/>
          <w:szCs w:val="22"/>
        </w:rPr>
      </w:pPr>
      <w:hyperlink w:anchor="_Toc88831368" w:history="1">
        <w:r w:rsidR="00443526" w:rsidRPr="00B93148">
          <w:rPr>
            <w:rStyle w:val="Hyperlink"/>
            <w:noProof/>
          </w:rPr>
          <w:t>Start</w:t>
        </w:r>
        <w:r w:rsidR="00443526">
          <w:rPr>
            <w:noProof/>
            <w:webHidden/>
          </w:rPr>
          <w:tab/>
        </w:r>
        <w:r w:rsidR="00443526">
          <w:rPr>
            <w:noProof/>
            <w:webHidden/>
          </w:rPr>
          <w:fldChar w:fldCharType="begin"/>
        </w:r>
        <w:r w:rsidR="00443526">
          <w:rPr>
            <w:noProof/>
            <w:webHidden/>
          </w:rPr>
          <w:instrText xml:space="preserve"> PAGEREF _Toc88831368 \h </w:instrText>
        </w:r>
        <w:r w:rsidR="00443526">
          <w:rPr>
            <w:noProof/>
            <w:webHidden/>
          </w:rPr>
        </w:r>
        <w:r w:rsidR="00443526">
          <w:rPr>
            <w:noProof/>
            <w:webHidden/>
          </w:rPr>
          <w:fldChar w:fldCharType="separate"/>
        </w:r>
        <w:r w:rsidR="00443526">
          <w:rPr>
            <w:noProof/>
            <w:webHidden/>
          </w:rPr>
          <w:t>31</w:t>
        </w:r>
        <w:r w:rsidR="00443526">
          <w:rPr>
            <w:noProof/>
            <w:webHidden/>
          </w:rPr>
          <w:fldChar w:fldCharType="end"/>
        </w:r>
      </w:hyperlink>
    </w:p>
    <w:p w14:paraId="4E8613F9" w14:textId="095DCEEB" w:rsidR="00443526" w:rsidRDefault="00CF6228">
      <w:pPr>
        <w:pStyle w:val="TOC2"/>
        <w:tabs>
          <w:tab w:val="right" w:leader="dot" w:pos="9628"/>
        </w:tabs>
        <w:rPr>
          <w:rFonts w:eastAsiaTheme="minorEastAsia" w:cstheme="minorBidi"/>
          <w:smallCaps w:val="0"/>
          <w:noProof/>
          <w:sz w:val="22"/>
          <w:szCs w:val="22"/>
        </w:rPr>
      </w:pPr>
      <w:hyperlink w:anchor="_Toc88831369" w:history="1">
        <w:r w:rsidR="00443526" w:rsidRPr="00B93148">
          <w:rPr>
            <w:rStyle w:val="Hyperlink"/>
            <w:noProof/>
          </w:rPr>
          <w:t>Mempool access</w:t>
        </w:r>
        <w:r w:rsidR="00443526">
          <w:rPr>
            <w:noProof/>
            <w:webHidden/>
          </w:rPr>
          <w:tab/>
        </w:r>
        <w:r w:rsidR="00443526">
          <w:rPr>
            <w:noProof/>
            <w:webHidden/>
          </w:rPr>
          <w:fldChar w:fldCharType="begin"/>
        </w:r>
        <w:r w:rsidR="00443526">
          <w:rPr>
            <w:noProof/>
            <w:webHidden/>
          </w:rPr>
          <w:instrText xml:space="preserve"> PAGEREF _Toc88831369 \h </w:instrText>
        </w:r>
        <w:r w:rsidR="00443526">
          <w:rPr>
            <w:noProof/>
            <w:webHidden/>
          </w:rPr>
        </w:r>
        <w:r w:rsidR="00443526">
          <w:rPr>
            <w:noProof/>
            <w:webHidden/>
          </w:rPr>
          <w:fldChar w:fldCharType="separate"/>
        </w:r>
        <w:r w:rsidR="00443526">
          <w:rPr>
            <w:noProof/>
            <w:webHidden/>
          </w:rPr>
          <w:t>31</w:t>
        </w:r>
        <w:r w:rsidR="00443526">
          <w:rPr>
            <w:noProof/>
            <w:webHidden/>
          </w:rPr>
          <w:fldChar w:fldCharType="end"/>
        </w:r>
      </w:hyperlink>
    </w:p>
    <w:p w14:paraId="08B929A7" w14:textId="1268C1BE" w:rsidR="00443526" w:rsidRDefault="00CF6228">
      <w:pPr>
        <w:pStyle w:val="TOC2"/>
        <w:tabs>
          <w:tab w:val="right" w:leader="dot" w:pos="9628"/>
        </w:tabs>
        <w:rPr>
          <w:rFonts w:eastAsiaTheme="minorEastAsia" w:cstheme="minorBidi"/>
          <w:smallCaps w:val="0"/>
          <w:noProof/>
          <w:sz w:val="22"/>
          <w:szCs w:val="22"/>
        </w:rPr>
      </w:pPr>
      <w:hyperlink w:anchor="_Toc88831370" w:history="1">
        <w:r w:rsidR="00443526" w:rsidRPr="00B93148">
          <w:rPr>
            <w:rStyle w:val="Hyperlink"/>
            <w:noProof/>
          </w:rPr>
          <w:t>UTXO DB access</w:t>
        </w:r>
        <w:r w:rsidR="00443526">
          <w:rPr>
            <w:noProof/>
            <w:webHidden/>
          </w:rPr>
          <w:tab/>
        </w:r>
        <w:r w:rsidR="00443526">
          <w:rPr>
            <w:noProof/>
            <w:webHidden/>
          </w:rPr>
          <w:fldChar w:fldCharType="begin"/>
        </w:r>
        <w:r w:rsidR="00443526">
          <w:rPr>
            <w:noProof/>
            <w:webHidden/>
          </w:rPr>
          <w:instrText xml:space="preserve"> PAGEREF _Toc88831370 \h </w:instrText>
        </w:r>
        <w:r w:rsidR="00443526">
          <w:rPr>
            <w:noProof/>
            <w:webHidden/>
          </w:rPr>
        </w:r>
        <w:r w:rsidR="00443526">
          <w:rPr>
            <w:noProof/>
            <w:webHidden/>
          </w:rPr>
          <w:fldChar w:fldCharType="separate"/>
        </w:r>
        <w:r w:rsidR="00443526">
          <w:rPr>
            <w:noProof/>
            <w:webHidden/>
          </w:rPr>
          <w:t>31</w:t>
        </w:r>
        <w:r w:rsidR="00443526">
          <w:rPr>
            <w:noProof/>
            <w:webHidden/>
          </w:rPr>
          <w:fldChar w:fldCharType="end"/>
        </w:r>
      </w:hyperlink>
    </w:p>
    <w:p w14:paraId="427F9840" w14:textId="394ED103" w:rsidR="00443526" w:rsidRDefault="00CF6228">
      <w:pPr>
        <w:pStyle w:val="TOC2"/>
        <w:tabs>
          <w:tab w:val="right" w:leader="dot" w:pos="9628"/>
        </w:tabs>
        <w:rPr>
          <w:rFonts w:eastAsiaTheme="minorEastAsia" w:cstheme="minorBidi"/>
          <w:smallCaps w:val="0"/>
          <w:noProof/>
          <w:sz w:val="22"/>
          <w:szCs w:val="22"/>
        </w:rPr>
      </w:pPr>
      <w:hyperlink w:anchor="_Toc88831371" w:history="1">
        <w:r w:rsidR="00443526" w:rsidRPr="00B93148">
          <w:rPr>
            <w:rStyle w:val="Hyperlink"/>
            <w:noProof/>
          </w:rPr>
          <w:t>Non-final mempool access</w:t>
        </w:r>
        <w:r w:rsidR="00443526">
          <w:rPr>
            <w:noProof/>
            <w:webHidden/>
          </w:rPr>
          <w:tab/>
        </w:r>
        <w:r w:rsidR="00443526">
          <w:rPr>
            <w:noProof/>
            <w:webHidden/>
          </w:rPr>
          <w:fldChar w:fldCharType="begin"/>
        </w:r>
        <w:r w:rsidR="00443526">
          <w:rPr>
            <w:noProof/>
            <w:webHidden/>
          </w:rPr>
          <w:instrText xml:space="preserve"> PAGEREF _Toc88831371 \h </w:instrText>
        </w:r>
        <w:r w:rsidR="00443526">
          <w:rPr>
            <w:noProof/>
            <w:webHidden/>
          </w:rPr>
        </w:r>
        <w:r w:rsidR="00443526">
          <w:rPr>
            <w:noProof/>
            <w:webHidden/>
          </w:rPr>
          <w:fldChar w:fldCharType="separate"/>
        </w:r>
        <w:r w:rsidR="00443526">
          <w:rPr>
            <w:noProof/>
            <w:webHidden/>
          </w:rPr>
          <w:t>31</w:t>
        </w:r>
        <w:r w:rsidR="00443526">
          <w:rPr>
            <w:noProof/>
            <w:webHidden/>
          </w:rPr>
          <w:fldChar w:fldCharType="end"/>
        </w:r>
      </w:hyperlink>
    </w:p>
    <w:p w14:paraId="7DDFCA60" w14:textId="30775384" w:rsidR="00C84622" w:rsidRDefault="00DF57B6">
      <w:r>
        <w:rPr>
          <w:rFonts w:asciiTheme="minorHAnsi" w:hAnsiTheme="minorHAnsi" w:cstheme="minorHAnsi"/>
          <w:bCs/>
          <w:caps/>
          <w:sz w:val="20"/>
          <w:szCs w:val="20"/>
        </w:rPr>
        <w:fldChar w:fldCharType="end"/>
      </w:r>
    </w:p>
    <w:p w14:paraId="220663E3" w14:textId="77777777" w:rsidR="00AA6496" w:rsidRDefault="00AA6496">
      <w:pPr>
        <w:spacing w:after="160" w:line="259" w:lineRule="auto"/>
        <w:rPr>
          <w:rFonts w:asciiTheme="majorHAnsi" w:eastAsiaTheme="majorEastAsia" w:hAnsiTheme="majorHAnsi" w:cstheme="majorBidi"/>
          <w:b/>
          <w:bCs/>
          <w:color w:val="2F5496" w:themeColor="accent1" w:themeShade="BF"/>
          <w:sz w:val="32"/>
          <w:szCs w:val="32"/>
        </w:rPr>
      </w:pPr>
      <w:bookmarkStart w:id="1" w:name="_Background"/>
      <w:bookmarkStart w:id="2" w:name="_Ref14253469"/>
      <w:bookmarkStart w:id="3" w:name="_Ref21518271"/>
      <w:bookmarkEnd w:id="1"/>
      <w:r>
        <w:rPr>
          <w:bCs/>
        </w:rPr>
        <w:br w:type="page"/>
      </w:r>
    </w:p>
    <w:p w14:paraId="5151357F" w14:textId="3FCF54E7" w:rsidR="004A67FF" w:rsidRPr="00CC266F" w:rsidRDefault="002F566F" w:rsidP="00C60B80">
      <w:pPr>
        <w:pStyle w:val="Heading1"/>
      </w:pPr>
      <w:bookmarkStart w:id="4" w:name="_Toc76476231"/>
      <w:bookmarkStart w:id="5" w:name="_Toc88831296"/>
      <w:r w:rsidRPr="00CC266F">
        <w:t>Introduction</w:t>
      </w:r>
      <w:bookmarkEnd w:id="4"/>
      <w:bookmarkEnd w:id="5"/>
    </w:p>
    <w:p w14:paraId="203A0ABE" w14:textId="357410B7" w:rsidR="00B747F7" w:rsidRPr="00BD7E53" w:rsidRDefault="00B747F7" w:rsidP="0053444D">
      <w:r w:rsidRPr="00BD7E53">
        <w:t xml:space="preserve">Document </w:t>
      </w:r>
      <w:r w:rsidR="00CD457B">
        <w:t>specifies</w:t>
      </w:r>
      <w:r w:rsidRPr="00BD7E53">
        <w:t xml:space="preserve"> rules that </w:t>
      </w:r>
      <w:r w:rsidR="006F356D" w:rsidRPr="00BD7E53">
        <w:t>are</w:t>
      </w:r>
      <w:r w:rsidRPr="00BD7E53">
        <w:t xml:space="preserve"> checked when validating a block </w:t>
      </w:r>
      <w:r w:rsidR="006F356D" w:rsidRPr="00BD7E53">
        <w:t xml:space="preserve">before it can be added as new tip in </w:t>
      </w:r>
      <w:r w:rsidR="00B915E5" w:rsidRPr="00BD7E53">
        <w:t xml:space="preserve">active </w:t>
      </w:r>
      <w:r w:rsidR="006F356D" w:rsidRPr="00BD7E53">
        <w:t>chain</w:t>
      </w:r>
      <w:r w:rsidR="00B915E5" w:rsidRPr="00BD7E53">
        <w:t xml:space="preserve">, </w:t>
      </w:r>
      <w:r w:rsidRPr="00BD7E53">
        <w:t>or transaction</w:t>
      </w:r>
      <w:r w:rsidR="006F356D" w:rsidRPr="00BD7E53">
        <w:t xml:space="preserve"> before it is accepted </w:t>
      </w:r>
      <w:r w:rsidR="00B915E5" w:rsidRPr="00BD7E53">
        <w:t>to mempool or block template.</w:t>
      </w:r>
    </w:p>
    <w:p w14:paraId="76CA87B8" w14:textId="0CC17B87" w:rsidR="00886CA6" w:rsidRDefault="00886CA6" w:rsidP="0053444D">
      <w:r>
        <w:t>Purpose of this document is t</w:t>
      </w:r>
      <w:r w:rsidR="00EC1782">
        <w:t>o</w:t>
      </w:r>
      <w:r>
        <w:t>:</w:t>
      </w:r>
    </w:p>
    <w:p w14:paraId="4576D3A8" w14:textId="3A573B2B" w:rsidR="00886CA6" w:rsidRDefault="00EC1782" w:rsidP="00C6620A">
      <w:pPr>
        <w:pStyle w:val="ListParagraph"/>
        <w:numPr>
          <w:ilvl w:val="0"/>
          <w:numId w:val="1"/>
        </w:numPr>
      </w:pPr>
      <w:r>
        <w:t>Provide s</w:t>
      </w:r>
      <w:r w:rsidR="00886CA6">
        <w:t>pecification from which the actual checks can be correctly implemented.</w:t>
      </w:r>
    </w:p>
    <w:p w14:paraId="41E99C78" w14:textId="74E58609" w:rsidR="00886CA6" w:rsidRDefault="00337D48" w:rsidP="00C6620A">
      <w:pPr>
        <w:pStyle w:val="ListParagraph"/>
        <w:numPr>
          <w:ilvl w:val="0"/>
          <w:numId w:val="1"/>
        </w:numPr>
      </w:pPr>
      <w:r>
        <w:t>Provide l</w:t>
      </w:r>
      <w:r w:rsidR="00166E34">
        <w:t xml:space="preserve">imitations and requirements that must be observed </w:t>
      </w:r>
      <w:r w:rsidR="007C28DA">
        <w:t>by</w:t>
      </w:r>
      <w:r w:rsidR="00166E34">
        <w:t xml:space="preserve"> clients that send transactions</w:t>
      </w:r>
      <w:r w:rsidR="007C28DA">
        <w:t xml:space="preserve"> to nodes</w:t>
      </w:r>
      <w:r w:rsidR="00166E34">
        <w:t>.</w:t>
      </w:r>
    </w:p>
    <w:p w14:paraId="20008419" w14:textId="478F93FD" w:rsidR="00166E34" w:rsidRDefault="00337D48" w:rsidP="00C6620A">
      <w:pPr>
        <w:pStyle w:val="ListParagraph"/>
        <w:numPr>
          <w:ilvl w:val="0"/>
          <w:numId w:val="1"/>
        </w:numPr>
      </w:pPr>
      <w:r>
        <w:t>Assign a u</w:t>
      </w:r>
      <w:r w:rsidR="00166E34">
        <w:t xml:space="preserve">nique identification </w:t>
      </w:r>
      <w:r>
        <w:t xml:space="preserve">to </w:t>
      </w:r>
      <w:r w:rsidR="00166E34">
        <w:t>each rule so that other documents and code can easily refer to specific rule.</w:t>
      </w:r>
    </w:p>
    <w:p w14:paraId="5474771C" w14:textId="67386EF7" w:rsidR="00696F61" w:rsidRDefault="00337D48" w:rsidP="00C6620A">
      <w:pPr>
        <w:pStyle w:val="ListParagraph"/>
        <w:numPr>
          <w:ilvl w:val="0"/>
          <w:numId w:val="1"/>
        </w:numPr>
      </w:pPr>
      <w:r>
        <w:t xml:space="preserve">Organize </w:t>
      </w:r>
      <w:r w:rsidR="00696F61">
        <w:t>rule</w:t>
      </w:r>
      <w:r w:rsidR="00EC1782">
        <w:t>s</w:t>
      </w:r>
      <w:r>
        <w:t xml:space="preserve"> into groups</w:t>
      </w:r>
      <w:r w:rsidR="00D20C27">
        <w:t xml:space="preserve"> to improve man</w:t>
      </w:r>
      <w:r w:rsidR="00C413F7">
        <w:t>ag</w:t>
      </w:r>
      <w:r w:rsidR="00D20C27">
        <w:t>e</w:t>
      </w:r>
      <w:r w:rsidR="00C413F7">
        <w:t>a</w:t>
      </w:r>
      <w:r w:rsidR="00D20C27">
        <w:t>bil</w:t>
      </w:r>
      <w:r w:rsidR="002216A8">
        <w:t>i</w:t>
      </w:r>
      <w:r w:rsidR="00D20C27">
        <w:t>ty.</w:t>
      </w:r>
    </w:p>
    <w:p w14:paraId="62497D2F" w14:textId="63AD5C34" w:rsidR="00CF75CA" w:rsidRPr="00886CA6" w:rsidRDefault="00337D48" w:rsidP="00C6620A">
      <w:pPr>
        <w:pStyle w:val="ListParagraph"/>
        <w:numPr>
          <w:ilvl w:val="0"/>
          <w:numId w:val="1"/>
        </w:numPr>
      </w:pPr>
      <w:r>
        <w:t>T</w:t>
      </w:r>
      <w:r w:rsidR="00BC67B5">
        <w:t>rack</w:t>
      </w:r>
      <w:r w:rsidR="00B16571">
        <w:t xml:space="preserve"> </w:t>
      </w:r>
      <w:r w:rsidR="008473DD">
        <w:t xml:space="preserve">rule </w:t>
      </w:r>
      <w:r w:rsidR="00BC67B5">
        <w:t xml:space="preserve">changes </w:t>
      </w:r>
      <w:r w:rsidR="008473DD">
        <w:t xml:space="preserve">between different </w:t>
      </w:r>
      <w:r w:rsidR="00164AE8">
        <w:t xml:space="preserve">node </w:t>
      </w:r>
      <w:r w:rsidR="008473DD">
        <w:t>versions.</w:t>
      </w:r>
    </w:p>
    <w:p w14:paraId="7E5627E2" w14:textId="366581B8" w:rsidR="00B439D3" w:rsidRPr="00CC266F" w:rsidRDefault="00A67EB6" w:rsidP="00C60B80">
      <w:pPr>
        <w:pStyle w:val="Heading1"/>
      </w:pPr>
      <w:bookmarkStart w:id="6" w:name="_ReplicationQueue"/>
      <w:bookmarkStart w:id="7" w:name="_Message_Injector"/>
      <w:bookmarkStart w:id="8" w:name="_Toc88831297"/>
      <w:bookmarkEnd w:id="2"/>
      <w:bookmarkEnd w:id="3"/>
      <w:bookmarkEnd w:id="6"/>
      <w:bookmarkEnd w:id="7"/>
      <w:r w:rsidRPr="00CC266F">
        <w:t>Overview</w:t>
      </w:r>
      <w:bookmarkEnd w:id="8"/>
    </w:p>
    <w:p w14:paraId="0B46E478" w14:textId="6F17AEF0" w:rsidR="000B442C" w:rsidRPr="00F46972" w:rsidRDefault="004412F6" w:rsidP="0053444D">
      <w:r w:rsidRPr="00F46972">
        <w:t xml:space="preserve">Block chain </w:t>
      </w:r>
      <w:r w:rsidR="00B24CAE" w:rsidRPr="00F46972">
        <w:t xml:space="preserve">can </w:t>
      </w:r>
      <w:r w:rsidRPr="00F46972">
        <w:t>contain only valid blocks.</w:t>
      </w:r>
      <w:r w:rsidR="00B24CAE" w:rsidRPr="00F46972">
        <w:t xml:space="preserve"> To ensure this, each block must be validated before it can become part of the chain. By extension, each transaction must also be validated before it </w:t>
      </w:r>
      <w:r w:rsidR="000C73CD" w:rsidRPr="00F46972">
        <w:t>is</w:t>
      </w:r>
      <w:r w:rsidR="00826C3B" w:rsidRPr="00F46972">
        <w:t xml:space="preserve"> </w:t>
      </w:r>
      <w:r w:rsidR="00262A4C" w:rsidRPr="00F46972">
        <w:t xml:space="preserve">accepted into mempool and </w:t>
      </w:r>
      <w:r w:rsidR="00B24CAE" w:rsidRPr="00F46972">
        <w:t>included in a block candidate.</w:t>
      </w:r>
    </w:p>
    <w:p w14:paraId="20FB1889" w14:textId="2E9099FB" w:rsidR="00B24CAE" w:rsidRPr="00F46972" w:rsidRDefault="00B24CAE" w:rsidP="0053444D">
      <w:r w:rsidRPr="00F46972">
        <w:t>Validation of block</w:t>
      </w:r>
      <w:r w:rsidR="00826C3B" w:rsidRPr="00F46972">
        <w:t xml:space="preserve">s and transactions in general involves checking </w:t>
      </w:r>
      <w:r w:rsidR="00075C2D" w:rsidRPr="00F46972">
        <w:t xml:space="preserve">that their content </w:t>
      </w:r>
      <w:r w:rsidR="00F26B44" w:rsidRPr="00F46972">
        <w:t>complies</w:t>
      </w:r>
      <w:r w:rsidR="00075C2D" w:rsidRPr="00F46972">
        <w:t xml:space="preserve"> with certain rules.</w:t>
      </w:r>
      <w:r w:rsidR="00F26B44" w:rsidRPr="00F46972">
        <w:t xml:space="preserve"> Formally, a block or transaction is considered valid if and only if checks for all applicable rules pass.</w:t>
      </w:r>
      <w:r w:rsidR="00AA0F3C" w:rsidRPr="00F46972">
        <w:t xml:space="preserve"> If any applicable rule check fail</w:t>
      </w:r>
      <w:r w:rsidR="008A0B45" w:rsidRPr="00F46972">
        <w:t>s</w:t>
      </w:r>
      <w:r w:rsidR="00AA0F3C" w:rsidRPr="00F46972">
        <w:t>, the block or transaction is considered invalid</w:t>
      </w:r>
      <w:r w:rsidR="00F46972">
        <w:rPr>
          <w:rStyle w:val="FootnoteReference"/>
        </w:rPr>
        <w:footnoteReference w:id="2"/>
      </w:r>
      <w:r w:rsidR="00AA0F3C" w:rsidRPr="00F46972">
        <w:t>.</w:t>
      </w:r>
    </w:p>
    <w:p w14:paraId="24DEEAFB" w14:textId="5DE987CA" w:rsidR="00F26B44" w:rsidRPr="00024719" w:rsidDel="005E709B" w:rsidRDefault="00BB24FB" w:rsidP="00C276CC">
      <w:pPr>
        <w:rPr>
          <w:del w:id="9" w:author="Aljaž Noe" w:date="2021-11-26T16:52:00Z"/>
        </w:rPr>
      </w:pPr>
      <w:del w:id="10" w:author="Aljaž Noe" w:date="2021-11-26T16:52:00Z">
        <w:r w:rsidRPr="00024719" w:rsidDel="005E709B">
          <w:delText xml:space="preserve">If </w:delText>
        </w:r>
        <w:r w:rsidR="00BB416D" w:rsidRPr="00024719" w:rsidDel="005E709B">
          <w:delText>more than one</w:delText>
        </w:r>
        <w:r w:rsidRPr="00024719" w:rsidDel="005E709B">
          <w:delText xml:space="preserve"> check</w:delText>
        </w:r>
        <w:r w:rsidR="0077065B" w:rsidRPr="00024719" w:rsidDel="005E709B">
          <w:delText xml:space="preserve"> would </w:delText>
        </w:r>
        <w:r w:rsidRPr="00024719" w:rsidDel="005E709B">
          <w:delText xml:space="preserve">fail for block or transaction, it is unspecified which failure is </w:delText>
        </w:r>
        <w:r w:rsidR="00A81D11" w:rsidRPr="00024719" w:rsidDel="005E709B">
          <w:delText>detected</w:delText>
        </w:r>
        <w:r w:rsidR="00024719" w:rsidDel="005E709B">
          <w:rPr>
            <w:rStyle w:val="FootnoteReference"/>
          </w:rPr>
          <w:footnoteReference w:id="3"/>
        </w:r>
        <w:r w:rsidRPr="00024719" w:rsidDel="005E709B">
          <w:delText>.</w:delText>
        </w:r>
      </w:del>
    </w:p>
    <w:p w14:paraId="0AAE392D" w14:textId="0BF05B7A" w:rsidR="00DE218C" w:rsidRPr="005E0CC2" w:rsidRDefault="00BB07EC" w:rsidP="00C276CC">
      <w:r w:rsidRPr="005E0CC2">
        <w:t xml:space="preserve">Each rule </w:t>
      </w:r>
      <w:r w:rsidR="00C276CC" w:rsidRPr="005E0CC2">
        <w:t xml:space="preserve">belongs </w:t>
      </w:r>
      <w:r w:rsidRPr="005E0CC2">
        <w:t>into one of the following categories:</w:t>
      </w:r>
    </w:p>
    <w:p w14:paraId="62B1ECF3" w14:textId="0DFECD96" w:rsidR="0053444D" w:rsidRPr="005E0CC2" w:rsidRDefault="0053444D" w:rsidP="00C6620A">
      <w:pPr>
        <w:pStyle w:val="ListParagraph"/>
        <w:numPr>
          <w:ilvl w:val="0"/>
          <w:numId w:val="2"/>
        </w:numPr>
      </w:pPr>
      <w:r w:rsidRPr="005E0CC2">
        <w:t>Consensus rules: These are fixed for each network (MAIN, TEST, STN) and checks for these must always pas</w:t>
      </w:r>
      <w:r w:rsidR="00E02A28" w:rsidRPr="005E0CC2">
        <w:t>s as they are enforced by all nodes in the network.</w:t>
      </w:r>
    </w:p>
    <w:p w14:paraId="3BBE69BE" w14:textId="652562CE" w:rsidR="0053444D" w:rsidRPr="005E0CC2" w:rsidRDefault="0053444D" w:rsidP="00C6620A">
      <w:pPr>
        <w:pStyle w:val="ListParagraph"/>
        <w:numPr>
          <w:ilvl w:val="0"/>
          <w:numId w:val="2"/>
        </w:numPr>
      </w:pPr>
      <w:r w:rsidRPr="005E0CC2">
        <w:t>Policy rules: These are specific to each node</w:t>
      </w:r>
      <w:r w:rsidR="00DB564B" w:rsidRPr="005E0CC2">
        <w:t xml:space="preserve">. They are </w:t>
      </w:r>
      <w:r w:rsidRPr="005E0CC2">
        <w:t>configurable and always more restricting than consensus rules</w:t>
      </w:r>
      <w:r w:rsidR="00DA1642" w:rsidRPr="005E0CC2">
        <w:t>.</w:t>
      </w:r>
    </w:p>
    <w:p w14:paraId="187A61E5" w14:textId="6081BECC" w:rsidR="00BB07EC" w:rsidRPr="005E0CC2" w:rsidRDefault="006A4C1E" w:rsidP="00C276CC">
      <w:r w:rsidRPr="005E0CC2">
        <w:t xml:space="preserve">In general, policy rules are only checked for transactions before they are accepted into mempool or </w:t>
      </w:r>
      <w:r w:rsidR="00C74E4F">
        <w:t xml:space="preserve">included in </w:t>
      </w:r>
      <w:r w:rsidRPr="005E0CC2">
        <w:t xml:space="preserve">block </w:t>
      </w:r>
      <w:r w:rsidR="00C74E4F">
        <w:t>candidate</w:t>
      </w:r>
      <w:r w:rsidRPr="005E0CC2">
        <w:t>, while consensus rules are always checked.</w:t>
      </w:r>
    </w:p>
    <w:p w14:paraId="1097C7C8" w14:textId="2586FF88" w:rsidR="00470437" w:rsidRPr="00A24D5B" w:rsidRDefault="00573801" w:rsidP="00C60B80">
      <w:pPr>
        <w:pStyle w:val="Heading1"/>
      </w:pPr>
      <w:bookmarkStart w:id="13" w:name="_Toc88831298"/>
      <w:r w:rsidRPr="00A24D5B">
        <w:t>Validation r</w:t>
      </w:r>
      <w:r w:rsidR="001267AD" w:rsidRPr="00A24D5B">
        <w:t>ules</w:t>
      </w:r>
      <w:bookmarkEnd w:id="13"/>
    </w:p>
    <w:p w14:paraId="4705C991" w14:textId="0B9A70E6" w:rsidR="000C0CA4" w:rsidRPr="005E0CC2" w:rsidRDefault="000C0CA4" w:rsidP="000C0CA4">
      <w:r w:rsidRPr="005E0CC2">
        <w:t xml:space="preserve">Chapter contains all rules that are at </w:t>
      </w:r>
      <w:r w:rsidR="00121C7F" w:rsidRPr="005E0CC2">
        <w:t xml:space="preserve">specific </w:t>
      </w:r>
      <w:r w:rsidRPr="005E0CC2">
        <w:t>point checked when validating a block or transaction.</w:t>
      </w:r>
    </w:p>
    <w:p w14:paraId="7A446530" w14:textId="5BE39B76" w:rsidR="00BF05EE" w:rsidRPr="005E0CC2" w:rsidRDefault="00BF05EE" w:rsidP="00BF05EE">
      <w:r w:rsidRPr="005E0CC2">
        <w:t>All rules originate from various specifications</w:t>
      </w:r>
      <w:r w:rsidR="001637BA" w:rsidRPr="005E0CC2">
        <w:t xml:space="preserve"> and requirements</w:t>
      </w:r>
      <w:r w:rsidRPr="005E0CC2">
        <w:t xml:space="preserve"> (</w:t>
      </w:r>
      <w:proofErr w:type="gramStart"/>
      <w:r w:rsidRPr="005E0CC2">
        <w:t>e.g.</w:t>
      </w:r>
      <w:proofErr w:type="gramEnd"/>
      <w:r w:rsidRPr="005E0CC2">
        <w:t xml:space="preserve"> bitcoin, bitcoin SV, BIPs, node</w:t>
      </w:r>
      <w:r w:rsidR="006339F4">
        <w:t xml:space="preserve"> specification</w:t>
      </w:r>
      <w:r w:rsidRPr="005E0CC2">
        <w:t xml:space="preserve">…). For brevity, </w:t>
      </w:r>
      <w:r w:rsidR="009572B3">
        <w:t xml:space="preserve">reference to </w:t>
      </w:r>
      <w:r w:rsidRPr="005E0CC2">
        <w:t>origin is only mentioned in rules where it is not obvious.</w:t>
      </w:r>
    </w:p>
    <w:p w14:paraId="5D9D9D81" w14:textId="6BAC7CD2" w:rsidR="000A74BF" w:rsidRPr="005E0CC2" w:rsidRDefault="006926CF" w:rsidP="000C0CA4">
      <w:r w:rsidRPr="005E0CC2">
        <w:t xml:space="preserve">Each rule is documented in own </w:t>
      </w:r>
      <w:r w:rsidR="00A61335" w:rsidRPr="005E0CC2">
        <w:t>sub-</w:t>
      </w:r>
      <w:r w:rsidRPr="005E0CC2">
        <w:t>chapter</w:t>
      </w:r>
      <w:r w:rsidR="00A67D44" w:rsidRPr="005E0CC2">
        <w:t xml:space="preserve"> and </w:t>
      </w:r>
      <w:r w:rsidR="00D735C7" w:rsidRPr="005E0CC2">
        <w:t xml:space="preserve">organized according to </w:t>
      </w:r>
      <w:r w:rsidR="00A67D44" w:rsidRPr="005E0CC2">
        <w:t xml:space="preserve">where the rule is </w:t>
      </w:r>
      <w:r w:rsidR="00D735C7" w:rsidRPr="005E0CC2">
        <w:t>applicab</w:t>
      </w:r>
      <w:r w:rsidR="00A67D44" w:rsidRPr="005E0CC2">
        <w:t>le:</w:t>
      </w:r>
    </w:p>
    <w:p w14:paraId="30A35CEC" w14:textId="57F80845" w:rsidR="00A67D44" w:rsidRPr="005E0CC2" w:rsidRDefault="00A67D44" w:rsidP="00C6620A">
      <w:pPr>
        <w:pStyle w:val="ListParagraph"/>
        <w:numPr>
          <w:ilvl w:val="0"/>
          <w:numId w:val="13"/>
        </w:numPr>
      </w:pPr>
      <w:r w:rsidRPr="005E0CC2">
        <w:t>Block level rules</w:t>
      </w:r>
    </w:p>
    <w:p w14:paraId="0474A158" w14:textId="7F0C03E1" w:rsidR="00A67D44" w:rsidRPr="005E0CC2" w:rsidRDefault="00A67D44" w:rsidP="00C6620A">
      <w:pPr>
        <w:pStyle w:val="ListParagraph"/>
        <w:numPr>
          <w:ilvl w:val="0"/>
          <w:numId w:val="13"/>
        </w:numPr>
      </w:pPr>
      <w:r w:rsidRPr="005E0CC2">
        <w:t xml:space="preserve">Transaction </w:t>
      </w:r>
      <w:r w:rsidR="000C5BAC" w:rsidRPr="005E0CC2">
        <w:t xml:space="preserve">level </w:t>
      </w:r>
      <w:r w:rsidRPr="005E0CC2">
        <w:t>rules</w:t>
      </w:r>
      <w:r w:rsidR="00CF5661" w:rsidRPr="005E0CC2">
        <w:t xml:space="preserve"> </w:t>
      </w:r>
      <w:r w:rsidR="000C5BAC" w:rsidRPr="005E0CC2">
        <w:t>in blocks</w:t>
      </w:r>
    </w:p>
    <w:p w14:paraId="76D2CE77" w14:textId="31EBE60E" w:rsidR="009A5D55" w:rsidRPr="005E0CC2" w:rsidRDefault="009A5D55" w:rsidP="00C6620A">
      <w:pPr>
        <w:pStyle w:val="ListParagraph"/>
        <w:numPr>
          <w:ilvl w:val="0"/>
          <w:numId w:val="13"/>
        </w:numPr>
      </w:pPr>
      <w:r w:rsidRPr="005E0CC2">
        <w:t>Transaction level rules in mempool</w:t>
      </w:r>
    </w:p>
    <w:p w14:paraId="41E564AD" w14:textId="1FF4BBED" w:rsidR="00DA54F7" w:rsidRPr="005E0CC2" w:rsidRDefault="00DA54F7" w:rsidP="00C6620A">
      <w:pPr>
        <w:pStyle w:val="ListParagraph"/>
        <w:numPr>
          <w:ilvl w:val="0"/>
          <w:numId w:val="13"/>
        </w:numPr>
      </w:pPr>
      <w:r w:rsidRPr="005E0CC2">
        <w:t>Transaction level rules in non-final mempool</w:t>
      </w:r>
    </w:p>
    <w:p w14:paraId="3EE9D915" w14:textId="3504B32D" w:rsidR="006926CF" w:rsidRPr="005E0CC2" w:rsidRDefault="00FB77E0" w:rsidP="000C0CA4">
      <w:r w:rsidRPr="005E0CC2">
        <w:t xml:space="preserve">Chapter </w:t>
      </w:r>
      <w:r w:rsidR="006926CF" w:rsidRPr="005E0CC2">
        <w:t xml:space="preserve">title </w:t>
      </w:r>
      <w:r w:rsidR="00800DF8" w:rsidRPr="005E0CC2">
        <w:t>begins with</w:t>
      </w:r>
      <w:r w:rsidR="006926CF" w:rsidRPr="005E0CC2">
        <w:t xml:space="preserve"> </w:t>
      </w:r>
      <w:r w:rsidR="00E04F55" w:rsidRPr="005E0CC2">
        <w:t xml:space="preserve">a unique identifier of the rule </w:t>
      </w:r>
      <w:r w:rsidR="00800DF8" w:rsidRPr="005E0CC2">
        <w:t xml:space="preserve">followed by </w:t>
      </w:r>
      <w:r w:rsidR="00E04F55" w:rsidRPr="005E0CC2">
        <w:t xml:space="preserve">a </w:t>
      </w:r>
      <w:r w:rsidR="006926CF" w:rsidRPr="005E0CC2">
        <w:t>brief rule description.</w:t>
      </w:r>
      <w:r w:rsidR="00C812FA" w:rsidRPr="005E0CC2">
        <w:t xml:space="preserve"> All i</w:t>
      </w:r>
      <w:r w:rsidR="00F81190" w:rsidRPr="005E0CC2">
        <w:t xml:space="preserve">dentifiers </w:t>
      </w:r>
      <w:r w:rsidR="00C812FA" w:rsidRPr="005E0CC2">
        <w:t xml:space="preserve">have </w:t>
      </w:r>
      <w:r w:rsidR="00BB509F" w:rsidRPr="005E0CC2">
        <w:t>common</w:t>
      </w:r>
      <w:r w:rsidR="00C812FA" w:rsidRPr="005E0CC2">
        <w:t xml:space="preserve"> prefix </w:t>
      </w:r>
      <w:r w:rsidR="00776AC6" w:rsidRPr="005E0CC2">
        <w:t xml:space="preserve">followed by a number </w:t>
      </w:r>
      <w:r w:rsidR="00F81190" w:rsidRPr="005E0CC2">
        <w:t xml:space="preserve">so that </w:t>
      </w:r>
      <w:r w:rsidR="004E4A3B" w:rsidRPr="005E0CC2">
        <w:t xml:space="preserve">they are </w:t>
      </w:r>
      <w:r w:rsidR="00C812FA" w:rsidRPr="005E0CC2">
        <w:t>easier</w:t>
      </w:r>
      <w:r w:rsidR="00F81190" w:rsidRPr="005E0CC2">
        <w:t xml:space="preserve"> to find (</w:t>
      </w:r>
      <w:proofErr w:type="gramStart"/>
      <w:r w:rsidR="00F81190" w:rsidRPr="005E0CC2">
        <w:t>e.g.</w:t>
      </w:r>
      <w:proofErr w:type="gramEnd"/>
      <w:r w:rsidR="00454653" w:rsidRPr="005E0CC2">
        <w:t xml:space="preserve"> in</w:t>
      </w:r>
      <w:r w:rsidR="00F81190" w:rsidRPr="005E0CC2">
        <w:t xml:space="preserve"> code o</w:t>
      </w:r>
      <w:r w:rsidR="00C812FA" w:rsidRPr="005E0CC2">
        <w:t>r documents).</w:t>
      </w:r>
    </w:p>
    <w:p w14:paraId="145D6A85" w14:textId="43A7B940" w:rsidR="000A74BF" w:rsidRPr="005E0CC2" w:rsidRDefault="00A61335" w:rsidP="000C0CA4">
      <w:r w:rsidRPr="005E0CC2">
        <w:t>Text in chap</w:t>
      </w:r>
      <w:r w:rsidR="000A74BF" w:rsidRPr="005E0CC2">
        <w:t>ter provides</w:t>
      </w:r>
      <w:r w:rsidR="00900A5B" w:rsidRPr="005E0CC2">
        <w:t xml:space="preserve"> the following information about the rule</w:t>
      </w:r>
      <w:r w:rsidR="000A74BF" w:rsidRPr="005E0CC2">
        <w:t>:</w:t>
      </w:r>
    </w:p>
    <w:p w14:paraId="22D56D86" w14:textId="6EA67F3B" w:rsidR="000A74BF" w:rsidRPr="005E0CC2" w:rsidRDefault="009743C1" w:rsidP="00C6620A">
      <w:pPr>
        <w:pStyle w:val="ListParagraph"/>
        <w:numPr>
          <w:ilvl w:val="0"/>
          <w:numId w:val="3"/>
        </w:numPr>
      </w:pPr>
      <w:r w:rsidRPr="005E0CC2">
        <w:rPr>
          <w:rStyle w:val="Emphasis"/>
        </w:rPr>
        <w:t>C</w:t>
      </w:r>
      <w:r w:rsidR="000A74BF" w:rsidRPr="005E0CC2">
        <w:rPr>
          <w:rStyle w:val="Emphasis"/>
        </w:rPr>
        <w:t>ategory</w:t>
      </w:r>
      <w:r w:rsidRPr="005E0CC2">
        <w:t>: Category of rule (consensus, policy)</w:t>
      </w:r>
      <w:r w:rsidR="00040923" w:rsidRPr="005E0CC2">
        <w:t>.</w:t>
      </w:r>
    </w:p>
    <w:p w14:paraId="0AF3D1E8" w14:textId="7A00F6E8" w:rsidR="00E43556" w:rsidRPr="005E0CC2" w:rsidRDefault="00E43556" w:rsidP="00C6620A">
      <w:pPr>
        <w:pStyle w:val="ListParagraph"/>
        <w:numPr>
          <w:ilvl w:val="0"/>
          <w:numId w:val="3"/>
        </w:numPr>
      </w:pPr>
      <w:r w:rsidRPr="005E0CC2">
        <w:rPr>
          <w:rStyle w:val="Emphasis"/>
        </w:rPr>
        <w:t>Error</w:t>
      </w:r>
      <w:r w:rsidRPr="005E0CC2">
        <w:t>: Error reported if rule check fails and (if applicable) level of denial-of-service protection</w:t>
      </w:r>
    </w:p>
    <w:p w14:paraId="32D3362D" w14:textId="0F6C8E4C" w:rsidR="000A74BF" w:rsidRPr="005E0CC2" w:rsidRDefault="00A0489E" w:rsidP="00C6620A">
      <w:pPr>
        <w:pStyle w:val="ListParagraph"/>
        <w:numPr>
          <w:ilvl w:val="0"/>
          <w:numId w:val="3"/>
        </w:numPr>
      </w:pPr>
      <w:r w:rsidRPr="005E0CC2">
        <w:rPr>
          <w:rStyle w:val="Emphasis"/>
        </w:rPr>
        <w:t>Inputs</w:t>
      </w:r>
      <w:r w:rsidR="00EB662B" w:rsidRPr="005E0CC2">
        <w:t xml:space="preserve">: </w:t>
      </w:r>
      <w:r w:rsidR="00E05846" w:rsidRPr="005E0CC2">
        <w:t>D</w:t>
      </w:r>
      <w:r w:rsidR="005D1D79" w:rsidRPr="005E0CC2">
        <w:t xml:space="preserve">ata </w:t>
      </w:r>
      <w:r w:rsidR="009F1DCD" w:rsidRPr="005E0CC2">
        <w:t xml:space="preserve">required </w:t>
      </w:r>
      <w:r w:rsidR="000A74BF" w:rsidRPr="005E0CC2">
        <w:t>to be able to check the rule</w:t>
      </w:r>
      <w:r w:rsidR="00AE4EE8" w:rsidRPr="005E0CC2">
        <w:br/>
      </w:r>
      <w:r w:rsidR="000E1B50" w:rsidRPr="005E0CC2">
        <w:t>In addition</w:t>
      </w:r>
      <w:r w:rsidR="00A770CC" w:rsidRPr="005E0CC2">
        <w:t xml:space="preserve"> to specified data</w:t>
      </w:r>
      <w:r w:rsidR="000E1B50" w:rsidRPr="005E0CC2">
        <w:t xml:space="preserve">, every </w:t>
      </w:r>
      <w:r w:rsidR="00215C62" w:rsidRPr="005E0CC2">
        <w:t xml:space="preserve">rule </w:t>
      </w:r>
      <w:r w:rsidR="000E1B50" w:rsidRPr="005E0CC2">
        <w:t xml:space="preserve">also requires relevant consensus/policy parameters </w:t>
      </w:r>
      <w:r w:rsidR="003A15E7">
        <w:t>(</w:t>
      </w:r>
      <w:r w:rsidR="000E1B50" w:rsidRPr="005E0CC2">
        <w:t>depending on rule category</w:t>
      </w:r>
      <w:r w:rsidR="003A15E7">
        <w:t>)</w:t>
      </w:r>
      <w:r w:rsidR="00215C62" w:rsidRPr="005E0CC2">
        <w:t xml:space="preserve"> as well as information needed to use them</w:t>
      </w:r>
      <w:r w:rsidR="002F24D5" w:rsidRPr="005E0CC2">
        <w:t xml:space="preserve"> properly</w:t>
      </w:r>
      <w:r w:rsidR="001B4EFF">
        <w:rPr>
          <w:rStyle w:val="FootnoteReference"/>
        </w:rPr>
        <w:footnoteReference w:id="4"/>
      </w:r>
      <w:r w:rsidR="000E1B50" w:rsidRPr="005E0CC2">
        <w:t>.</w:t>
      </w:r>
      <w:r w:rsidR="00E05846" w:rsidRPr="005E0CC2">
        <w:t xml:space="preserve"> </w:t>
      </w:r>
      <w:r w:rsidR="00D24679" w:rsidRPr="005E0CC2">
        <w:t>For brevity, th</w:t>
      </w:r>
      <w:r w:rsidR="00E05846" w:rsidRPr="005E0CC2">
        <w:t xml:space="preserve">ese are </w:t>
      </w:r>
      <w:r w:rsidR="00CF3DEC" w:rsidRPr="005E0CC2">
        <w:t>only</w:t>
      </w:r>
      <w:r w:rsidR="00D24679" w:rsidRPr="005E0CC2">
        <w:t xml:space="preserve"> explicitly </w:t>
      </w:r>
      <w:r w:rsidR="000E2973">
        <w:t xml:space="preserve">mentioned </w:t>
      </w:r>
      <w:r w:rsidR="00D24679" w:rsidRPr="005E0CC2">
        <w:t>in text</w:t>
      </w:r>
      <w:r w:rsidR="00CF3DEC" w:rsidRPr="005E0CC2">
        <w:t xml:space="preserve"> </w:t>
      </w:r>
      <w:r w:rsidR="008D00A9">
        <w:t xml:space="preserve">if </w:t>
      </w:r>
      <w:r w:rsidR="00CF3DEC" w:rsidRPr="005E0CC2">
        <w:t>they are non-obvious.</w:t>
      </w:r>
    </w:p>
    <w:p w14:paraId="386C0E17" w14:textId="6BE87B07" w:rsidR="00E673DE" w:rsidRPr="005E0CC2" w:rsidRDefault="00E673DE" w:rsidP="00C6620A">
      <w:pPr>
        <w:pStyle w:val="ListParagraph"/>
        <w:numPr>
          <w:ilvl w:val="0"/>
          <w:numId w:val="3"/>
        </w:numPr>
      </w:pPr>
      <w:r w:rsidRPr="005E0CC2">
        <w:rPr>
          <w:rStyle w:val="Emphasis"/>
        </w:rPr>
        <w:t>Preconditions</w:t>
      </w:r>
      <w:r w:rsidRPr="005E0CC2">
        <w:t xml:space="preserve">: </w:t>
      </w:r>
      <w:r w:rsidR="006F214D" w:rsidRPr="005E0CC2">
        <w:t>(</w:t>
      </w:r>
      <w:r w:rsidR="001D3C68" w:rsidRPr="005E0CC2">
        <w:t>if applicable</w:t>
      </w:r>
      <w:r w:rsidR="006F214D" w:rsidRPr="005E0CC2">
        <w:t xml:space="preserve">) </w:t>
      </w:r>
      <w:r w:rsidRPr="005E0CC2">
        <w:t xml:space="preserve">Other preconditions </w:t>
      </w:r>
      <w:r w:rsidR="00A15B6D">
        <w:t>(</w:t>
      </w:r>
      <w:r w:rsidRPr="005E0CC2">
        <w:t>beside availability of required input data</w:t>
      </w:r>
      <w:r w:rsidR="00A15B6D">
        <w:t>)</w:t>
      </w:r>
      <w:r w:rsidRPr="005E0CC2">
        <w:t xml:space="preserve"> that must be satisfied before the rule can be checked</w:t>
      </w:r>
    </w:p>
    <w:p w14:paraId="1B4A1217" w14:textId="3C83E11B" w:rsidR="000A74BF" w:rsidRPr="005E0CC2" w:rsidRDefault="009743C1" w:rsidP="00C6620A">
      <w:pPr>
        <w:pStyle w:val="ListParagraph"/>
        <w:numPr>
          <w:ilvl w:val="0"/>
          <w:numId w:val="3"/>
        </w:numPr>
      </w:pPr>
      <w:r w:rsidRPr="005E0CC2">
        <w:rPr>
          <w:rStyle w:val="Emphasis"/>
        </w:rPr>
        <w:t>N</w:t>
      </w:r>
      <w:r w:rsidR="000A74BF" w:rsidRPr="005E0CC2">
        <w:rPr>
          <w:rStyle w:val="Emphasis"/>
        </w:rPr>
        <w:t>otes</w:t>
      </w:r>
      <w:r w:rsidR="00DB487E" w:rsidRPr="005E0CC2">
        <w:t>:</w:t>
      </w:r>
      <w:r w:rsidR="003A7DFB" w:rsidRPr="005E0CC2">
        <w:t xml:space="preserve"> </w:t>
      </w:r>
      <w:r w:rsidR="006F214D" w:rsidRPr="005E0CC2">
        <w:t>(</w:t>
      </w:r>
      <w:r w:rsidR="00B460CF" w:rsidRPr="005E0CC2">
        <w:t>if applicable</w:t>
      </w:r>
      <w:r w:rsidR="006F214D" w:rsidRPr="005E0CC2">
        <w:t xml:space="preserve">) </w:t>
      </w:r>
      <w:r w:rsidR="003A7DFB" w:rsidRPr="005E0CC2">
        <w:t>Provides additional details needed to fully specify the rule.</w:t>
      </w:r>
    </w:p>
    <w:p w14:paraId="304C5B07" w14:textId="4D3A0002" w:rsidR="000A74BF" w:rsidRPr="005E0CC2" w:rsidRDefault="00617F98" w:rsidP="000A74BF">
      <w:r w:rsidRPr="005E0CC2">
        <w:t>Definition of</w:t>
      </w:r>
      <w:r w:rsidR="00B80009" w:rsidRPr="005E0CC2">
        <w:t xml:space="preserve"> commonly used </w:t>
      </w:r>
      <w:r w:rsidR="000A74BF" w:rsidRPr="005E0CC2">
        <w:t xml:space="preserve">terms used to specify </w:t>
      </w:r>
      <w:r w:rsidRPr="005E0CC2">
        <w:t>rule inputs</w:t>
      </w:r>
      <w:r w:rsidR="000A74BF" w:rsidRPr="005E0CC2">
        <w:t>:</w:t>
      </w:r>
    </w:p>
    <w:p w14:paraId="1E4CC31B" w14:textId="189DB388" w:rsidR="000A74BF" w:rsidRPr="005E0CC2" w:rsidRDefault="000A74BF" w:rsidP="00C6620A">
      <w:pPr>
        <w:pStyle w:val="ListParagraph"/>
        <w:numPr>
          <w:ilvl w:val="0"/>
          <w:numId w:val="4"/>
        </w:numPr>
      </w:pPr>
      <w:r w:rsidRPr="005E0CC2">
        <w:rPr>
          <w:rStyle w:val="Emphasis"/>
        </w:rPr>
        <w:t>block header</w:t>
      </w:r>
      <w:r w:rsidRPr="005E0CC2">
        <w:t xml:space="preserve">: Contents of the block header </w:t>
      </w:r>
      <w:r w:rsidR="0049424D" w:rsidRPr="005E0CC2">
        <w:t xml:space="preserve">for block that is being validated </w:t>
      </w:r>
      <w:r w:rsidRPr="005E0CC2">
        <w:t>must be available.</w:t>
      </w:r>
    </w:p>
    <w:p w14:paraId="4873EDEA" w14:textId="46BB4978" w:rsidR="006D5CBE" w:rsidRPr="005E0CC2" w:rsidRDefault="006D5CBE" w:rsidP="00C6620A">
      <w:pPr>
        <w:pStyle w:val="ListParagraph"/>
        <w:numPr>
          <w:ilvl w:val="0"/>
          <w:numId w:val="4"/>
        </w:numPr>
      </w:pPr>
      <w:r w:rsidRPr="005E0CC2">
        <w:rPr>
          <w:rStyle w:val="Emphasis"/>
        </w:rPr>
        <w:t>block index</w:t>
      </w:r>
      <w:r w:rsidRPr="005E0CC2">
        <w:t xml:space="preserve">: </w:t>
      </w:r>
      <w:commentRangeStart w:id="14"/>
      <w:commentRangeStart w:id="15"/>
      <w:r w:rsidRPr="005E0CC2">
        <w:t>Additional data</w:t>
      </w:r>
      <w:commentRangeEnd w:id="14"/>
      <w:r>
        <w:rPr>
          <w:rStyle w:val="CommentReference"/>
        </w:rPr>
        <w:commentReference w:id="14"/>
      </w:r>
      <w:commentRangeEnd w:id="15"/>
      <w:r w:rsidR="00614FEE">
        <w:rPr>
          <w:rStyle w:val="CommentReference"/>
        </w:rPr>
        <w:commentReference w:id="15"/>
      </w:r>
      <w:r w:rsidRPr="005E0CC2">
        <w:t xml:space="preserve"> for block must be available.</w:t>
      </w:r>
    </w:p>
    <w:p w14:paraId="56641A52" w14:textId="13CFB106" w:rsidR="00F46F90" w:rsidRPr="005E0CC2" w:rsidRDefault="00764AB4" w:rsidP="00C6620A">
      <w:pPr>
        <w:pStyle w:val="ListParagraph"/>
        <w:numPr>
          <w:ilvl w:val="0"/>
          <w:numId w:val="4"/>
        </w:numPr>
      </w:pPr>
      <w:r w:rsidRPr="005E0CC2">
        <w:rPr>
          <w:rStyle w:val="Emphasis"/>
        </w:rPr>
        <w:t>chain tracker</w:t>
      </w:r>
      <w:r w:rsidRPr="005E0CC2">
        <w:t>: Access to chain tracker is required.</w:t>
      </w:r>
      <w:r w:rsidR="00661100" w:rsidRPr="005E0CC2">
        <w:br/>
      </w:r>
      <w:r w:rsidRPr="005E0CC2">
        <w:t>Chain tracker is assumed to be able to provide</w:t>
      </w:r>
      <w:r w:rsidR="00E65024" w:rsidRPr="005E0CC2">
        <w:t xml:space="preserve"> </w:t>
      </w:r>
      <w:r w:rsidR="00F46F90" w:rsidRPr="005E0CC2">
        <w:t xml:space="preserve">the following information about all known blocks </w:t>
      </w:r>
      <w:r w:rsidR="001A1BAA" w:rsidRPr="005E0CC2">
        <w:t xml:space="preserve">from </w:t>
      </w:r>
      <w:r w:rsidR="00F46F90" w:rsidRPr="005E0CC2">
        <w:t>block hash and (if applicable) other block ids:</w:t>
      </w:r>
    </w:p>
    <w:p w14:paraId="736571D6" w14:textId="542C8A96" w:rsidR="00311D09" w:rsidRPr="005E0CC2" w:rsidRDefault="00E65024" w:rsidP="00C6620A">
      <w:pPr>
        <w:pStyle w:val="ListParagraph"/>
        <w:numPr>
          <w:ilvl w:val="1"/>
          <w:numId w:val="4"/>
        </w:numPr>
      </w:pPr>
      <w:r w:rsidRPr="005E0CC2">
        <w:t xml:space="preserve">All information present in </w:t>
      </w:r>
      <w:r w:rsidR="00764AB4" w:rsidRPr="005E0CC2">
        <w:t>block header</w:t>
      </w:r>
    </w:p>
    <w:p w14:paraId="329FFFF5" w14:textId="405A7C04" w:rsidR="003C015E" w:rsidRPr="005E0CC2" w:rsidRDefault="00E65024" w:rsidP="00C6620A">
      <w:pPr>
        <w:pStyle w:val="ListParagraph"/>
        <w:numPr>
          <w:ilvl w:val="1"/>
          <w:numId w:val="4"/>
        </w:numPr>
      </w:pPr>
      <w:r w:rsidRPr="005E0CC2">
        <w:t>Block s</w:t>
      </w:r>
      <w:r w:rsidR="003C015E" w:rsidRPr="005E0CC2">
        <w:t>tatus (</w:t>
      </w:r>
      <w:proofErr w:type="gramStart"/>
      <w:r w:rsidR="003C015E" w:rsidRPr="005E0CC2">
        <w:t>e.g.</w:t>
      </w:r>
      <w:proofErr w:type="gramEnd"/>
      <w:r w:rsidR="003C015E" w:rsidRPr="005E0CC2">
        <w:t xml:space="preserve"> valid, invalid, headers-only, …)</w:t>
      </w:r>
    </w:p>
    <w:p w14:paraId="6A547C84" w14:textId="4CCA97D8" w:rsidR="004D3CA5" w:rsidRPr="005E0CC2" w:rsidRDefault="004D3CA5" w:rsidP="00C6620A">
      <w:pPr>
        <w:pStyle w:val="ListParagraph"/>
        <w:numPr>
          <w:ilvl w:val="1"/>
          <w:numId w:val="4"/>
        </w:numPr>
      </w:pPr>
      <w:r w:rsidRPr="005E0CC2">
        <w:t>Height of block in a chain</w:t>
      </w:r>
    </w:p>
    <w:p w14:paraId="13302897" w14:textId="6E412C3E" w:rsidR="00143855" w:rsidRPr="005E0CC2" w:rsidRDefault="00143855" w:rsidP="00C6620A">
      <w:pPr>
        <w:pStyle w:val="ListParagraph"/>
        <w:numPr>
          <w:ilvl w:val="0"/>
          <w:numId w:val="4"/>
        </w:numPr>
      </w:pPr>
      <w:r w:rsidRPr="005E0CC2">
        <w:rPr>
          <w:rStyle w:val="Emphasis"/>
        </w:rPr>
        <w:t>transaction</w:t>
      </w:r>
      <w:r w:rsidRPr="005E0CC2">
        <w:t>: Contents of the transaction</w:t>
      </w:r>
      <w:r w:rsidR="006C5417" w:rsidRPr="005E0CC2">
        <w:t xml:space="preserve"> that is being validated</w:t>
      </w:r>
      <w:r w:rsidRPr="005E0CC2">
        <w:t xml:space="preserve"> must be available.</w:t>
      </w:r>
    </w:p>
    <w:p w14:paraId="4F9CC728" w14:textId="48DE0294" w:rsidR="0054770E" w:rsidRPr="005E0CC2" w:rsidRDefault="005A5B04" w:rsidP="00C6620A">
      <w:pPr>
        <w:pStyle w:val="ListParagraph"/>
        <w:numPr>
          <w:ilvl w:val="0"/>
          <w:numId w:val="4"/>
        </w:numPr>
      </w:pPr>
      <w:r w:rsidRPr="005E0CC2">
        <w:rPr>
          <w:rStyle w:val="Emphasis"/>
        </w:rPr>
        <w:t>transaction inputs</w:t>
      </w:r>
      <w:r w:rsidRPr="005E0CC2">
        <w:t xml:space="preserve">: Data for TXOs </w:t>
      </w:r>
      <w:r w:rsidR="00507998" w:rsidRPr="005E0CC2">
        <w:t xml:space="preserve">referenced by all </w:t>
      </w:r>
      <w:r w:rsidRPr="005E0CC2">
        <w:t xml:space="preserve">transaction </w:t>
      </w:r>
      <w:r w:rsidR="00507998" w:rsidRPr="005E0CC2">
        <w:t xml:space="preserve">inputs </w:t>
      </w:r>
      <w:r w:rsidRPr="005E0CC2">
        <w:t>must be available.</w:t>
      </w:r>
      <w:r w:rsidR="006034B8" w:rsidRPr="005E0CC2">
        <w:br/>
      </w:r>
      <w:r w:rsidR="0054770E" w:rsidRPr="005E0CC2">
        <w:t xml:space="preserve">This </w:t>
      </w:r>
      <w:r w:rsidR="00E73132" w:rsidRPr="005E0CC2">
        <w:t xml:space="preserve">data </w:t>
      </w:r>
      <w:r w:rsidR="00805373" w:rsidRPr="005E0CC2">
        <w:t xml:space="preserve">is </w:t>
      </w:r>
      <w:r w:rsidR="00B67B52" w:rsidRPr="005E0CC2">
        <w:t xml:space="preserve">stored in UTXO DB and </w:t>
      </w:r>
      <w:r w:rsidR="0054770E" w:rsidRPr="005E0CC2">
        <w:t>in general includes</w:t>
      </w:r>
      <w:r w:rsidR="0016005A" w:rsidRPr="005E0CC2">
        <w:t>:</w:t>
      </w:r>
    </w:p>
    <w:p w14:paraId="554B459A" w14:textId="6F6DF0CE" w:rsidR="005A5B04" w:rsidRPr="005E0CC2" w:rsidRDefault="0054770E" w:rsidP="00C6620A">
      <w:pPr>
        <w:pStyle w:val="ListParagraph"/>
        <w:numPr>
          <w:ilvl w:val="1"/>
          <w:numId w:val="4"/>
        </w:numPr>
      </w:pPr>
      <w:r w:rsidRPr="005E0CC2">
        <w:t>amount</w:t>
      </w:r>
    </w:p>
    <w:p w14:paraId="67BC05BF" w14:textId="12EF386F" w:rsidR="0054770E" w:rsidRPr="005E0CC2" w:rsidRDefault="0054770E" w:rsidP="00C6620A">
      <w:pPr>
        <w:pStyle w:val="ListParagraph"/>
        <w:numPr>
          <w:ilvl w:val="1"/>
          <w:numId w:val="4"/>
        </w:numPr>
      </w:pPr>
      <w:r w:rsidRPr="005E0CC2">
        <w:t xml:space="preserve">height at which TXO was </w:t>
      </w:r>
      <w:proofErr w:type="gramStart"/>
      <w:r w:rsidRPr="005E0CC2">
        <w:t>created</w:t>
      </w:r>
      <w:proofErr w:type="gramEnd"/>
    </w:p>
    <w:p w14:paraId="598460E6" w14:textId="09CB4D83" w:rsidR="0054770E" w:rsidRPr="005E0CC2" w:rsidRDefault="0054770E" w:rsidP="00C6620A">
      <w:pPr>
        <w:pStyle w:val="ListParagraph"/>
        <w:numPr>
          <w:ilvl w:val="1"/>
          <w:numId w:val="4"/>
        </w:numPr>
      </w:pPr>
      <w:r w:rsidRPr="005E0CC2">
        <w:t xml:space="preserve">script </w:t>
      </w:r>
      <w:r w:rsidRPr="005E0CC2">
        <w:rPr>
          <w:noProof/>
        </w:rPr>
        <w:t>(</w:t>
      </w:r>
      <w:r w:rsidRPr="005E0CC2">
        <w:rPr>
          <w:rStyle w:val="SourceText"/>
        </w:rPr>
        <w:t>scriptPubKey</w:t>
      </w:r>
      <w:r w:rsidRPr="005E0CC2">
        <w:rPr>
          <w:noProof/>
        </w:rPr>
        <w:t>)</w:t>
      </w:r>
    </w:p>
    <w:p w14:paraId="426CDAA8" w14:textId="628D0D3B" w:rsidR="006034B8" w:rsidRPr="00DC6303" w:rsidRDefault="0016005A" w:rsidP="00C6620A">
      <w:pPr>
        <w:pStyle w:val="ListParagraph"/>
        <w:numPr>
          <w:ilvl w:val="1"/>
          <w:numId w:val="4"/>
        </w:numPr>
      </w:pPr>
      <w:r w:rsidRPr="00DC6303">
        <w:t xml:space="preserve">whether TXO was </w:t>
      </w:r>
      <w:commentRangeStart w:id="16"/>
      <w:commentRangeStart w:id="17"/>
      <w:r w:rsidRPr="00DC6303">
        <w:t>created by coinbase transaction</w:t>
      </w:r>
      <w:commentRangeEnd w:id="16"/>
      <w:r>
        <w:rPr>
          <w:rStyle w:val="CommentReference"/>
        </w:rPr>
        <w:commentReference w:id="16"/>
      </w:r>
      <w:commentRangeEnd w:id="17"/>
      <w:r>
        <w:rPr>
          <w:rStyle w:val="CommentReference"/>
        </w:rPr>
        <w:commentReference w:id="17"/>
      </w:r>
    </w:p>
    <w:p w14:paraId="541ED14E" w14:textId="07BDBC6E" w:rsidR="00090E2F" w:rsidRDefault="00090E2F" w:rsidP="00C6620A">
      <w:pPr>
        <w:pStyle w:val="ListParagraph"/>
        <w:numPr>
          <w:ilvl w:val="0"/>
          <w:numId w:val="4"/>
        </w:numPr>
      </w:pPr>
      <w:r w:rsidRPr="00DC6303">
        <w:rPr>
          <w:rStyle w:val="Emphasis"/>
        </w:rPr>
        <w:t>UTXO</w:t>
      </w:r>
      <w:r w:rsidR="00142B67" w:rsidRPr="00DC6303">
        <w:rPr>
          <w:rStyle w:val="Emphasis"/>
        </w:rPr>
        <w:t xml:space="preserve"> </w:t>
      </w:r>
      <w:r w:rsidRPr="00DC6303">
        <w:rPr>
          <w:rStyle w:val="Emphasis"/>
        </w:rPr>
        <w:t>DB</w:t>
      </w:r>
      <w:r w:rsidRPr="00DC6303">
        <w:t>: Access to UTXO DB is required</w:t>
      </w:r>
      <w:r w:rsidR="00425D9E">
        <w:t>.</w:t>
      </w:r>
      <w:r w:rsidR="00425D9E">
        <w:br/>
        <w:t>UTXO DB is assumed to be able to provide the following information:</w:t>
      </w:r>
    </w:p>
    <w:p w14:paraId="31C4DC87" w14:textId="29B560CB" w:rsidR="00425D9E" w:rsidRDefault="001C1F83" w:rsidP="00425D9E">
      <w:pPr>
        <w:pStyle w:val="ListParagraph"/>
        <w:numPr>
          <w:ilvl w:val="1"/>
          <w:numId w:val="4"/>
        </w:numPr>
      </w:pPr>
      <w:r>
        <w:t>W</w:t>
      </w:r>
      <w:r w:rsidR="00425D9E">
        <w:t>hether specified TXO exists on specific chain</w:t>
      </w:r>
    </w:p>
    <w:p w14:paraId="275BD32E" w14:textId="4972C29F" w:rsidR="00425D9E" w:rsidRDefault="001C1F83" w:rsidP="00425D9E">
      <w:pPr>
        <w:pStyle w:val="ListParagraph"/>
        <w:numPr>
          <w:ilvl w:val="1"/>
          <w:numId w:val="4"/>
        </w:numPr>
      </w:pPr>
      <w:r>
        <w:t>W</w:t>
      </w:r>
      <w:r w:rsidR="00425D9E">
        <w:t xml:space="preserve">hether specified TXO </w:t>
      </w:r>
      <w:r w:rsidR="001B7AB2">
        <w:t xml:space="preserve">is </w:t>
      </w:r>
      <w:r w:rsidR="00425D9E">
        <w:t>already spent on specific chain</w:t>
      </w:r>
    </w:p>
    <w:p w14:paraId="14F28EFF" w14:textId="23B233BC" w:rsidR="00425D9E" w:rsidRDefault="00425D9E" w:rsidP="00425D9E">
      <w:pPr>
        <w:pStyle w:val="ListParagraph"/>
        <w:numPr>
          <w:ilvl w:val="1"/>
          <w:numId w:val="4"/>
        </w:numPr>
      </w:pPr>
      <w:r w:rsidRPr="005E0CC2">
        <w:t xml:space="preserve">Data for TXOs referenced by transaction </w:t>
      </w:r>
      <w:proofErr w:type="gramStart"/>
      <w:r w:rsidRPr="005E0CC2">
        <w:t>inputs</w:t>
      </w:r>
      <w:proofErr w:type="gramEnd"/>
    </w:p>
    <w:p w14:paraId="73D4D18E" w14:textId="5AC29B55" w:rsidR="003A2861" w:rsidRPr="00DC6303" w:rsidRDefault="00320550" w:rsidP="00C6620A">
      <w:pPr>
        <w:pStyle w:val="ListParagraph"/>
        <w:numPr>
          <w:ilvl w:val="0"/>
          <w:numId w:val="4"/>
        </w:numPr>
      </w:pPr>
      <w:r w:rsidRPr="00DC6303">
        <w:rPr>
          <w:rStyle w:val="Emphasis"/>
        </w:rPr>
        <w:t>m</w:t>
      </w:r>
      <w:r w:rsidR="003A2861" w:rsidRPr="00DC6303">
        <w:rPr>
          <w:rStyle w:val="Emphasis"/>
        </w:rPr>
        <w:t>empool</w:t>
      </w:r>
      <w:r w:rsidR="003A2861" w:rsidRPr="00DC6303">
        <w:t>: Access to mempool is required.</w:t>
      </w:r>
    </w:p>
    <w:p w14:paraId="76CE03FC" w14:textId="0B5C6D76" w:rsidR="00320550" w:rsidRPr="00DC6303" w:rsidRDefault="00320550" w:rsidP="00C6620A">
      <w:pPr>
        <w:pStyle w:val="ListParagraph"/>
        <w:numPr>
          <w:ilvl w:val="0"/>
          <w:numId w:val="4"/>
        </w:numPr>
      </w:pPr>
      <w:r w:rsidRPr="00DC6303">
        <w:rPr>
          <w:rStyle w:val="Emphasis"/>
        </w:rPr>
        <w:t>non-final mempool</w:t>
      </w:r>
      <w:r w:rsidRPr="00DC6303">
        <w:t>: Access to non-final mempool is required.</w:t>
      </w:r>
    </w:p>
    <w:p w14:paraId="2A4D0DFF" w14:textId="5B9AFC72" w:rsidR="00BD40B0" w:rsidRPr="00DC6303" w:rsidRDefault="00BD40B0" w:rsidP="00C6620A">
      <w:pPr>
        <w:pStyle w:val="ListParagraph"/>
        <w:numPr>
          <w:ilvl w:val="0"/>
          <w:numId w:val="4"/>
        </w:numPr>
      </w:pPr>
      <w:r w:rsidRPr="00DC6303">
        <w:rPr>
          <w:rStyle w:val="Emphasis"/>
        </w:rPr>
        <w:t>frozen TXO DB</w:t>
      </w:r>
      <w:r w:rsidRPr="00DC6303">
        <w:t>: Access to database containing frozen transaction outputs</w:t>
      </w:r>
      <w:r w:rsidR="007A4CAE">
        <w:t xml:space="preserve"> is required.</w:t>
      </w:r>
    </w:p>
    <w:p w14:paraId="35455C70" w14:textId="42C0EB9A" w:rsidR="00BF1A3F" w:rsidRPr="00BF1A3F" w:rsidRDefault="00D56348" w:rsidP="00351931">
      <w:pPr>
        <w:rPr>
          <w:ins w:id="18" w:author="Aljaž Noe" w:date="2021-11-26T16:40:00Z"/>
        </w:rPr>
      </w:pPr>
      <w:bookmarkStart w:id="19" w:name="_Toc88831299"/>
      <w:ins w:id="20" w:author="Aljaž Noe" w:date="2021-11-26T16:44:00Z">
        <w:r>
          <w:t>Unless</w:t>
        </w:r>
      </w:ins>
      <w:ins w:id="21" w:author="Aljaž Noe" w:date="2021-11-26T16:40:00Z">
        <w:r w:rsidR="00BF1A3F" w:rsidRPr="00BF1A3F">
          <w:t xml:space="preserve"> explicitly mentioned, it is unspecified which failure is detected if more than one rule is violated </w:t>
        </w:r>
      </w:ins>
      <w:ins w:id="22" w:author="Aljaž Noe" w:date="2021-11-26T16:52:00Z">
        <w:r w:rsidR="005E709B">
          <w:t xml:space="preserve">during </w:t>
        </w:r>
      </w:ins>
      <w:ins w:id="23" w:author="Aljaž Noe" w:date="2021-11-26T16:40:00Z">
        <w:r w:rsidR="00BF1A3F" w:rsidRPr="00BF1A3F">
          <w:t>valida</w:t>
        </w:r>
      </w:ins>
      <w:ins w:id="24" w:author="Aljaž Noe" w:date="2021-11-26T16:52:00Z">
        <w:r w:rsidR="005E709B">
          <w:t>tion</w:t>
        </w:r>
      </w:ins>
      <w:ins w:id="25" w:author="Aljaž Noe" w:date="2021-11-26T16:40:00Z">
        <w:r w:rsidR="00BF1A3F" w:rsidRPr="00BF1A3F">
          <w:t>.</w:t>
        </w:r>
      </w:ins>
      <w:ins w:id="26" w:author="Aljaž Noe" w:date="2021-11-26T16:46:00Z">
        <w:r w:rsidR="00FF77D2">
          <w:t xml:space="preserve"> </w:t>
        </w:r>
      </w:ins>
      <w:ins w:id="27" w:author="Aljaž Noe" w:date="2021-11-26T16:49:00Z">
        <w:r w:rsidR="004D0C7F">
          <w:t xml:space="preserve">Consequently, most </w:t>
        </w:r>
        <w:r w:rsidR="00417FB5">
          <w:t xml:space="preserve">rules </w:t>
        </w:r>
        <w:r w:rsidR="004D0C7F">
          <w:t xml:space="preserve">can </w:t>
        </w:r>
        <w:r w:rsidR="00417FB5">
          <w:t xml:space="preserve">be </w:t>
        </w:r>
      </w:ins>
      <w:ins w:id="28" w:author="Aljaž Noe" w:date="2021-11-26T16:46:00Z">
        <w:r w:rsidR="00FF77D2" w:rsidRPr="00FF77D2">
          <w:t>checked in any order</w:t>
        </w:r>
      </w:ins>
      <w:ins w:id="29" w:author="Aljaž Noe" w:date="2021-11-26T16:50:00Z">
        <w:r w:rsidR="004D0C7F">
          <w:rPr>
            <w:rStyle w:val="FootnoteReference"/>
          </w:rPr>
          <w:footnoteReference w:id="5"/>
        </w:r>
      </w:ins>
      <w:ins w:id="32" w:author="Aljaž Noe" w:date="2021-11-26T16:49:00Z">
        <w:r w:rsidR="00417FB5">
          <w:t>.</w:t>
        </w:r>
      </w:ins>
    </w:p>
    <w:p w14:paraId="3590C990" w14:textId="603A3D0F" w:rsidR="001267AD" w:rsidRPr="006A4049" w:rsidRDefault="003573F5" w:rsidP="003573F5">
      <w:pPr>
        <w:pStyle w:val="Heading2"/>
      </w:pPr>
      <w:r w:rsidRPr="006A4049">
        <w:t>Block level rules</w:t>
      </w:r>
      <w:bookmarkEnd w:id="19"/>
    </w:p>
    <w:p w14:paraId="08082D08" w14:textId="2CE372F6" w:rsidR="00D72972" w:rsidRPr="006A4049" w:rsidRDefault="005D1AF1" w:rsidP="00923CB7">
      <w:r w:rsidRPr="006A4049">
        <w:t xml:space="preserve">These </w:t>
      </w:r>
      <w:r w:rsidR="00E87851" w:rsidRPr="006A4049">
        <w:t xml:space="preserve">rules </w:t>
      </w:r>
      <w:r w:rsidRPr="006A4049">
        <w:t>apply to blocks as whole.</w:t>
      </w:r>
    </w:p>
    <w:p w14:paraId="1B0B2A3F" w14:textId="581A481C" w:rsidR="003573F5" w:rsidRDefault="00454653" w:rsidP="003573F5">
      <w:pPr>
        <w:pStyle w:val="Heading3"/>
      </w:pPr>
      <w:bookmarkStart w:id="33" w:name="Rule101"/>
      <w:bookmarkStart w:id="34" w:name="_Ref88660823"/>
      <w:bookmarkStart w:id="35" w:name="_Toc88831300"/>
      <w:r>
        <w:t>R</w:t>
      </w:r>
      <w:r w:rsidR="00BB74D3">
        <w:t>B</w:t>
      </w:r>
      <w:r w:rsidR="00EC557A">
        <w:t>B</w:t>
      </w:r>
      <w:r w:rsidR="003573F5" w:rsidRPr="00A87103">
        <w:t>101</w:t>
      </w:r>
      <w:bookmarkEnd w:id="33"/>
      <w:r w:rsidR="003573F5" w:rsidRPr="00A87103">
        <w:t xml:space="preserve">: Hash of previous block </w:t>
      </w:r>
      <w:r w:rsidR="003573F5">
        <w:t>mus</w:t>
      </w:r>
      <w:r w:rsidR="340CFC8F">
        <w:t>t</w:t>
      </w:r>
      <w:r w:rsidR="003573F5" w:rsidRPr="00A87103">
        <w:t xml:space="preserve"> be known and </w:t>
      </w:r>
      <w:proofErr w:type="gramStart"/>
      <w:r w:rsidR="003573F5" w:rsidRPr="00A87103">
        <w:t>valid</w:t>
      </w:r>
      <w:bookmarkEnd w:id="34"/>
      <w:bookmarkEnd w:id="35"/>
      <w:proofErr w:type="gramEnd"/>
    </w:p>
    <w:p w14:paraId="4E2372AE" w14:textId="068410B7" w:rsidR="00B93155" w:rsidRDefault="0095080A" w:rsidP="0034671A">
      <w:pPr>
        <w:pStyle w:val="RuleInfo"/>
      </w:pPr>
      <w:r w:rsidRPr="0034671A">
        <w:t>Category</w:t>
      </w:r>
    </w:p>
    <w:p w14:paraId="34FC6800" w14:textId="71E3E05E" w:rsidR="0095080A" w:rsidRPr="00B93155" w:rsidRDefault="00273887" w:rsidP="00C6620A">
      <w:pPr>
        <w:pStyle w:val="ListParagraph"/>
        <w:numPr>
          <w:ilvl w:val="0"/>
          <w:numId w:val="7"/>
        </w:numPr>
      </w:pPr>
      <w:r w:rsidRPr="00B93155">
        <w:t>consensus</w:t>
      </w:r>
    </w:p>
    <w:p w14:paraId="5F5EF409" w14:textId="1381FE6C" w:rsidR="00455143" w:rsidRPr="00B93155" w:rsidRDefault="00455143" w:rsidP="00B93155">
      <w:pPr>
        <w:pStyle w:val="RuleInfo"/>
      </w:pPr>
      <w:r w:rsidRPr="00B93155">
        <w:t>Error</w:t>
      </w:r>
    </w:p>
    <w:p w14:paraId="15BC239E" w14:textId="0F257CCB" w:rsidR="00455143" w:rsidRDefault="00455143" w:rsidP="00C6620A">
      <w:pPr>
        <w:pStyle w:val="ListParagraph"/>
        <w:numPr>
          <w:ilvl w:val="0"/>
          <w:numId w:val="6"/>
        </w:numPr>
      </w:pPr>
      <w:r w:rsidRPr="0017747A">
        <w:rPr>
          <w:rStyle w:val="SourceText"/>
        </w:rPr>
        <w:t>bad-</w:t>
      </w:r>
      <w:r w:rsidRPr="00744D45">
        <w:rPr>
          <w:rStyle w:val="SourceText"/>
        </w:rPr>
        <w:t>prevblk</w:t>
      </w:r>
      <w:r w:rsidR="00F91D5D">
        <w:rPr>
          <w:rStyle w:val="SourceText"/>
        </w:rPr>
        <w:t>/100</w:t>
      </w:r>
      <w:r>
        <w:t xml:space="preserve">: If previous block is </w:t>
      </w:r>
      <w:proofErr w:type="gramStart"/>
      <w:r>
        <w:t>invalid</w:t>
      </w:r>
      <w:proofErr w:type="gramEnd"/>
    </w:p>
    <w:p w14:paraId="488A39CA" w14:textId="04102558" w:rsidR="00455143" w:rsidRPr="00455143" w:rsidRDefault="00455143" w:rsidP="00C6620A">
      <w:pPr>
        <w:pStyle w:val="ListParagraph"/>
        <w:numPr>
          <w:ilvl w:val="0"/>
          <w:numId w:val="6"/>
        </w:numPr>
      </w:pPr>
      <w:r w:rsidRPr="0017747A">
        <w:rPr>
          <w:rStyle w:val="SourceText"/>
        </w:rPr>
        <w:t>prev-blk-not-found</w:t>
      </w:r>
      <w:r w:rsidR="00F91D5D">
        <w:rPr>
          <w:rStyle w:val="SourceText"/>
        </w:rPr>
        <w:t>/10</w:t>
      </w:r>
      <w:r>
        <w:t>: If previous block in unknown</w:t>
      </w:r>
    </w:p>
    <w:p w14:paraId="0FEE8A86" w14:textId="09A9373E" w:rsidR="00511BDD" w:rsidRPr="00B93155" w:rsidRDefault="0029614D" w:rsidP="00B93155">
      <w:pPr>
        <w:pStyle w:val="RuleInfo"/>
      </w:pPr>
      <w:r>
        <w:t>Inputs</w:t>
      </w:r>
    </w:p>
    <w:p w14:paraId="0220D8C9" w14:textId="77777777" w:rsidR="00511BDD" w:rsidRDefault="00476799" w:rsidP="00C6620A">
      <w:pPr>
        <w:pStyle w:val="ListParagraph"/>
        <w:numPr>
          <w:ilvl w:val="0"/>
          <w:numId w:val="5"/>
        </w:numPr>
      </w:pPr>
      <w:r>
        <w:t>block header</w:t>
      </w:r>
    </w:p>
    <w:p w14:paraId="54456B2F" w14:textId="5D782990" w:rsidR="00273887" w:rsidRDefault="00E65024" w:rsidP="00C6620A">
      <w:pPr>
        <w:pStyle w:val="ListParagraph"/>
        <w:numPr>
          <w:ilvl w:val="0"/>
          <w:numId w:val="5"/>
        </w:numPr>
      </w:pPr>
      <w:r>
        <w:t>chain tracker</w:t>
      </w:r>
    </w:p>
    <w:p w14:paraId="373FDE6F" w14:textId="002CF306" w:rsidR="00E2046E" w:rsidRDefault="00BB509F" w:rsidP="00E2046E">
      <w:pPr>
        <w:pStyle w:val="Heading3"/>
      </w:pPr>
      <w:bookmarkStart w:id="36" w:name="Rule102"/>
      <w:bookmarkStart w:id="37" w:name="_Ref88660827"/>
      <w:bookmarkStart w:id="38" w:name="_Toc88831301"/>
      <w:r>
        <w:t>R</w:t>
      </w:r>
      <w:r w:rsidR="00E2046E">
        <w:t>B</w:t>
      </w:r>
      <w:r w:rsidR="00EC557A">
        <w:t>B</w:t>
      </w:r>
      <w:r w:rsidR="00E2046E">
        <w:t>102</w:t>
      </w:r>
      <w:bookmarkEnd w:id="36"/>
      <w:r w:rsidR="00E2046E">
        <w:t xml:space="preserve">: </w:t>
      </w:r>
      <w:r w:rsidR="00E2046E" w:rsidRPr="00E2046E">
        <w:t xml:space="preserve">Proof of work must be more than </w:t>
      </w:r>
      <w:r w:rsidR="00E2046E" w:rsidRPr="00E2046E">
        <w:rPr>
          <w:noProof/>
        </w:rPr>
        <w:t>n</w:t>
      </w:r>
      <w:r w:rsidR="00967611">
        <w:rPr>
          <w:noProof/>
        </w:rPr>
        <w:t>B</w:t>
      </w:r>
      <w:r w:rsidR="00E2046E" w:rsidRPr="00E2046E">
        <w:rPr>
          <w:noProof/>
        </w:rPr>
        <w:t>its</w:t>
      </w:r>
      <w:r w:rsidR="00E2046E" w:rsidRPr="00E2046E">
        <w:t xml:space="preserve"> in block</w:t>
      </w:r>
      <w:r w:rsidR="009766BD">
        <w:t xml:space="preserve"> </w:t>
      </w:r>
      <w:proofErr w:type="gramStart"/>
      <w:r w:rsidR="009766BD">
        <w:t>header</w:t>
      </w:r>
      <w:bookmarkEnd w:id="37"/>
      <w:bookmarkEnd w:id="38"/>
      <w:proofErr w:type="gramEnd"/>
    </w:p>
    <w:p w14:paraId="32D5B093" w14:textId="77777777" w:rsidR="003F6737" w:rsidRPr="003F6737" w:rsidRDefault="007D5857" w:rsidP="003F6737">
      <w:pPr>
        <w:pStyle w:val="RuleInfo"/>
      </w:pPr>
      <w:r w:rsidRPr="003F6737">
        <w:t>Category</w:t>
      </w:r>
    </w:p>
    <w:p w14:paraId="6CAED451" w14:textId="24001942" w:rsidR="007D5857" w:rsidRPr="003F6737" w:rsidRDefault="007D5857" w:rsidP="00C6620A">
      <w:pPr>
        <w:pStyle w:val="ListParagraph"/>
        <w:numPr>
          <w:ilvl w:val="0"/>
          <w:numId w:val="9"/>
        </w:numPr>
      </w:pPr>
      <w:r w:rsidRPr="003F6737">
        <w:t>consensus</w:t>
      </w:r>
    </w:p>
    <w:p w14:paraId="48CA8C56" w14:textId="67812430" w:rsidR="0051094F" w:rsidRDefault="0051094F" w:rsidP="008D6DEC">
      <w:pPr>
        <w:pStyle w:val="RuleInfo"/>
      </w:pPr>
      <w:r>
        <w:t>Error</w:t>
      </w:r>
    </w:p>
    <w:p w14:paraId="6056462A" w14:textId="7D47AEE7" w:rsidR="0051094F" w:rsidRPr="0051094F" w:rsidRDefault="0051094F" w:rsidP="00C6620A">
      <w:pPr>
        <w:pStyle w:val="ListParagraph"/>
        <w:numPr>
          <w:ilvl w:val="0"/>
          <w:numId w:val="9"/>
        </w:numPr>
        <w:rPr>
          <w:rStyle w:val="SourceText"/>
        </w:rPr>
      </w:pPr>
      <w:r w:rsidRPr="0051094F">
        <w:rPr>
          <w:rStyle w:val="SourceText"/>
        </w:rPr>
        <w:t>high-hash</w:t>
      </w:r>
      <w:r w:rsidR="00A740F9">
        <w:rPr>
          <w:rStyle w:val="SourceText"/>
        </w:rPr>
        <w:t>/50</w:t>
      </w:r>
    </w:p>
    <w:p w14:paraId="0A1405C4" w14:textId="0958FFB1" w:rsidR="007D5857" w:rsidRPr="008D6DEC" w:rsidRDefault="0029614D" w:rsidP="008D6DEC">
      <w:pPr>
        <w:pStyle w:val="RuleInfo"/>
      </w:pPr>
      <w:r>
        <w:t>Inputs</w:t>
      </w:r>
    </w:p>
    <w:p w14:paraId="3490317F" w14:textId="3C2F896B" w:rsidR="00E21ECB" w:rsidRDefault="007D5857" w:rsidP="00C6620A">
      <w:pPr>
        <w:pStyle w:val="ListParagraph"/>
        <w:numPr>
          <w:ilvl w:val="0"/>
          <w:numId w:val="5"/>
        </w:numPr>
      </w:pPr>
      <w:r>
        <w:t>block header</w:t>
      </w:r>
    </w:p>
    <w:p w14:paraId="06B7A8EA" w14:textId="0D68077A" w:rsidR="00CF7D28" w:rsidRDefault="00CF7D28" w:rsidP="00CF7D28">
      <w:pPr>
        <w:pStyle w:val="RuleInfo"/>
      </w:pPr>
      <w:r>
        <w:t>Notes</w:t>
      </w:r>
    </w:p>
    <w:p w14:paraId="6AF38A3E" w14:textId="41B9D72D" w:rsidR="00CF7D28" w:rsidRPr="00CF7D28" w:rsidRDefault="00F7156A" w:rsidP="00CF7D28">
      <w:r>
        <w:t>P</w:t>
      </w:r>
      <w:r w:rsidR="00CF7D28">
        <w:t xml:space="preserve">roof-of-work </w:t>
      </w:r>
      <w:r w:rsidR="00CF7D28" w:rsidRPr="00CF7D28">
        <w:t xml:space="preserve">must also be more than minimum for the network and </w:t>
      </w:r>
      <w:r w:rsidR="00CF7D28" w:rsidRPr="00CF7D28">
        <w:rPr>
          <w:noProof/>
        </w:rPr>
        <w:t>nbits</w:t>
      </w:r>
      <w:r w:rsidR="00CF7D28" w:rsidRPr="00CF7D28">
        <w:t xml:space="preserve"> must result in positive value and must not overflow.</w:t>
      </w:r>
    </w:p>
    <w:p w14:paraId="1FCD761C" w14:textId="5773D544" w:rsidR="00E2046E" w:rsidRDefault="00BB509F" w:rsidP="009F35B1">
      <w:pPr>
        <w:pStyle w:val="Heading3"/>
      </w:pPr>
      <w:bookmarkStart w:id="39" w:name="Rule103"/>
      <w:bookmarkStart w:id="40" w:name="_Ref88660809"/>
      <w:bookmarkStart w:id="41" w:name="_Toc88831302"/>
      <w:r>
        <w:t>R</w:t>
      </w:r>
      <w:r w:rsidR="00E2046E">
        <w:t>B</w:t>
      </w:r>
      <w:r w:rsidR="00EC557A">
        <w:t>B</w:t>
      </w:r>
      <w:r w:rsidR="00E2046E">
        <w:t>103</w:t>
      </w:r>
      <w:bookmarkEnd w:id="39"/>
      <w:r w:rsidR="00E2046E">
        <w:t xml:space="preserve">: </w:t>
      </w:r>
      <w:r w:rsidR="009F35B1" w:rsidRPr="009F35B1">
        <w:t xml:space="preserve">Merkle root and </w:t>
      </w:r>
      <w:r w:rsidR="009F35B1">
        <w:t>M</w:t>
      </w:r>
      <w:r w:rsidR="009F35B1" w:rsidRPr="009F35B1">
        <w:t>erkle tree malleability</w:t>
      </w:r>
      <w:bookmarkEnd w:id="40"/>
      <w:bookmarkEnd w:id="41"/>
    </w:p>
    <w:p w14:paraId="06F722B4" w14:textId="77777777" w:rsidR="00E35DD2" w:rsidRDefault="00E35DD2" w:rsidP="00E35DD2">
      <w:pPr>
        <w:pStyle w:val="RuleInfo"/>
      </w:pPr>
      <w:r w:rsidRPr="0034671A">
        <w:t>Category</w:t>
      </w:r>
    </w:p>
    <w:p w14:paraId="51FAFF73" w14:textId="77777777" w:rsidR="00E35DD2" w:rsidRPr="00B93155" w:rsidRDefault="00E35DD2" w:rsidP="00C6620A">
      <w:pPr>
        <w:pStyle w:val="ListParagraph"/>
        <w:numPr>
          <w:ilvl w:val="0"/>
          <w:numId w:val="7"/>
        </w:numPr>
      </w:pPr>
      <w:r w:rsidRPr="00B93155">
        <w:t>consensus</w:t>
      </w:r>
    </w:p>
    <w:p w14:paraId="2526B120" w14:textId="77777777" w:rsidR="00E35DD2" w:rsidRPr="00B93155" w:rsidRDefault="00E35DD2" w:rsidP="00E35DD2">
      <w:pPr>
        <w:pStyle w:val="RuleInfo"/>
      </w:pPr>
      <w:r w:rsidRPr="00B93155">
        <w:t>Error</w:t>
      </w:r>
    </w:p>
    <w:p w14:paraId="5865E400" w14:textId="532CEE24" w:rsidR="00E35DD2" w:rsidRDefault="00E35DD2" w:rsidP="00C6620A">
      <w:pPr>
        <w:pStyle w:val="ListParagraph"/>
        <w:numPr>
          <w:ilvl w:val="0"/>
          <w:numId w:val="6"/>
        </w:numPr>
      </w:pPr>
      <w:r w:rsidRPr="00E35DD2">
        <w:rPr>
          <w:rStyle w:val="SourceText"/>
        </w:rPr>
        <w:t>bad-txnmrklroot</w:t>
      </w:r>
      <w:r w:rsidR="00746683">
        <w:rPr>
          <w:rStyle w:val="SourceText"/>
        </w:rPr>
        <w:t>/100</w:t>
      </w:r>
      <w:r>
        <w:t>:</w:t>
      </w:r>
      <w:r w:rsidR="00746683">
        <w:t xml:space="preserve"> If calculated Merkle root </w:t>
      </w:r>
      <w:r w:rsidR="00807583">
        <w:t>does not match the value in header</w:t>
      </w:r>
      <w:r w:rsidR="00746683">
        <w:t>.</w:t>
      </w:r>
    </w:p>
    <w:p w14:paraId="57E8C9DC" w14:textId="1021B201" w:rsidR="00E35DD2" w:rsidRPr="00455143" w:rsidRDefault="00770386" w:rsidP="00C6620A">
      <w:pPr>
        <w:pStyle w:val="ListParagraph"/>
        <w:numPr>
          <w:ilvl w:val="0"/>
          <w:numId w:val="6"/>
        </w:numPr>
      </w:pPr>
      <w:r w:rsidRPr="00770386">
        <w:rPr>
          <w:rStyle w:val="SourceText"/>
        </w:rPr>
        <w:t>bad-txns-duplicate</w:t>
      </w:r>
      <w:r w:rsidR="00E35DD2">
        <w:rPr>
          <w:rStyle w:val="SourceText"/>
        </w:rPr>
        <w:t>/1</w:t>
      </w:r>
      <w:r w:rsidR="00746683">
        <w:rPr>
          <w:rStyle w:val="SourceText"/>
        </w:rPr>
        <w:t>0</w:t>
      </w:r>
      <w:r w:rsidR="00E35DD2">
        <w:rPr>
          <w:rStyle w:val="SourceText"/>
        </w:rPr>
        <w:t>0</w:t>
      </w:r>
      <w:r w:rsidR="00E35DD2">
        <w:t xml:space="preserve">: </w:t>
      </w:r>
      <w:r w:rsidR="00746683">
        <w:t xml:space="preserve">If block includes additional </w:t>
      </w:r>
      <w:r w:rsidR="00C17A8F">
        <w:t xml:space="preserve">duplicate </w:t>
      </w:r>
      <w:r w:rsidR="00746683">
        <w:t xml:space="preserve">transactions that do not </w:t>
      </w:r>
      <w:r w:rsidR="00C17A8F">
        <w:t>change the value of Merkle root.</w:t>
      </w:r>
    </w:p>
    <w:p w14:paraId="1894F26A" w14:textId="1CB8B5CF" w:rsidR="00E35DD2" w:rsidRPr="00B93155" w:rsidRDefault="0029614D" w:rsidP="00E35DD2">
      <w:pPr>
        <w:pStyle w:val="RuleInfo"/>
      </w:pPr>
      <w:r w:rsidRPr="0029614D">
        <w:t>Inputs</w:t>
      </w:r>
    </w:p>
    <w:p w14:paraId="15D21A6F" w14:textId="384CBF2F" w:rsidR="00F045F8" w:rsidRDefault="00F045F8" w:rsidP="00C6620A">
      <w:pPr>
        <w:pStyle w:val="ListParagraph"/>
        <w:numPr>
          <w:ilvl w:val="0"/>
          <w:numId w:val="5"/>
        </w:numPr>
      </w:pPr>
      <w:r>
        <w:t>block header</w:t>
      </w:r>
    </w:p>
    <w:p w14:paraId="26F0CE9B" w14:textId="23872E4D" w:rsidR="0018349C" w:rsidRDefault="00F045F8" w:rsidP="00C6620A">
      <w:pPr>
        <w:pStyle w:val="ListParagraph"/>
        <w:numPr>
          <w:ilvl w:val="0"/>
          <w:numId w:val="5"/>
        </w:numPr>
      </w:pPr>
      <w:r>
        <w:t xml:space="preserve">hashes </w:t>
      </w:r>
      <w:r w:rsidR="0056496E">
        <w:t xml:space="preserve">and position </w:t>
      </w:r>
      <w:r>
        <w:t>of all transactions in a block</w:t>
      </w:r>
    </w:p>
    <w:p w14:paraId="20A26529" w14:textId="77777777" w:rsidR="006B1002" w:rsidRDefault="006B1002" w:rsidP="00351931">
      <w:pPr>
        <w:pStyle w:val="RuleInfo"/>
        <w:rPr>
          <w:ins w:id="42" w:author="Aljaž Noe" w:date="2021-11-26T17:00:00Z"/>
        </w:rPr>
      </w:pPr>
      <w:bookmarkStart w:id="43" w:name="_Ref88660847"/>
      <w:bookmarkStart w:id="44" w:name="_Toc88831303"/>
      <w:ins w:id="45" w:author="Aljaž Noe" w:date="2021-11-26T17:00:00Z">
        <w:r>
          <w:t>Notes</w:t>
        </w:r>
      </w:ins>
    </w:p>
    <w:p w14:paraId="50CCAC83" w14:textId="022B71BA" w:rsidR="006B1002" w:rsidRDefault="006B1002" w:rsidP="00351931">
      <w:pPr>
        <w:rPr>
          <w:ins w:id="46" w:author="Aljaž Noe" w:date="2021-11-26T17:00:00Z"/>
        </w:rPr>
      </w:pPr>
      <w:ins w:id="47" w:author="Aljaž Noe" w:date="2021-11-26T17:00:00Z">
        <w:r>
          <w:t>Detecting failure of this rule has priority over all other rules</w:t>
        </w:r>
      </w:ins>
      <w:ins w:id="48" w:author="Aljaž Noe" w:date="2021-11-26T17:02:00Z">
        <w:r w:rsidR="00CE0522">
          <w:t>.</w:t>
        </w:r>
        <w:r w:rsidR="008A00D5">
          <w:t xml:space="preserve"> </w:t>
        </w:r>
      </w:ins>
      <w:ins w:id="49" w:author="Aljaž Noe" w:date="2021-11-29T09:26:00Z">
        <w:r w:rsidR="008E4D91">
          <w:t>Therefore</w:t>
        </w:r>
      </w:ins>
      <w:ins w:id="50" w:author="Aljaž Noe" w:date="2021-11-26T17:02:00Z">
        <w:r w:rsidR="008A00D5">
          <w:t xml:space="preserve">, this rule must always be checked, even if </w:t>
        </w:r>
        <w:r w:rsidR="00E25333">
          <w:t xml:space="preserve">check for </w:t>
        </w:r>
      </w:ins>
      <w:ins w:id="51" w:author="Aljaž Noe" w:date="2021-11-26T17:03:00Z">
        <w:r w:rsidR="00E25333">
          <w:t>another</w:t>
        </w:r>
      </w:ins>
      <w:ins w:id="52" w:author="Aljaž Noe" w:date="2021-11-26T17:02:00Z">
        <w:r w:rsidR="008A00D5">
          <w:t xml:space="preserve"> rule has</w:t>
        </w:r>
        <w:r w:rsidR="00E25333">
          <w:t xml:space="preserve"> </w:t>
        </w:r>
      </w:ins>
      <w:ins w:id="53" w:author="Aljaž Noe" w:date="2021-11-26T17:03:00Z">
        <w:r w:rsidR="00E25333">
          <w:t xml:space="preserve">already </w:t>
        </w:r>
      </w:ins>
      <w:ins w:id="54" w:author="Aljaž Noe" w:date="2021-11-26T17:02:00Z">
        <w:r w:rsidR="00E25333">
          <w:t>failed</w:t>
        </w:r>
      </w:ins>
      <w:ins w:id="55" w:author="Aljaž Noe" w:date="2021-11-26T17:03:00Z">
        <w:r w:rsidR="00E25333">
          <w:t>.</w:t>
        </w:r>
      </w:ins>
      <w:ins w:id="56" w:author="Aljaž Noe" w:date="2021-11-26T17:04:00Z">
        <w:r w:rsidR="00261F65">
          <w:t xml:space="preserve"> This is needed to properly detect</w:t>
        </w:r>
      </w:ins>
      <w:ins w:id="57" w:author="Aljaž Noe" w:date="2021-11-26T17:05:00Z">
        <w:r w:rsidR="008A223A">
          <w:t xml:space="preserve"> </w:t>
        </w:r>
      </w:ins>
      <w:ins w:id="58" w:author="Aljaž Noe" w:date="2021-11-26T17:04:00Z">
        <w:r w:rsidR="003A7973">
          <w:t>block</w:t>
        </w:r>
      </w:ins>
      <w:ins w:id="59" w:author="Aljaž Noe" w:date="2021-11-26T17:05:00Z">
        <w:r w:rsidR="003A7973">
          <w:t xml:space="preserve"> </w:t>
        </w:r>
      </w:ins>
      <w:ins w:id="60" w:author="Aljaž Noe" w:date="2021-11-26T17:04:00Z">
        <w:r w:rsidR="003A7973">
          <w:t>corruption</w:t>
        </w:r>
      </w:ins>
      <w:ins w:id="61" w:author="Aljaž Noe" w:date="2021-11-26T17:05:00Z">
        <w:r w:rsidR="003A7973">
          <w:t xml:space="preserve">, which can </w:t>
        </w:r>
        <w:r w:rsidR="00DC6333">
          <w:t>be the reason for</w:t>
        </w:r>
      </w:ins>
      <w:ins w:id="62" w:author="Aljaž Noe" w:date="2021-11-26T17:06:00Z">
        <w:r w:rsidR="00DC6333">
          <w:t xml:space="preserve"> </w:t>
        </w:r>
        <w:r w:rsidR="00D434F8">
          <w:t xml:space="preserve">failed checks performed by </w:t>
        </w:r>
        <w:r w:rsidR="00DC6333">
          <w:t>other rule</w:t>
        </w:r>
        <w:r w:rsidR="00D434F8">
          <w:t>s</w:t>
        </w:r>
        <w:r w:rsidR="00DC6333">
          <w:t>.</w:t>
        </w:r>
      </w:ins>
    </w:p>
    <w:p w14:paraId="3A3E005C" w14:textId="4DABBF09" w:rsidR="00795F0F" w:rsidRDefault="00BB509F" w:rsidP="00223A09">
      <w:pPr>
        <w:pStyle w:val="Heading3"/>
      </w:pPr>
      <w:r>
        <w:t>R</w:t>
      </w:r>
      <w:r w:rsidR="00795F0F">
        <w:t>B</w:t>
      </w:r>
      <w:r w:rsidR="00EC557A">
        <w:t>B</w:t>
      </w:r>
      <w:r w:rsidR="00795F0F">
        <w:t xml:space="preserve">104: </w:t>
      </w:r>
      <w:r w:rsidR="00795F0F" w:rsidRPr="00795F0F">
        <w:t xml:space="preserve">Block must contain at least one </w:t>
      </w:r>
      <w:proofErr w:type="gramStart"/>
      <w:r w:rsidR="00795F0F" w:rsidRPr="00795F0F">
        <w:t>transaction</w:t>
      </w:r>
      <w:bookmarkEnd w:id="43"/>
      <w:bookmarkEnd w:id="44"/>
      <w:proofErr w:type="gramEnd"/>
    </w:p>
    <w:p w14:paraId="75FB47EA" w14:textId="77777777" w:rsidR="00B020FB" w:rsidRDefault="00B020FB" w:rsidP="00B020FB">
      <w:pPr>
        <w:pStyle w:val="RuleInfo"/>
      </w:pPr>
      <w:r w:rsidRPr="0034671A">
        <w:t>Category</w:t>
      </w:r>
    </w:p>
    <w:p w14:paraId="4402E401" w14:textId="713E1D85" w:rsidR="00B020FB" w:rsidRPr="00B93155" w:rsidRDefault="00B020FB" w:rsidP="00C6620A">
      <w:pPr>
        <w:pStyle w:val="ListParagraph"/>
        <w:numPr>
          <w:ilvl w:val="0"/>
          <w:numId w:val="7"/>
        </w:numPr>
      </w:pPr>
      <w:r w:rsidRPr="00B93155">
        <w:t>consensus</w:t>
      </w:r>
    </w:p>
    <w:p w14:paraId="3DF1C7EA" w14:textId="77777777" w:rsidR="00B020FB" w:rsidRPr="00B93155" w:rsidRDefault="00B020FB" w:rsidP="00B020FB">
      <w:pPr>
        <w:pStyle w:val="RuleInfo"/>
      </w:pPr>
      <w:r w:rsidRPr="00B93155">
        <w:t>Error</w:t>
      </w:r>
    </w:p>
    <w:p w14:paraId="340EB7A2" w14:textId="15FADD5A" w:rsidR="00B020FB" w:rsidRPr="00124E76" w:rsidRDefault="00124E76" w:rsidP="00C6620A">
      <w:pPr>
        <w:pStyle w:val="ListParagraph"/>
        <w:numPr>
          <w:ilvl w:val="0"/>
          <w:numId w:val="6"/>
        </w:numPr>
        <w:rPr>
          <w:rStyle w:val="SourceText"/>
        </w:rPr>
      </w:pPr>
      <w:r w:rsidRPr="00124E76">
        <w:rPr>
          <w:rStyle w:val="SourceText"/>
        </w:rPr>
        <w:t>bad-cb-missing</w:t>
      </w:r>
      <w:r w:rsidR="007F5479">
        <w:rPr>
          <w:rStyle w:val="SourceText"/>
        </w:rPr>
        <w:t>/100</w:t>
      </w:r>
    </w:p>
    <w:p w14:paraId="33A79F70" w14:textId="6CB21702" w:rsidR="00B020FB" w:rsidRPr="00B93155" w:rsidRDefault="0029614D" w:rsidP="00B020FB">
      <w:pPr>
        <w:pStyle w:val="RuleInfo"/>
      </w:pPr>
      <w:r>
        <w:t>Inputs</w:t>
      </w:r>
    </w:p>
    <w:p w14:paraId="76CD7EB4" w14:textId="1E2BD237" w:rsidR="00AE24E7" w:rsidRPr="00AE24E7" w:rsidRDefault="004C59C0" w:rsidP="00C6620A">
      <w:pPr>
        <w:pStyle w:val="ListParagraph"/>
        <w:numPr>
          <w:ilvl w:val="0"/>
          <w:numId w:val="7"/>
        </w:numPr>
      </w:pPr>
      <w:r>
        <w:t>n</w:t>
      </w:r>
      <w:r w:rsidR="00D767D7">
        <w:t>umber of transactions in a block</w:t>
      </w:r>
    </w:p>
    <w:p w14:paraId="15304ED9" w14:textId="783527C8" w:rsidR="00795F0F" w:rsidRDefault="00BB509F" w:rsidP="00223A09">
      <w:pPr>
        <w:pStyle w:val="Heading3"/>
      </w:pPr>
      <w:bookmarkStart w:id="63" w:name="_Ref88660861"/>
      <w:bookmarkStart w:id="64" w:name="_Toc88831304"/>
      <w:r>
        <w:t>R</w:t>
      </w:r>
      <w:r w:rsidR="00795F0F">
        <w:t>B</w:t>
      </w:r>
      <w:r w:rsidR="00EC557A">
        <w:t>B</w:t>
      </w:r>
      <w:r w:rsidR="00795F0F" w:rsidRPr="00795F0F">
        <w:t>105</w:t>
      </w:r>
      <w:r w:rsidR="00795F0F">
        <w:t xml:space="preserve">: </w:t>
      </w:r>
      <w:r w:rsidR="008A2AB4">
        <w:t>B</w:t>
      </w:r>
      <w:r w:rsidR="00795F0F" w:rsidRPr="00795F0F">
        <w:t xml:space="preserve">lock must </w:t>
      </w:r>
      <w:r w:rsidR="00F51F7B">
        <w:t xml:space="preserve">not be too </w:t>
      </w:r>
      <w:proofErr w:type="gramStart"/>
      <w:r w:rsidR="00F51F7B">
        <w:t>large</w:t>
      </w:r>
      <w:bookmarkEnd w:id="63"/>
      <w:bookmarkEnd w:id="64"/>
      <w:proofErr w:type="gramEnd"/>
    </w:p>
    <w:p w14:paraId="5CC42C34" w14:textId="77777777" w:rsidR="005B59D3" w:rsidRDefault="005B59D3" w:rsidP="005B59D3">
      <w:pPr>
        <w:pStyle w:val="RuleInfo"/>
      </w:pPr>
      <w:r w:rsidRPr="0034671A">
        <w:t>Category</w:t>
      </w:r>
    </w:p>
    <w:p w14:paraId="6CE0AD3E" w14:textId="7C953B1C" w:rsidR="005B59D3" w:rsidRPr="00B93155" w:rsidRDefault="005B59D3" w:rsidP="00C6620A">
      <w:pPr>
        <w:pStyle w:val="ListParagraph"/>
        <w:numPr>
          <w:ilvl w:val="0"/>
          <w:numId w:val="7"/>
        </w:numPr>
      </w:pPr>
      <w:r w:rsidRPr="00B93155">
        <w:t>consensus</w:t>
      </w:r>
      <w:r w:rsidR="008A2AB4">
        <w:t>/policy</w:t>
      </w:r>
    </w:p>
    <w:p w14:paraId="02630203" w14:textId="77777777" w:rsidR="005B59D3" w:rsidRPr="00B93155" w:rsidRDefault="005B59D3" w:rsidP="005B59D3">
      <w:pPr>
        <w:pStyle w:val="RuleInfo"/>
      </w:pPr>
      <w:r w:rsidRPr="00B93155">
        <w:t>Error</w:t>
      </w:r>
    </w:p>
    <w:p w14:paraId="2B50E284" w14:textId="0393BAFB" w:rsidR="005B59D3" w:rsidRPr="00124E76" w:rsidRDefault="005B59D3" w:rsidP="00C6620A">
      <w:pPr>
        <w:pStyle w:val="ListParagraph"/>
        <w:numPr>
          <w:ilvl w:val="0"/>
          <w:numId w:val="6"/>
        </w:numPr>
        <w:rPr>
          <w:rStyle w:val="SourceText"/>
        </w:rPr>
      </w:pPr>
      <w:r w:rsidRPr="005B59D3">
        <w:rPr>
          <w:rStyle w:val="SourceText"/>
        </w:rPr>
        <w:t>bad-blk-length</w:t>
      </w:r>
      <w:r>
        <w:rPr>
          <w:rStyle w:val="SourceText"/>
        </w:rPr>
        <w:t>/100</w:t>
      </w:r>
    </w:p>
    <w:p w14:paraId="590EA8FC" w14:textId="4BEE51C9" w:rsidR="005B59D3" w:rsidRPr="00B93155" w:rsidRDefault="0029614D" w:rsidP="005B59D3">
      <w:pPr>
        <w:pStyle w:val="RuleInfo"/>
      </w:pPr>
      <w:r>
        <w:t>Inputs</w:t>
      </w:r>
    </w:p>
    <w:p w14:paraId="386CB7D0" w14:textId="383A1C22" w:rsidR="004E257C" w:rsidRDefault="008D0D7C" w:rsidP="00C6620A">
      <w:pPr>
        <w:pStyle w:val="ListParagraph"/>
        <w:numPr>
          <w:ilvl w:val="0"/>
          <w:numId w:val="7"/>
        </w:numPr>
      </w:pPr>
      <w:r>
        <w:t>s</w:t>
      </w:r>
      <w:r w:rsidR="0069786C">
        <w:t>ize of block</w:t>
      </w:r>
    </w:p>
    <w:p w14:paraId="68CA6B9E" w14:textId="644568AE" w:rsidR="00F06524" w:rsidRDefault="00F06524" w:rsidP="00F06524">
      <w:pPr>
        <w:pStyle w:val="RuleInfo"/>
      </w:pPr>
      <w:r>
        <w:t>Notes</w:t>
      </w:r>
    </w:p>
    <w:p w14:paraId="4D2B80B1" w14:textId="77777777" w:rsidR="00061F42" w:rsidRDefault="00F06524" w:rsidP="00F06524">
      <w:r w:rsidRPr="00F06524">
        <w:t>Max</w:t>
      </w:r>
      <w:r>
        <w:t>imum allowed</w:t>
      </w:r>
      <w:r w:rsidRPr="00F06524">
        <w:t xml:space="preserve"> block size is taken from </w:t>
      </w:r>
      <w:r>
        <w:t xml:space="preserve">node </w:t>
      </w:r>
      <w:r w:rsidRPr="00F06524">
        <w:t>config</w:t>
      </w:r>
      <w:r>
        <w:t>uration.</w:t>
      </w:r>
    </w:p>
    <w:p w14:paraId="55CDB726" w14:textId="18F4D594" w:rsidR="00F06524" w:rsidRDefault="00F06524" w:rsidP="00F06524">
      <w:r>
        <w:t>Block size includes whole serialized block</w:t>
      </w:r>
      <w:r w:rsidR="00A24947">
        <w:t xml:space="preserve"> (</w:t>
      </w:r>
      <w:r w:rsidR="00F3640A">
        <w:t xml:space="preserve">block </w:t>
      </w:r>
      <w:r w:rsidR="00A24947">
        <w:t xml:space="preserve">header + </w:t>
      </w:r>
      <w:r w:rsidR="00F3640A">
        <w:t xml:space="preserve">size of integer storing </w:t>
      </w:r>
      <w:r w:rsidR="00A24947">
        <w:t>num</w:t>
      </w:r>
      <w:r w:rsidR="004F5557">
        <w:t>ber of transaction</w:t>
      </w:r>
      <w:r w:rsidR="00893B28">
        <w:t>s</w:t>
      </w:r>
      <w:r w:rsidR="00A24947">
        <w:t xml:space="preserve"> + all transactions).</w:t>
      </w:r>
    </w:p>
    <w:p w14:paraId="6411F8FB" w14:textId="1AF8BB95" w:rsidR="00061F42" w:rsidRDefault="00687F4C" w:rsidP="00F06524">
      <w:pPr>
        <w:rPr>
          <w:ins w:id="65" w:author="Daniel Connolly" w:date="2023-01-24T00:03:00Z"/>
        </w:rPr>
      </w:pPr>
      <w:r>
        <w:t xml:space="preserve">If whole block size is not available, </w:t>
      </w:r>
      <w:r w:rsidR="007C3300">
        <w:t xml:space="preserve">check </w:t>
      </w:r>
      <w:r w:rsidR="00061F42">
        <w:t xml:space="preserve">can be </w:t>
      </w:r>
      <w:r w:rsidR="001E3F89">
        <w:t xml:space="preserve">implemented </w:t>
      </w:r>
      <w:r w:rsidR="00061F42" w:rsidRPr="00061F42">
        <w:t xml:space="preserve">in </w:t>
      </w:r>
      <w:r w:rsidR="00061F42">
        <w:t xml:space="preserve">code </w:t>
      </w:r>
      <w:r w:rsidR="00D650EA">
        <w:t xml:space="preserve">segment </w:t>
      </w:r>
      <w:r w:rsidR="00061F42" w:rsidRPr="00061F42">
        <w:t xml:space="preserve">that is producing block chunks </w:t>
      </w:r>
      <w:r w:rsidR="0036491F">
        <w:t xml:space="preserve">and report failure </w:t>
      </w:r>
      <w:r w:rsidR="00061F42" w:rsidRPr="00061F42">
        <w:t>once size is exceeded.</w:t>
      </w:r>
    </w:p>
    <w:p w14:paraId="6988D412" w14:textId="40F94C03" w:rsidR="00323326" w:rsidRPr="00F06524" w:rsidRDefault="00847DCC" w:rsidP="00F06524">
      <w:ins w:id="66" w:author="Daniel Connolly" w:date="2023-01-24T00:03:00Z">
        <w:r>
          <w:t>The Gene</w:t>
        </w:r>
      </w:ins>
      <w:ins w:id="67" w:author="Daniel Connolly" w:date="2023-01-24T00:04:00Z">
        <w:r>
          <w:t>sis Upgrade changed this rule from a consensus rule to a policy rule.</w:t>
        </w:r>
      </w:ins>
    </w:p>
    <w:p w14:paraId="11FFBE6C" w14:textId="2A44273B" w:rsidR="00223A09" w:rsidRDefault="00BB509F" w:rsidP="00F46003">
      <w:pPr>
        <w:pStyle w:val="Heading3"/>
      </w:pPr>
      <w:bookmarkStart w:id="68" w:name="_Ref88660902"/>
      <w:bookmarkStart w:id="69" w:name="_Toc88831305"/>
      <w:r>
        <w:t>R</w:t>
      </w:r>
      <w:r w:rsidR="00F46003" w:rsidRPr="00F46003">
        <w:t>B</w:t>
      </w:r>
      <w:r w:rsidR="00EC557A">
        <w:t>B</w:t>
      </w:r>
      <w:r w:rsidR="00F46003" w:rsidRPr="00F46003">
        <w:t>106:</w:t>
      </w:r>
      <w:r w:rsidR="00096AD7">
        <w:t xml:space="preserve"> Number of </w:t>
      </w:r>
      <w:r w:rsidR="00F46003" w:rsidRPr="00F46003">
        <w:rPr>
          <w:noProof/>
        </w:rPr>
        <w:t>sigops</w:t>
      </w:r>
      <w:r w:rsidR="00F46003" w:rsidRPr="00F46003">
        <w:t xml:space="preserve"> in block</w:t>
      </w:r>
      <w:r w:rsidR="00096AD7">
        <w:t xml:space="preserve"> must not exceed specified </w:t>
      </w:r>
      <w:proofErr w:type="gramStart"/>
      <w:r w:rsidR="00096AD7">
        <w:t>value</w:t>
      </w:r>
      <w:bookmarkEnd w:id="68"/>
      <w:bookmarkEnd w:id="69"/>
      <w:proofErr w:type="gramEnd"/>
    </w:p>
    <w:p w14:paraId="58B80B26" w14:textId="77777777" w:rsidR="00D5660E" w:rsidRDefault="00D5660E" w:rsidP="00D5660E">
      <w:pPr>
        <w:pStyle w:val="RuleInfo"/>
      </w:pPr>
      <w:r w:rsidRPr="0034671A">
        <w:t>Category</w:t>
      </w:r>
    </w:p>
    <w:p w14:paraId="279090DD" w14:textId="77777777" w:rsidR="00D5660E" w:rsidRPr="00B93155" w:rsidRDefault="00D5660E" w:rsidP="00C6620A">
      <w:pPr>
        <w:pStyle w:val="ListParagraph"/>
        <w:numPr>
          <w:ilvl w:val="0"/>
          <w:numId w:val="7"/>
        </w:numPr>
      </w:pPr>
      <w:r w:rsidRPr="00B93155">
        <w:t>consensus</w:t>
      </w:r>
    </w:p>
    <w:p w14:paraId="701242E0" w14:textId="77777777" w:rsidR="00D5660E" w:rsidRPr="00B93155" w:rsidRDefault="00D5660E" w:rsidP="00D5660E">
      <w:pPr>
        <w:pStyle w:val="RuleInfo"/>
      </w:pPr>
      <w:r w:rsidRPr="00B93155">
        <w:t>Error</w:t>
      </w:r>
    </w:p>
    <w:p w14:paraId="079C8E5A" w14:textId="6509EF2D" w:rsidR="00D5660E" w:rsidRPr="00124E76" w:rsidRDefault="00D5660E" w:rsidP="00C6620A">
      <w:pPr>
        <w:pStyle w:val="ListParagraph"/>
        <w:numPr>
          <w:ilvl w:val="0"/>
          <w:numId w:val="6"/>
        </w:numPr>
        <w:rPr>
          <w:rStyle w:val="SourceText"/>
        </w:rPr>
      </w:pPr>
      <w:r w:rsidRPr="00D5660E">
        <w:rPr>
          <w:rStyle w:val="SourceText"/>
        </w:rPr>
        <w:t>bad-blk-sigops</w:t>
      </w:r>
      <w:r>
        <w:rPr>
          <w:rStyle w:val="SourceText"/>
        </w:rPr>
        <w:t>/100</w:t>
      </w:r>
    </w:p>
    <w:p w14:paraId="1C0DD9A8" w14:textId="15AABAED" w:rsidR="00D5660E" w:rsidRDefault="00D5660E" w:rsidP="00D5660E">
      <w:pPr>
        <w:pStyle w:val="RuleInfo"/>
      </w:pPr>
      <w:r>
        <w:t>Inputs</w:t>
      </w:r>
    </w:p>
    <w:p w14:paraId="51D1D736" w14:textId="48F1BA17" w:rsidR="00F33F88" w:rsidRPr="00F33F88" w:rsidRDefault="0024140C" w:rsidP="00C6620A">
      <w:pPr>
        <w:pStyle w:val="ListParagraph"/>
        <w:numPr>
          <w:ilvl w:val="0"/>
          <w:numId w:val="10"/>
        </w:numPr>
      </w:pPr>
      <w:r>
        <w:t>all transactions in a block</w:t>
      </w:r>
    </w:p>
    <w:p w14:paraId="79BC2A21" w14:textId="192E3DEA" w:rsidR="00F33F88" w:rsidRDefault="00F33F88" w:rsidP="00F33F88">
      <w:pPr>
        <w:pStyle w:val="RuleInfo"/>
      </w:pPr>
      <w:r w:rsidRPr="00F33F88">
        <w:t>Notes</w:t>
      </w:r>
    </w:p>
    <w:p w14:paraId="1E09FD26" w14:textId="670299C6" w:rsidR="00F33F88" w:rsidRDefault="00F33F88" w:rsidP="00F33F88">
      <w:r>
        <w:t xml:space="preserve">Only </w:t>
      </w:r>
      <w:r w:rsidR="000A59F0">
        <w:t xml:space="preserve">applicable </w:t>
      </w:r>
      <w:del w:id="70" w:author="Daniel Connolly" w:date="2023-01-24T00:04:00Z">
        <w:r w:rsidDel="00F51792">
          <w:delText>if genesis is not enabled.</w:delText>
        </w:r>
      </w:del>
      <w:ins w:id="71" w:author="Daniel Connolly" w:date="2023-01-24T00:04:00Z">
        <w:r w:rsidR="00F51792">
          <w:t>prior to Genesis Upgrade.</w:t>
        </w:r>
      </w:ins>
    </w:p>
    <w:p w14:paraId="37BD3B92" w14:textId="60F627C9" w:rsidR="0024140C" w:rsidRDefault="00433289" w:rsidP="00F33F88">
      <w:r>
        <w:t>N</w:t>
      </w:r>
      <w:r w:rsidR="0024140C">
        <w:t xml:space="preserve">umber of </w:t>
      </w:r>
      <w:r w:rsidR="0024140C">
        <w:rPr>
          <w:noProof/>
        </w:rPr>
        <w:t>sigops</w:t>
      </w:r>
      <w:r w:rsidR="0024140C">
        <w:t xml:space="preserve"> in block </w:t>
      </w:r>
      <w:r>
        <w:t xml:space="preserve">is a sum of </w:t>
      </w:r>
      <w:r w:rsidR="0024140C">
        <w:rPr>
          <w:noProof/>
        </w:rPr>
        <w:t>sigops</w:t>
      </w:r>
      <w:r w:rsidR="0024140C">
        <w:t xml:space="preserve"> in input and output scripts in all transactions (including c</w:t>
      </w:r>
      <w:r w:rsidR="0024140C" w:rsidRPr="0024140C">
        <w:t>oinbas</w:t>
      </w:r>
      <w:r w:rsidR="0024140C">
        <w:t>e)</w:t>
      </w:r>
      <w:r w:rsidR="0024140C" w:rsidRPr="0024140C">
        <w:t>.</w:t>
      </w:r>
    </w:p>
    <w:p w14:paraId="78E26CC3" w14:textId="29426329" w:rsidR="00D8298E" w:rsidRDefault="00D8298E" w:rsidP="00F33F88">
      <w:r>
        <w:t xml:space="preserve">Check fails if number of </w:t>
      </w:r>
      <w:r>
        <w:rPr>
          <w:noProof/>
        </w:rPr>
        <w:t>sigops</w:t>
      </w:r>
      <w:r>
        <w:t xml:space="preserve"> in a transaction cannot be obtained.</w:t>
      </w:r>
    </w:p>
    <w:p w14:paraId="0462285B" w14:textId="301C18AF" w:rsidR="00D16251" w:rsidRPr="00F06524" w:rsidRDefault="00D16251" w:rsidP="00D16251">
      <w:r>
        <w:t xml:space="preserve">If whole block is not available, check can be implemented </w:t>
      </w:r>
      <w:r w:rsidRPr="00061F42">
        <w:t xml:space="preserve">in </w:t>
      </w:r>
      <w:r>
        <w:t xml:space="preserve">code segment </w:t>
      </w:r>
      <w:r w:rsidRPr="00061F42">
        <w:t xml:space="preserve">that is producing block chunks </w:t>
      </w:r>
      <w:r w:rsidR="008F3C5B">
        <w:t xml:space="preserve">and report </w:t>
      </w:r>
      <w:r w:rsidR="00FF5B83">
        <w:t xml:space="preserve">failure </w:t>
      </w:r>
      <w:r w:rsidRPr="00061F42">
        <w:t xml:space="preserve">once </w:t>
      </w:r>
      <w:r w:rsidR="00173AB8">
        <w:t>count</w:t>
      </w:r>
      <w:r w:rsidRPr="00061F42">
        <w:t xml:space="preserve"> is exceeded.</w:t>
      </w:r>
    </w:p>
    <w:p w14:paraId="0E4E10E1" w14:textId="13A1DAC7" w:rsidR="0055431B" w:rsidRDefault="0055431B" w:rsidP="00A059F5">
      <w:pPr>
        <w:pStyle w:val="Heading3"/>
      </w:pPr>
      <w:bookmarkStart w:id="72" w:name="_Ref88660917"/>
      <w:bookmarkStart w:id="73" w:name="_Toc88831306"/>
      <w:r>
        <w:t>RB</w:t>
      </w:r>
      <w:r w:rsidR="00EC557A">
        <w:t>B</w:t>
      </w:r>
      <w:r>
        <w:t xml:space="preserve">107: </w:t>
      </w:r>
      <w:r w:rsidR="00AD1B5B">
        <w:t>Soft rejected b</w:t>
      </w:r>
      <w:r>
        <w:t xml:space="preserve">lock </w:t>
      </w:r>
      <w:r w:rsidR="00AD1B5B">
        <w:t xml:space="preserve">cannot become tip of active </w:t>
      </w:r>
      <w:proofErr w:type="gramStart"/>
      <w:r w:rsidR="00AD1B5B">
        <w:t>chain</w:t>
      </w:r>
      <w:bookmarkEnd w:id="72"/>
      <w:bookmarkEnd w:id="73"/>
      <w:proofErr w:type="gramEnd"/>
    </w:p>
    <w:p w14:paraId="1464C514" w14:textId="77777777" w:rsidR="0055431B" w:rsidRDefault="0055431B" w:rsidP="0055431B">
      <w:pPr>
        <w:pStyle w:val="RuleInfo"/>
      </w:pPr>
      <w:r w:rsidRPr="0034671A">
        <w:t>Category</w:t>
      </w:r>
    </w:p>
    <w:p w14:paraId="78E95D4A" w14:textId="492270C2" w:rsidR="0055431B" w:rsidRPr="00B93155" w:rsidRDefault="0055431B" w:rsidP="00C6620A">
      <w:pPr>
        <w:pStyle w:val="ListParagraph"/>
        <w:numPr>
          <w:ilvl w:val="0"/>
          <w:numId w:val="7"/>
        </w:numPr>
      </w:pPr>
      <w:r>
        <w:t>policy</w:t>
      </w:r>
    </w:p>
    <w:p w14:paraId="2BACD599" w14:textId="77777777" w:rsidR="0055431B" w:rsidRPr="00B93155" w:rsidRDefault="0055431B" w:rsidP="0055431B">
      <w:pPr>
        <w:pStyle w:val="RuleInfo"/>
      </w:pPr>
      <w:r w:rsidRPr="00B93155">
        <w:t>Error</w:t>
      </w:r>
    </w:p>
    <w:p w14:paraId="208B0FD9" w14:textId="1A628DCC" w:rsidR="0055431B" w:rsidRPr="00124E76" w:rsidRDefault="0055431B" w:rsidP="00C6620A">
      <w:pPr>
        <w:pStyle w:val="ListParagraph"/>
        <w:numPr>
          <w:ilvl w:val="0"/>
          <w:numId w:val="6"/>
        </w:numPr>
        <w:rPr>
          <w:rStyle w:val="SourceText"/>
        </w:rPr>
      </w:pPr>
      <w:r>
        <w:t>none</w:t>
      </w:r>
    </w:p>
    <w:p w14:paraId="11EBB354" w14:textId="77777777" w:rsidR="0055431B" w:rsidRDefault="0055431B" w:rsidP="0055431B">
      <w:pPr>
        <w:pStyle w:val="RuleInfo"/>
      </w:pPr>
      <w:r>
        <w:t>Inputs</w:t>
      </w:r>
    </w:p>
    <w:p w14:paraId="1A4B5989" w14:textId="65AC2CC0" w:rsidR="0055431B" w:rsidRDefault="0055431B" w:rsidP="00C6620A">
      <w:pPr>
        <w:pStyle w:val="ListParagraph"/>
        <w:numPr>
          <w:ilvl w:val="0"/>
          <w:numId w:val="5"/>
        </w:numPr>
      </w:pPr>
      <w:r>
        <w:t xml:space="preserve">block </w:t>
      </w:r>
      <w:r w:rsidR="003B65EA">
        <w:t>index</w:t>
      </w:r>
    </w:p>
    <w:p w14:paraId="57B6A333" w14:textId="77777777" w:rsidR="0055431B" w:rsidRDefault="0055431B" w:rsidP="00C6620A">
      <w:pPr>
        <w:pStyle w:val="ListParagraph"/>
        <w:numPr>
          <w:ilvl w:val="0"/>
          <w:numId w:val="5"/>
        </w:numPr>
      </w:pPr>
      <w:r>
        <w:t>previous block index</w:t>
      </w:r>
    </w:p>
    <w:p w14:paraId="149FD1D8" w14:textId="77777777" w:rsidR="0055431B" w:rsidRDefault="0055431B" w:rsidP="0055431B">
      <w:pPr>
        <w:pStyle w:val="RuleInfo"/>
      </w:pPr>
      <w:r>
        <w:t>Notes</w:t>
      </w:r>
    </w:p>
    <w:p w14:paraId="537A9A64" w14:textId="26DC6B42" w:rsidR="002C6768" w:rsidRDefault="00AD1B5B" w:rsidP="0055431B">
      <w:r>
        <w:t xml:space="preserve">Block can be soft rejected explicitly in node configuration </w:t>
      </w:r>
      <w:r w:rsidR="00DB2A5E">
        <w:t xml:space="preserve">by specifying </w:t>
      </w:r>
      <w:r w:rsidR="002A0237">
        <w:t>number of descendants</w:t>
      </w:r>
      <w:r w:rsidR="00DB2A5E">
        <w:t xml:space="preserve"> that will also be considered soft rejected</w:t>
      </w:r>
      <w:r w:rsidR="002A0237">
        <w:t xml:space="preserve">. </w:t>
      </w:r>
      <w:r w:rsidR="00DB2A5E">
        <w:t>Consequently, a</w:t>
      </w:r>
      <w:r w:rsidR="002A0237">
        <w:t xml:space="preserve"> block can also be </w:t>
      </w:r>
      <w:r>
        <w:t xml:space="preserve">implicitly </w:t>
      </w:r>
      <w:r w:rsidR="002A0237">
        <w:t xml:space="preserve">soft rejected </w:t>
      </w:r>
      <w:r w:rsidR="00834D8B">
        <w:t xml:space="preserve">if </w:t>
      </w:r>
      <w:r>
        <w:t>its parent is soft rejected</w:t>
      </w:r>
      <w:r w:rsidR="00A6266E">
        <w:t xml:space="preserve"> </w:t>
      </w:r>
      <w:r w:rsidR="00834D8B">
        <w:t xml:space="preserve">and affects at </w:t>
      </w:r>
      <w:r w:rsidR="00A6266E">
        <w:t>least one descendant block.</w:t>
      </w:r>
      <w:r w:rsidR="00A14E72">
        <w:t xml:space="preserve"> If enough blocks are mined after a soft rejected block, the next block</w:t>
      </w:r>
      <w:r w:rsidR="00C87650">
        <w:t>s</w:t>
      </w:r>
      <w:r w:rsidR="00A14E72">
        <w:t xml:space="preserve"> will no longer be considered soft rejected and can become tip.</w:t>
      </w:r>
    </w:p>
    <w:p w14:paraId="4F7374F1" w14:textId="3631EEA4" w:rsidR="00BF6844" w:rsidRDefault="00BF6844" w:rsidP="0055431B">
      <w:r>
        <w:t>Soft rejected block is not considered invalid, it just cannot become an active tip.</w:t>
      </w:r>
    </w:p>
    <w:p w14:paraId="10D0332E" w14:textId="4352BDB0" w:rsidR="00A059F5" w:rsidRDefault="00BB509F" w:rsidP="00A059F5">
      <w:pPr>
        <w:pStyle w:val="Heading3"/>
      </w:pPr>
      <w:bookmarkStart w:id="74" w:name="_Ref88660933"/>
      <w:bookmarkStart w:id="75" w:name="_Toc88831307"/>
      <w:r>
        <w:t>R</w:t>
      </w:r>
      <w:r w:rsidR="00A059F5">
        <w:t>B</w:t>
      </w:r>
      <w:r w:rsidR="00EC557A">
        <w:t>B</w:t>
      </w:r>
      <w:r w:rsidR="00A059F5">
        <w:t xml:space="preserve">111: </w:t>
      </w:r>
      <w:r w:rsidR="009A1553">
        <w:t xml:space="preserve">Value of </w:t>
      </w:r>
      <w:r w:rsidR="009A1553" w:rsidRPr="009A1553">
        <w:rPr>
          <w:noProof/>
        </w:rPr>
        <w:t>nBits</w:t>
      </w:r>
      <w:r w:rsidR="009A1553">
        <w:t xml:space="preserve"> </w:t>
      </w:r>
      <w:r w:rsidR="00D13CAA">
        <w:t xml:space="preserve">must be as required by block height and </w:t>
      </w:r>
      <w:proofErr w:type="gramStart"/>
      <w:r w:rsidR="00D13CAA">
        <w:t>network</w:t>
      </w:r>
      <w:bookmarkEnd w:id="74"/>
      <w:bookmarkEnd w:id="75"/>
      <w:proofErr w:type="gramEnd"/>
    </w:p>
    <w:p w14:paraId="51E8C3C1" w14:textId="77777777" w:rsidR="001767DE" w:rsidRDefault="001767DE" w:rsidP="001767DE">
      <w:pPr>
        <w:pStyle w:val="RuleInfo"/>
      </w:pPr>
      <w:r w:rsidRPr="0034671A">
        <w:t>Category</w:t>
      </w:r>
    </w:p>
    <w:p w14:paraId="69AA9D2D" w14:textId="294C3C40" w:rsidR="001767DE" w:rsidRPr="00B93155" w:rsidRDefault="001767DE" w:rsidP="00C6620A">
      <w:pPr>
        <w:pStyle w:val="ListParagraph"/>
        <w:numPr>
          <w:ilvl w:val="0"/>
          <w:numId w:val="7"/>
        </w:numPr>
      </w:pPr>
      <w:r w:rsidRPr="00B93155">
        <w:t>consensus</w:t>
      </w:r>
    </w:p>
    <w:p w14:paraId="515CADEC" w14:textId="77777777" w:rsidR="001767DE" w:rsidRPr="00B93155" w:rsidRDefault="001767DE" w:rsidP="001767DE">
      <w:pPr>
        <w:pStyle w:val="RuleInfo"/>
      </w:pPr>
      <w:r w:rsidRPr="00B93155">
        <w:t>Error</w:t>
      </w:r>
    </w:p>
    <w:p w14:paraId="6B892A1F" w14:textId="5A6A2EB3" w:rsidR="001767DE" w:rsidRPr="00124E76" w:rsidRDefault="001767DE" w:rsidP="00C6620A">
      <w:pPr>
        <w:pStyle w:val="ListParagraph"/>
        <w:numPr>
          <w:ilvl w:val="0"/>
          <w:numId w:val="6"/>
        </w:numPr>
        <w:rPr>
          <w:rStyle w:val="SourceText"/>
        </w:rPr>
      </w:pPr>
      <w:r w:rsidRPr="001767DE">
        <w:rPr>
          <w:rStyle w:val="SourceText"/>
        </w:rPr>
        <w:t>bad-diffbits</w:t>
      </w:r>
      <w:r>
        <w:rPr>
          <w:rStyle w:val="SourceText"/>
        </w:rPr>
        <w:t>/100</w:t>
      </w:r>
    </w:p>
    <w:p w14:paraId="0821DCFA" w14:textId="77777777" w:rsidR="001767DE" w:rsidRDefault="001767DE" w:rsidP="001767DE">
      <w:pPr>
        <w:pStyle w:val="RuleInfo"/>
      </w:pPr>
      <w:r>
        <w:t>Inputs</w:t>
      </w:r>
    </w:p>
    <w:p w14:paraId="133BB4E4" w14:textId="2E2CE10C" w:rsidR="001767DE" w:rsidRDefault="001767DE" w:rsidP="00C6620A">
      <w:pPr>
        <w:pStyle w:val="ListParagraph"/>
        <w:numPr>
          <w:ilvl w:val="0"/>
          <w:numId w:val="5"/>
        </w:numPr>
      </w:pPr>
      <w:r>
        <w:t>block header</w:t>
      </w:r>
    </w:p>
    <w:p w14:paraId="0AC25A23" w14:textId="12A67797" w:rsidR="0008527C" w:rsidRDefault="0008527C" w:rsidP="00C6620A">
      <w:pPr>
        <w:pStyle w:val="ListParagraph"/>
        <w:numPr>
          <w:ilvl w:val="0"/>
          <w:numId w:val="5"/>
        </w:numPr>
      </w:pPr>
      <w:r>
        <w:t xml:space="preserve">previous block </w:t>
      </w:r>
      <w:r w:rsidR="00420403">
        <w:t>index</w:t>
      </w:r>
    </w:p>
    <w:p w14:paraId="3075D794" w14:textId="747FF244" w:rsidR="009A1553" w:rsidRDefault="009A1553" w:rsidP="009A1553">
      <w:pPr>
        <w:pStyle w:val="RuleInfo"/>
      </w:pPr>
      <w:r>
        <w:t>Notes</w:t>
      </w:r>
    </w:p>
    <w:p w14:paraId="6B7E0FBD" w14:textId="547DCE98" w:rsidR="009A1553" w:rsidRPr="009A1553" w:rsidRDefault="009A1553" w:rsidP="009A1553">
      <w:r>
        <w:t>Check depends on whether ‘</w:t>
      </w:r>
      <w:r w:rsidRPr="009A1553">
        <w:t>DAA HF</w:t>
      </w:r>
      <w:r>
        <w:t>’ is enabled or not.</w:t>
      </w:r>
    </w:p>
    <w:p w14:paraId="10B0F2F7" w14:textId="5843E805" w:rsidR="00A059F5" w:rsidRDefault="00BB509F" w:rsidP="00D4603C">
      <w:pPr>
        <w:pStyle w:val="Heading3"/>
      </w:pPr>
      <w:bookmarkStart w:id="76" w:name="_Ref88661005"/>
      <w:bookmarkStart w:id="77" w:name="_Toc88831308"/>
      <w:r>
        <w:t>R</w:t>
      </w:r>
      <w:r w:rsidR="00A059F5">
        <w:t>B</w:t>
      </w:r>
      <w:r w:rsidR="00EC557A">
        <w:t>B</w:t>
      </w:r>
      <w:r w:rsidR="00A059F5">
        <w:t xml:space="preserve">112: </w:t>
      </w:r>
      <w:r w:rsidR="00A059F5" w:rsidRPr="00A059F5">
        <w:t xml:space="preserve">Block timestamp must not be too far in the </w:t>
      </w:r>
      <w:proofErr w:type="gramStart"/>
      <w:r w:rsidR="00A059F5" w:rsidRPr="00A059F5">
        <w:t>past</w:t>
      </w:r>
      <w:bookmarkEnd w:id="76"/>
      <w:bookmarkEnd w:id="77"/>
      <w:proofErr w:type="gramEnd"/>
    </w:p>
    <w:p w14:paraId="65B3A28A" w14:textId="77777777" w:rsidR="004C179A" w:rsidRDefault="004C179A" w:rsidP="004C179A">
      <w:pPr>
        <w:pStyle w:val="RuleInfo"/>
      </w:pPr>
      <w:r w:rsidRPr="0034671A">
        <w:t>Category</w:t>
      </w:r>
    </w:p>
    <w:p w14:paraId="376F6AF7" w14:textId="77777777" w:rsidR="004C179A" w:rsidRPr="00B93155" w:rsidRDefault="004C179A" w:rsidP="00C6620A">
      <w:pPr>
        <w:pStyle w:val="ListParagraph"/>
        <w:numPr>
          <w:ilvl w:val="0"/>
          <w:numId w:val="7"/>
        </w:numPr>
      </w:pPr>
      <w:r w:rsidRPr="00B93155">
        <w:t>consensus</w:t>
      </w:r>
    </w:p>
    <w:p w14:paraId="48674F9C" w14:textId="77777777" w:rsidR="004C179A" w:rsidRPr="00B93155" w:rsidRDefault="004C179A" w:rsidP="004C179A">
      <w:pPr>
        <w:pStyle w:val="RuleInfo"/>
      </w:pPr>
      <w:r w:rsidRPr="00B93155">
        <w:t>Error</w:t>
      </w:r>
    </w:p>
    <w:p w14:paraId="3E65F142" w14:textId="0BA71C71" w:rsidR="004C179A" w:rsidRPr="00124E76" w:rsidRDefault="004C179A" w:rsidP="00C6620A">
      <w:pPr>
        <w:pStyle w:val="ListParagraph"/>
        <w:numPr>
          <w:ilvl w:val="0"/>
          <w:numId w:val="6"/>
        </w:numPr>
        <w:rPr>
          <w:rStyle w:val="SourceText"/>
        </w:rPr>
      </w:pPr>
      <w:r w:rsidRPr="004C179A">
        <w:rPr>
          <w:rStyle w:val="SourceText"/>
        </w:rPr>
        <w:t>time-too-old</w:t>
      </w:r>
    </w:p>
    <w:p w14:paraId="67E545CB" w14:textId="77777777" w:rsidR="004C179A" w:rsidRDefault="004C179A" w:rsidP="004C179A">
      <w:pPr>
        <w:pStyle w:val="RuleInfo"/>
      </w:pPr>
      <w:r>
        <w:t>Inputs</w:t>
      </w:r>
    </w:p>
    <w:p w14:paraId="61B36E43" w14:textId="77777777" w:rsidR="004C179A" w:rsidRDefault="004C179A" w:rsidP="00C6620A">
      <w:pPr>
        <w:pStyle w:val="ListParagraph"/>
        <w:numPr>
          <w:ilvl w:val="0"/>
          <w:numId w:val="5"/>
        </w:numPr>
      </w:pPr>
      <w:r>
        <w:t>block header</w:t>
      </w:r>
    </w:p>
    <w:p w14:paraId="3B99E14C" w14:textId="17BAFC40" w:rsidR="004C179A" w:rsidRDefault="004C179A" w:rsidP="00C6620A">
      <w:pPr>
        <w:pStyle w:val="ListParagraph"/>
        <w:numPr>
          <w:ilvl w:val="0"/>
          <w:numId w:val="5"/>
        </w:numPr>
      </w:pPr>
      <w:r>
        <w:t xml:space="preserve">previous block </w:t>
      </w:r>
      <w:r w:rsidR="001E6102">
        <w:t>index</w:t>
      </w:r>
    </w:p>
    <w:p w14:paraId="7B6BDF7D" w14:textId="7469C01C" w:rsidR="008B44ED" w:rsidRDefault="008B44ED" w:rsidP="00C6620A">
      <w:pPr>
        <w:pStyle w:val="ListParagraph"/>
        <w:numPr>
          <w:ilvl w:val="0"/>
          <w:numId w:val="5"/>
        </w:numPr>
      </w:pPr>
      <w:r>
        <w:t>chain tracker</w:t>
      </w:r>
    </w:p>
    <w:p w14:paraId="6020F524" w14:textId="586481F0" w:rsidR="008B44ED" w:rsidRDefault="008B44ED" w:rsidP="008B44ED">
      <w:pPr>
        <w:pStyle w:val="RuleInfo"/>
      </w:pPr>
      <w:r>
        <w:t>Notes</w:t>
      </w:r>
    </w:p>
    <w:p w14:paraId="3892EC29" w14:textId="38EF0AB6" w:rsidR="00113B8A" w:rsidRDefault="008B44ED" w:rsidP="00113B8A">
      <w:r>
        <w:t>Block time specified in header must be larger than m</w:t>
      </w:r>
      <w:r w:rsidRPr="008B44ED">
        <w:t>edian</w:t>
      </w:r>
      <w:r>
        <w:t>-t</w:t>
      </w:r>
      <w:r w:rsidRPr="008B44ED">
        <w:t>ime</w:t>
      </w:r>
      <w:r>
        <w:t>-p</w:t>
      </w:r>
      <w:r w:rsidRPr="008B44ED">
        <w:t>ast</w:t>
      </w:r>
      <w:r>
        <w:t xml:space="preserve"> calculated from </w:t>
      </w:r>
      <w:r w:rsidR="003954E8">
        <w:t>previous block index.</w:t>
      </w:r>
    </w:p>
    <w:p w14:paraId="162D4CD2" w14:textId="4028F4EA" w:rsidR="00A059F5" w:rsidRDefault="00BB509F" w:rsidP="00D4603C">
      <w:pPr>
        <w:pStyle w:val="Heading3"/>
      </w:pPr>
      <w:bookmarkStart w:id="78" w:name="_Ref88661028"/>
      <w:bookmarkStart w:id="79" w:name="_Toc88831309"/>
      <w:r>
        <w:t>R</w:t>
      </w:r>
      <w:r w:rsidR="00A059F5">
        <w:t>B</w:t>
      </w:r>
      <w:r w:rsidR="00EC557A">
        <w:t>B</w:t>
      </w:r>
      <w:r w:rsidR="00A059F5">
        <w:t xml:space="preserve">113: </w:t>
      </w:r>
      <w:r w:rsidR="00A059F5" w:rsidRPr="00A059F5">
        <w:t xml:space="preserve">Block timestamp must not be too far in the </w:t>
      </w:r>
      <w:proofErr w:type="gramStart"/>
      <w:r w:rsidR="00A059F5" w:rsidRPr="00A059F5">
        <w:t>future</w:t>
      </w:r>
      <w:bookmarkEnd w:id="78"/>
      <w:bookmarkEnd w:id="79"/>
      <w:proofErr w:type="gramEnd"/>
    </w:p>
    <w:p w14:paraId="6C65E109" w14:textId="77777777" w:rsidR="00691861" w:rsidRDefault="00691861" w:rsidP="00691861">
      <w:pPr>
        <w:pStyle w:val="RuleInfo"/>
      </w:pPr>
      <w:r w:rsidRPr="0034671A">
        <w:t>Category</w:t>
      </w:r>
    </w:p>
    <w:p w14:paraId="1B770B29" w14:textId="77777777" w:rsidR="00691861" w:rsidRPr="00B93155" w:rsidRDefault="00691861" w:rsidP="00C6620A">
      <w:pPr>
        <w:pStyle w:val="ListParagraph"/>
        <w:numPr>
          <w:ilvl w:val="0"/>
          <w:numId w:val="7"/>
        </w:numPr>
      </w:pPr>
      <w:r w:rsidRPr="00B93155">
        <w:t>consensus</w:t>
      </w:r>
    </w:p>
    <w:p w14:paraId="40F3E528" w14:textId="77777777" w:rsidR="00691861" w:rsidRPr="00B93155" w:rsidRDefault="00691861" w:rsidP="00691861">
      <w:pPr>
        <w:pStyle w:val="RuleInfo"/>
      </w:pPr>
      <w:r w:rsidRPr="00B93155">
        <w:t>Error</w:t>
      </w:r>
    </w:p>
    <w:p w14:paraId="67AB1163" w14:textId="19BB286E" w:rsidR="00691861" w:rsidRPr="00124E76" w:rsidRDefault="00691861" w:rsidP="00C6620A">
      <w:pPr>
        <w:pStyle w:val="ListParagraph"/>
        <w:numPr>
          <w:ilvl w:val="0"/>
          <w:numId w:val="6"/>
        </w:numPr>
        <w:rPr>
          <w:rStyle w:val="SourceText"/>
        </w:rPr>
      </w:pPr>
      <w:r w:rsidRPr="004C179A">
        <w:rPr>
          <w:rStyle w:val="SourceText"/>
        </w:rPr>
        <w:t>time-too-</w:t>
      </w:r>
      <w:r w:rsidRPr="00691861">
        <w:rPr>
          <w:rStyle w:val="SourceText"/>
        </w:rPr>
        <w:t>new</w:t>
      </w:r>
    </w:p>
    <w:p w14:paraId="28C6E559" w14:textId="77777777" w:rsidR="00691861" w:rsidRDefault="00691861" w:rsidP="00691861">
      <w:pPr>
        <w:pStyle w:val="RuleInfo"/>
      </w:pPr>
      <w:r>
        <w:t>Inputs</w:t>
      </w:r>
    </w:p>
    <w:p w14:paraId="71594DC3" w14:textId="77777777" w:rsidR="00691861" w:rsidRDefault="00691861" w:rsidP="00C6620A">
      <w:pPr>
        <w:pStyle w:val="ListParagraph"/>
        <w:numPr>
          <w:ilvl w:val="0"/>
          <w:numId w:val="5"/>
        </w:numPr>
      </w:pPr>
      <w:r>
        <w:t>block header</w:t>
      </w:r>
    </w:p>
    <w:p w14:paraId="1C5632D1" w14:textId="0D44D974" w:rsidR="00691861" w:rsidRDefault="00691861" w:rsidP="00C6620A">
      <w:pPr>
        <w:pStyle w:val="ListParagraph"/>
        <w:numPr>
          <w:ilvl w:val="0"/>
          <w:numId w:val="5"/>
        </w:numPr>
      </w:pPr>
      <w:r>
        <w:t xml:space="preserve">adjusted current </w:t>
      </w:r>
      <w:proofErr w:type="gramStart"/>
      <w:r>
        <w:t>time</w:t>
      </w:r>
      <w:proofErr w:type="gramEnd"/>
    </w:p>
    <w:p w14:paraId="2556FD33" w14:textId="31FCD157" w:rsidR="00516CD9" w:rsidRDefault="00516CD9" w:rsidP="00516CD9">
      <w:pPr>
        <w:pStyle w:val="RuleInfo"/>
      </w:pPr>
      <w:r>
        <w:t>Notes</w:t>
      </w:r>
    </w:p>
    <w:p w14:paraId="4AF7BF49" w14:textId="25F86BB0" w:rsidR="00516CD9" w:rsidRDefault="00B32E70" w:rsidP="00516CD9">
      <w:r>
        <w:t>Block time specified in header must</w:t>
      </w:r>
      <w:r w:rsidR="00A86C92">
        <w:t xml:space="preserve"> not be larger than </w:t>
      </w:r>
      <w:r w:rsidR="00063D61">
        <w:t>adjusted current time + 2 hours (</w:t>
      </w:r>
      <w:r w:rsidR="00063D61" w:rsidRPr="00063D61">
        <w:t>MAX_FUTURE_BLOCK_TIME</w:t>
      </w:r>
      <w:r w:rsidR="00063D61">
        <w:t>).</w:t>
      </w:r>
    </w:p>
    <w:p w14:paraId="464811E2" w14:textId="213549CE" w:rsidR="00FB30DC" w:rsidRPr="00516CD9" w:rsidRDefault="00FB30DC" w:rsidP="00516CD9">
      <w:r>
        <w:t xml:space="preserve">Adjusted current time </w:t>
      </w:r>
      <w:r w:rsidR="00E051C7">
        <w:t xml:space="preserve">is </w:t>
      </w:r>
      <w:r>
        <w:t>system clock in UTC corrected with m</w:t>
      </w:r>
      <w:r w:rsidRPr="00FB30DC">
        <w:t>edian of other nodes clocks</w:t>
      </w:r>
      <w:r w:rsidR="0082194C">
        <w:t>.</w:t>
      </w:r>
    </w:p>
    <w:p w14:paraId="409C3722" w14:textId="7E487A76" w:rsidR="00A059F5" w:rsidRDefault="00BB509F" w:rsidP="00D4603C">
      <w:pPr>
        <w:pStyle w:val="Heading3"/>
      </w:pPr>
      <w:bookmarkStart w:id="80" w:name="_Ref88661048"/>
      <w:bookmarkStart w:id="81" w:name="_Toc88831310"/>
      <w:r>
        <w:t>R</w:t>
      </w:r>
      <w:r w:rsidR="00A059F5">
        <w:t>B</w:t>
      </w:r>
      <w:r w:rsidR="00EC557A">
        <w:t>B</w:t>
      </w:r>
      <w:r w:rsidR="00A059F5">
        <w:t xml:space="preserve">114: </w:t>
      </w:r>
      <w:r w:rsidR="00A059F5" w:rsidRPr="00A059F5">
        <w:t xml:space="preserve">Block version must be the </w:t>
      </w:r>
      <w:proofErr w:type="gramStart"/>
      <w:r w:rsidR="00A059F5" w:rsidRPr="00A059F5">
        <w:t>latest</w:t>
      </w:r>
      <w:bookmarkEnd w:id="80"/>
      <w:bookmarkEnd w:id="81"/>
      <w:proofErr w:type="gramEnd"/>
    </w:p>
    <w:p w14:paraId="58529DDD" w14:textId="77777777" w:rsidR="0011128F" w:rsidRDefault="0011128F" w:rsidP="0011128F">
      <w:pPr>
        <w:pStyle w:val="RuleInfo"/>
      </w:pPr>
      <w:r w:rsidRPr="0034671A">
        <w:t>Category</w:t>
      </w:r>
    </w:p>
    <w:p w14:paraId="747F1EB8" w14:textId="77777777" w:rsidR="0011128F" w:rsidRPr="00B93155" w:rsidRDefault="0011128F" w:rsidP="00C6620A">
      <w:pPr>
        <w:pStyle w:val="ListParagraph"/>
        <w:numPr>
          <w:ilvl w:val="0"/>
          <w:numId w:val="7"/>
        </w:numPr>
      </w:pPr>
      <w:r w:rsidRPr="00B93155">
        <w:t>consensus</w:t>
      </w:r>
    </w:p>
    <w:p w14:paraId="4BCA6736" w14:textId="77777777" w:rsidR="0011128F" w:rsidRPr="00B93155" w:rsidRDefault="0011128F" w:rsidP="0011128F">
      <w:pPr>
        <w:pStyle w:val="RuleInfo"/>
      </w:pPr>
      <w:r w:rsidRPr="00B93155">
        <w:t>Error</w:t>
      </w:r>
    </w:p>
    <w:p w14:paraId="2EE671E3" w14:textId="3843DF11" w:rsidR="0011128F" w:rsidRPr="004B047C" w:rsidRDefault="00FA281C" w:rsidP="00C6620A">
      <w:pPr>
        <w:pStyle w:val="ListParagraph"/>
        <w:numPr>
          <w:ilvl w:val="0"/>
          <w:numId w:val="6"/>
        </w:numPr>
        <w:rPr>
          <w:rStyle w:val="SourceText"/>
        </w:rPr>
      </w:pPr>
      <w:r w:rsidRPr="004B047C">
        <w:rPr>
          <w:rStyle w:val="SourceText"/>
        </w:rPr>
        <w:t>bad-version#</w:t>
      </w:r>
    </w:p>
    <w:p w14:paraId="59ABE130" w14:textId="77777777" w:rsidR="0011128F" w:rsidRDefault="0011128F" w:rsidP="0011128F">
      <w:pPr>
        <w:pStyle w:val="RuleInfo"/>
      </w:pPr>
      <w:r>
        <w:t>Inputs</w:t>
      </w:r>
    </w:p>
    <w:p w14:paraId="31EAD278" w14:textId="77777777" w:rsidR="0011128F" w:rsidRDefault="0011128F" w:rsidP="00C6620A">
      <w:pPr>
        <w:pStyle w:val="ListParagraph"/>
        <w:numPr>
          <w:ilvl w:val="0"/>
          <w:numId w:val="5"/>
        </w:numPr>
      </w:pPr>
      <w:r>
        <w:t>block header</w:t>
      </w:r>
    </w:p>
    <w:p w14:paraId="53D61E3B" w14:textId="65C0B315" w:rsidR="0011128F" w:rsidRDefault="00383662" w:rsidP="00383662">
      <w:pPr>
        <w:pStyle w:val="RuleInfo"/>
      </w:pPr>
      <w:r>
        <w:t>Notes</w:t>
      </w:r>
    </w:p>
    <w:p w14:paraId="2CA30E90" w14:textId="01948093" w:rsidR="00383662" w:rsidRDefault="00383662" w:rsidP="00383662">
      <w:r>
        <w:t xml:space="preserve">Rule is only enforced when </w:t>
      </w:r>
      <w:r w:rsidR="001E6534">
        <w:t xml:space="preserve">majority </w:t>
      </w:r>
      <w:r>
        <w:t>of the network (95% for MAINNET and 75% for TESTNET) has upgraded</w:t>
      </w:r>
      <w:r w:rsidR="00C95C53">
        <w:t>.</w:t>
      </w:r>
    </w:p>
    <w:p w14:paraId="67AB2CF7" w14:textId="23D28521" w:rsidR="00C95C53" w:rsidRPr="00383662" w:rsidRDefault="00C95C53" w:rsidP="00383662">
      <w:r>
        <w:t>Depends on</w:t>
      </w:r>
      <w:r w:rsidR="00421DA8">
        <w:t xml:space="preserve"> BIPs that change block version (</w:t>
      </w:r>
      <w:proofErr w:type="gramStart"/>
      <w:r w:rsidR="00421DA8">
        <w:t>e.g.</w:t>
      </w:r>
      <w:proofErr w:type="gramEnd"/>
      <w:r w:rsidR="00421DA8">
        <w:t xml:space="preserve"> </w:t>
      </w:r>
      <w:r w:rsidR="00421DA8" w:rsidRPr="00421DA8">
        <w:t>BIP34</w:t>
      </w:r>
      <w:r w:rsidR="00421DA8">
        <w:t xml:space="preserve">, </w:t>
      </w:r>
      <w:r w:rsidR="00421DA8" w:rsidRPr="00421DA8">
        <w:t>BIP66</w:t>
      </w:r>
      <w:r w:rsidR="00421DA8">
        <w:t>, BIP65).</w:t>
      </w:r>
      <w:r>
        <w:t xml:space="preserve"> </w:t>
      </w:r>
    </w:p>
    <w:p w14:paraId="08000082" w14:textId="3D8F0FAE" w:rsidR="00A059F5" w:rsidRDefault="00BB509F" w:rsidP="00D4603C">
      <w:pPr>
        <w:pStyle w:val="Heading3"/>
      </w:pPr>
      <w:bookmarkStart w:id="82" w:name="_Ref88661058"/>
      <w:bookmarkStart w:id="83" w:name="_Ref88661062"/>
      <w:bookmarkStart w:id="84" w:name="_Toc88831311"/>
      <w:r>
        <w:t>R</w:t>
      </w:r>
      <w:r w:rsidR="00A059F5">
        <w:t>B</w:t>
      </w:r>
      <w:r w:rsidR="00EC557A">
        <w:t>B</w:t>
      </w:r>
      <w:r w:rsidR="00A059F5">
        <w:t xml:space="preserve">122: </w:t>
      </w:r>
      <w:r w:rsidR="00A059F5" w:rsidRPr="00A059F5">
        <w:t xml:space="preserve">Coinbase </w:t>
      </w:r>
      <w:r w:rsidR="00343C0D">
        <w:t>transaction</w:t>
      </w:r>
      <w:r w:rsidR="00A059F5" w:rsidRPr="00A059F5">
        <w:t xml:space="preserve"> must start with serialized block </w:t>
      </w:r>
      <w:proofErr w:type="gramStart"/>
      <w:r w:rsidR="00A059F5" w:rsidRPr="00A059F5">
        <w:t>height</w:t>
      </w:r>
      <w:bookmarkEnd w:id="82"/>
      <w:bookmarkEnd w:id="83"/>
      <w:bookmarkEnd w:id="84"/>
      <w:proofErr w:type="gramEnd"/>
    </w:p>
    <w:p w14:paraId="33CEB031" w14:textId="77777777" w:rsidR="002967A7" w:rsidRDefault="002967A7" w:rsidP="002967A7">
      <w:pPr>
        <w:pStyle w:val="RuleInfo"/>
      </w:pPr>
      <w:r w:rsidRPr="0034671A">
        <w:t>Category</w:t>
      </w:r>
    </w:p>
    <w:p w14:paraId="1B4A1701" w14:textId="77777777" w:rsidR="002967A7" w:rsidRPr="00B93155" w:rsidRDefault="002967A7" w:rsidP="00C6620A">
      <w:pPr>
        <w:pStyle w:val="ListParagraph"/>
        <w:numPr>
          <w:ilvl w:val="0"/>
          <w:numId w:val="7"/>
        </w:numPr>
      </w:pPr>
      <w:r w:rsidRPr="00B93155">
        <w:t>consensus</w:t>
      </w:r>
    </w:p>
    <w:p w14:paraId="0461349E" w14:textId="77777777" w:rsidR="002967A7" w:rsidRPr="00B93155" w:rsidRDefault="002967A7" w:rsidP="002967A7">
      <w:pPr>
        <w:pStyle w:val="RuleInfo"/>
      </w:pPr>
      <w:r w:rsidRPr="00B93155">
        <w:t>Error</w:t>
      </w:r>
    </w:p>
    <w:p w14:paraId="202C4E2B" w14:textId="39015A51" w:rsidR="002967A7" w:rsidRPr="004B047C" w:rsidRDefault="002967A7" w:rsidP="00C6620A">
      <w:pPr>
        <w:pStyle w:val="ListParagraph"/>
        <w:numPr>
          <w:ilvl w:val="0"/>
          <w:numId w:val="6"/>
        </w:numPr>
        <w:rPr>
          <w:rStyle w:val="SourceText"/>
        </w:rPr>
      </w:pPr>
      <w:r w:rsidRPr="002967A7">
        <w:rPr>
          <w:rStyle w:val="SourceText"/>
        </w:rPr>
        <w:t>bad-cb-height</w:t>
      </w:r>
      <w:r w:rsidR="00552D90">
        <w:rPr>
          <w:rStyle w:val="SourceText"/>
        </w:rPr>
        <w:t>/100</w:t>
      </w:r>
    </w:p>
    <w:p w14:paraId="5EBF8702" w14:textId="77777777" w:rsidR="002967A7" w:rsidRDefault="002967A7" w:rsidP="002967A7">
      <w:pPr>
        <w:pStyle w:val="RuleInfo"/>
      </w:pPr>
      <w:r>
        <w:t>Inputs</w:t>
      </w:r>
    </w:p>
    <w:p w14:paraId="74AB4B30" w14:textId="04273E0A" w:rsidR="002967A7" w:rsidRDefault="00F72B7B" w:rsidP="00C6620A">
      <w:pPr>
        <w:pStyle w:val="ListParagraph"/>
        <w:numPr>
          <w:ilvl w:val="0"/>
          <w:numId w:val="5"/>
        </w:numPr>
      </w:pPr>
      <w:r>
        <w:t>first transaction in a block</w:t>
      </w:r>
    </w:p>
    <w:p w14:paraId="6A706D1E" w14:textId="77777777" w:rsidR="002967A7" w:rsidRDefault="002967A7" w:rsidP="002967A7">
      <w:pPr>
        <w:pStyle w:val="RuleInfo"/>
      </w:pPr>
      <w:r>
        <w:t>Notes</w:t>
      </w:r>
    </w:p>
    <w:p w14:paraId="2EB4DB68" w14:textId="776F3EFB" w:rsidR="002967A7" w:rsidRPr="002967A7" w:rsidRDefault="00A61FA5" w:rsidP="002967A7">
      <w:r>
        <w:t>Only applicable at height after BIP34 is enforced.</w:t>
      </w:r>
    </w:p>
    <w:p w14:paraId="5C3DCB8F" w14:textId="34596825" w:rsidR="00A059F5" w:rsidRDefault="00BB509F" w:rsidP="00D4603C">
      <w:pPr>
        <w:pStyle w:val="Heading3"/>
      </w:pPr>
      <w:bookmarkStart w:id="85" w:name="_Ref88661087"/>
      <w:bookmarkStart w:id="86" w:name="_Toc88831312"/>
      <w:r>
        <w:t>R</w:t>
      </w:r>
      <w:r w:rsidR="00EF552F">
        <w:t>B</w:t>
      </w:r>
      <w:r w:rsidR="00EC557A">
        <w:t>B</w:t>
      </w:r>
      <w:r w:rsidR="00EF552F">
        <w:t xml:space="preserve">131: </w:t>
      </w:r>
      <w:r w:rsidR="00EF552F" w:rsidRPr="00EF552F">
        <w:t xml:space="preserve">Block must not be </w:t>
      </w:r>
      <w:r w:rsidR="00865A98">
        <w:t xml:space="preserve">explicitly </w:t>
      </w:r>
      <w:r w:rsidR="00EF552F" w:rsidRPr="00EF552F">
        <w:t xml:space="preserve">marked as invalid in </w:t>
      </w:r>
      <w:r w:rsidR="007D6B3E">
        <w:t xml:space="preserve">node </w:t>
      </w:r>
      <w:proofErr w:type="gramStart"/>
      <w:r w:rsidR="007D6B3E">
        <w:t>configuration</w:t>
      </w:r>
      <w:bookmarkEnd w:id="85"/>
      <w:bookmarkEnd w:id="86"/>
      <w:proofErr w:type="gramEnd"/>
    </w:p>
    <w:p w14:paraId="4917A420" w14:textId="77777777" w:rsidR="00F842D7" w:rsidRDefault="00F842D7" w:rsidP="00F842D7">
      <w:pPr>
        <w:pStyle w:val="RuleInfo"/>
      </w:pPr>
      <w:r w:rsidRPr="0034671A">
        <w:t>Category</w:t>
      </w:r>
    </w:p>
    <w:p w14:paraId="2B003917" w14:textId="733F3432" w:rsidR="00F842D7" w:rsidRPr="00B93155" w:rsidRDefault="00D22050" w:rsidP="00C6620A">
      <w:pPr>
        <w:pStyle w:val="ListParagraph"/>
        <w:numPr>
          <w:ilvl w:val="0"/>
          <w:numId w:val="7"/>
        </w:numPr>
      </w:pPr>
      <w:r>
        <w:t>policy</w:t>
      </w:r>
    </w:p>
    <w:p w14:paraId="429AFC8D" w14:textId="77777777" w:rsidR="00F842D7" w:rsidRPr="00B93155" w:rsidRDefault="00F842D7" w:rsidP="00F842D7">
      <w:pPr>
        <w:pStyle w:val="RuleInfo"/>
      </w:pPr>
      <w:r w:rsidRPr="00B93155">
        <w:t>Error</w:t>
      </w:r>
    </w:p>
    <w:p w14:paraId="4ED774DB" w14:textId="75182556" w:rsidR="00F842D7" w:rsidRPr="004B047C" w:rsidRDefault="00007671" w:rsidP="00C6620A">
      <w:pPr>
        <w:pStyle w:val="ListParagraph"/>
        <w:numPr>
          <w:ilvl w:val="0"/>
          <w:numId w:val="6"/>
        </w:numPr>
        <w:rPr>
          <w:rStyle w:val="SourceText"/>
        </w:rPr>
      </w:pPr>
      <w:r>
        <w:rPr>
          <w:rStyle w:val="SourceText"/>
        </w:rPr>
        <w:t>‘</w:t>
      </w:r>
      <w:r w:rsidR="00E81BFC" w:rsidRPr="00E81BFC">
        <w:rPr>
          <w:rStyle w:val="SourceText"/>
        </w:rPr>
        <w:t>block is marked as invalid</w:t>
      </w:r>
      <w:r>
        <w:rPr>
          <w:rStyle w:val="SourceText"/>
        </w:rPr>
        <w:t>’</w:t>
      </w:r>
    </w:p>
    <w:p w14:paraId="3AAAC1E9" w14:textId="77777777" w:rsidR="00F842D7" w:rsidRDefault="00F842D7" w:rsidP="00F842D7">
      <w:pPr>
        <w:pStyle w:val="RuleInfo"/>
      </w:pPr>
      <w:r>
        <w:t>Inputs</w:t>
      </w:r>
    </w:p>
    <w:p w14:paraId="43DDE501" w14:textId="6A49A195" w:rsidR="00F842D7" w:rsidRDefault="001E6BCA" w:rsidP="00C6620A">
      <w:pPr>
        <w:pStyle w:val="ListParagraph"/>
        <w:numPr>
          <w:ilvl w:val="0"/>
          <w:numId w:val="5"/>
        </w:numPr>
      </w:pPr>
      <w:r>
        <w:t>block hash</w:t>
      </w:r>
    </w:p>
    <w:p w14:paraId="09E9F3A2" w14:textId="64FD166D" w:rsidR="00A059F5" w:rsidRDefault="00BB509F" w:rsidP="00D4603C">
      <w:pPr>
        <w:pStyle w:val="Heading3"/>
      </w:pPr>
      <w:bookmarkStart w:id="87" w:name="_Ref88661124"/>
      <w:bookmarkStart w:id="88" w:name="_Toc88831313"/>
      <w:r>
        <w:t>R</w:t>
      </w:r>
      <w:r w:rsidR="00D4603C">
        <w:t>B</w:t>
      </w:r>
      <w:r w:rsidR="00EC557A">
        <w:t>B</w:t>
      </w:r>
      <w:r w:rsidR="00D4603C">
        <w:t xml:space="preserve">132: </w:t>
      </w:r>
      <w:r w:rsidR="00D4603C" w:rsidRPr="00D4603C">
        <w:t>Checkpoint checks</w:t>
      </w:r>
      <w:bookmarkEnd w:id="87"/>
      <w:bookmarkEnd w:id="88"/>
    </w:p>
    <w:p w14:paraId="14A3F1FB" w14:textId="77777777" w:rsidR="00F07F6D" w:rsidRDefault="00F07F6D" w:rsidP="00F07F6D">
      <w:pPr>
        <w:pStyle w:val="RuleInfo"/>
      </w:pPr>
      <w:r w:rsidRPr="0034671A">
        <w:t>Category</w:t>
      </w:r>
    </w:p>
    <w:p w14:paraId="7086F5C9" w14:textId="53C6E64A" w:rsidR="00F07F6D" w:rsidRPr="00B93155" w:rsidRDefault="00F07F6D" w:rsidP="00C6620A">
      <w:pPr>
        <w:pStyle w:val="ListParagraph"/>
        <w:numPr>
          <w:ilvl w:val="0"/>
          <w:numId w:val="7"/>
        </w:numPr>
      </w:pPr>
      <w:r>
        <w:t>policy</w:t>
      </w:r>
    </w:p>
    <w:p w14:paraId="0490046D" w14:textId="77777777" w:rsidR="00F07F6D" w:rsidRPr="00B93155" w:rsidRDefault="00F07F6D" w:rsidP="00F07F6D">
      <w:pPr>
        <w:pStyle w:val="RuleInfo"/>
      </w:pPr>
      <w:r w:rsidRPr="00B93155">
        <w:t>Error</w:t>
      </w:r>
    </w:p>
    <w:p w14:paraId="3BD4B0C2" w14:textId="604CD10A" w:rsidR="00DD1641" w:rsidRPr="00DD1641" w:rsidRDefault="00DD1641" w:rsidP="00C6620A">
      <w:pPr>
        <w:pStyle w:val="ListParagraph"/>
        <w:numPr>
          <w:ilvl w:val="0"/>
          <w:numId w:val="6"/>
        </w:numPr>
        <w:rPr>
          <w:rStyle w:val="SourceText"/>
        </w:rPr>
      </w:pPr>
      <w:r w:rsidRPr="00DD1641">
        <w:rPr>
          <w:rStyle w:val="SourceText"/>
        </w:rPr>
        <w:t>checkpoint mismatch</w:t>
      </w:r>
      <w:r w:rsidR="00595309">
        <w:rPr>
          <w:rStyle w:val="SourceText"/>
        </w:rPr>
        <w:t>/100</w:t>
      </w:r>
      <w:r w:rsidR="00FE5B7A">
        <w:t xml:space="preserve">: If block </w:t>
      </w:r>
      <w:r w:rsidR="00CF4A8B">
        <w:t xml:space="preserve">hash does not match hash in checkpoint at same </w:t>
      </w:r>
      <w:proofErr w:type="gramStart"/>
      <w:r w:rsidR="00FE5B7A">
        <w:t>height</w:t>
      </w:r>
      <w:proofErr w:type="gramEnd"/>
    </w:p>
    <w:p w14:paraId="24068C5C" w14:textId="466DA6E7" w:rsidR="00F07F6D" w:rsidRPr="004B047C" w:rsidRDefault="00DD1641" w:rsidP="00C6620A">
      <w:pPr>
        <w:pStyle w:val="ListParagraph"/>
        <w:numPr>
          <w:ilvl w:val="0"/>
          <w:numId w:val="6"/>
        </w:numPr>
        <w:rPr>
          <w:rStyle w:val="SourceText"/>
        </w:rPr>
      </w:pPr>
      <w:r w:rsidRPr="00DD1641">
        <w:rPr>
          <w:rStyle w:val="SourceText"/>
        </w:rPr>
        <w:t>bad-fork-prior-to-checkpoint</w:t>
      </w:r>
      <w:r w:rsidR="00303D40">
        <w:rPr>
          <w:rStyle w:val="SourceText"/>
        </w:rPr>
        <w:t>/100</w:t>
      </w:r>
      <w:r w:rsidR="00EB183B">
        <w:t xml:space="preserve">: If block height is smaller than height of the last checkpoint in active </w:t>
      </w:r>
      <w:proofErr w:type="gramStart"/>
      <w:r w:rsidR="00EB183B">
        <w:t>chain</w:t>
      </w:r>
      <w:proofErr w:type="gramEnd"/>
    </w:p>
    <w:p w14:paraId="2A437931" w14:textId="77777777" w:rsidR="00F07F6D" w:rsidRDefault="00F07F6D" w:rsidP="00F07F6D">
      <w:pPr>
        <w:pStyle w:val="RuleInfo"/>
      </w:pPr>
      <w:r>
        <w:t>Inputs</w:t>
      </w:r>
    </w:p>
    <w:p w14:paraId="62B2E319" w14:textId="16EECAB7" w:rsidR="00B60F86" w:rsidRDefault="00B60F86" w:rsidP="00C6620A">
      <w:pPr>
        <w:pStyle w:val="ListParagraph"/>
        <w:numPr>
          <w:ilvl w:val="0"/>
          <w:numId w:val="5"/>
        </w:numPr>
      </w:pPr>
      <w:r>
        <w:t>block hash</w:t>
      </w:r>
    </w:p>
    <w:p w14:paraId="61E38913" w14:textId="6A0EFC06" w:rsidR="00EB695B" w:rsidRDefault="00EB695B" w:rsidP="00C6620A">
      <w:pPr>
        <w:pStyle w:val="ListParagraph"/>
        <w:numPr>
          <w:ilvl w:val="0"/>
          <w:numId w:val="5"/>
        </w:numPr>
      </w:pPr>
      <w:r>
        <w:t>block height</w:t>
      </w:r>
    </w:p>
    <w:p w14:paraId="068DA937" w14:textId="4339E3E1" w:rsidR="00A537E7" w:rsidRDefault="00A537E7" w:rsidP="00C6620A">
      <w:pPr>
        <w:pStyle w:val="ListParagraph"/>
        <w:numPr>
          <w:ilvl w:val="0"/>
          <w:numId w:val="5"/>
        </w:numPr>
      </w:pPr>
      <w:r>
        <w:t>previous block index</w:t>
      </w:r>
    </w:p>
    <w:p w14:paraId="1EE80535" w14:textId="7BF04826" w:rsidR="00FB300B" w:rsidRDefault="00FB300B" w:rsidP="00C6620A">
      <w:pPr>
        <w:pStyle w:val="ListParagraph"/>
        <w:numPr>
          <w:ilvl w:val="0"/>
          <w:numId w:val="5"/>
        </w:numPr>
      </w:pPr>
      <w:r>
        <w:t>checkpoints data</w:t>
      </w:r>
    </w:p>
    <w:p w14:paraId="24480E26" w14:textId="77777777" w:rsidR="00AE7686" w:rsidRDefault="00AE7686" w:rsidP="00C6620A">
      <w:pPr>
        <w:pStyle w:val="ListParagraph"/>
        <w:numPr>
          <w:ilvl w:val="0"/>
          <w:numId w:val="5"/>
        </w:numPr>
      </w:pPr>
      <w:r>
        <w:t>chain tracker</w:t>
      </w:r>
    </w:p>
    <w:p w14:paraId="377D6E56" w14:textId="77777777" w:rsidR="00F07F6D" w:rsidRDefault="00F07F6D" w:rsidP="00F07F6D">
      <w:pPr>
        <w:pStyle w:val="RuleInfo"/>
      </w:pPr>
      <w:r>
        <w:t>Notes</w:t>
      </w:r>
    </w:p>
    <w:p w14:paraId="10CFF2D8" w14:textId="5CE71FA6" w:rsidR="00F07F6D" w:rsidRDefault="004A09FE" w:rsidP="00F07F6D">
      <w:r w:rsidRPr="004A09FE">
        <w:t xml:space="preserve">Only performed if checkpoints are enabled in </w:t>
      </w:r>
      <w:r w:rsidR="00DD15FB">
        <w:t xml:space="preserve">node </w:t>
      </w:r>
      <w:r w:rsidRPr="004A09FE">
        <w:t>config</w:t>
      </w:r>
      <w:r w:rsidR="00DD15FB">
        <w:t>uration.</w:t>
      </w:r>
    </w:p>
    <w:p w14:paraId="29B600BE" w14:textId="3F68D5E9" w:rsidR="00072022" w:rsidRDefault="00072022" w:rsidP="00F07F6D">
      <w:r>
        <w:t xml:space="preserve">Checkpoint </w:t>
      </w:r>
      <w:r w:rsidR="00A7546E">
        <w:t xml:space="preserve">associates </w:t>
      </w:r>
      <w:r>
        <w:t xml:space="preserve">block </w:t>
      </w:r>
      <w:r w:rsidR="00A7546E">
        <w:t>height in chain</w:t>
      </w:r>
      <w:r>
        <w:t xml:space="preserve"> </w:t>
      </w:r>
      <w:r w:rsidR="00A7546E">
        <w:t>with block hash</w:t>
      </w:r>
      <w:r w:rsidR="00F825CF">
        <w:t>.</w:t>
      </w:r>
      <w:r w:rsidR="00113D8B">
        <w:t xml:space="preserve"> List of checkpoints </w:t>
      </w:r>
      <w:r w:rsidR="007642A5">
        <w:t xml:space="preserve">contains </w:t>
      </w:r>
      <w:r w:rsidR="000F4BEB">
        <w:t xml:space="preserve">hashes of </w:t>
      </w:r>
      <w:r w:rsidR="007642A5">
        <w:t>blocks that are known to be valid and exist on active chain</w:t>
      </w:r>
      <w:r w:rsidR="00CD6726">
        <w:t xml:space="preserve"> at specific height.</w:t>
      </w:r>
    </w:p>
    <w:p w14:paraId="4BB61C5C" w14:textId="3D6BE53C" w:rsidR="00501F4F" w:rsidRDefault="007179BA" w:rsidP="00F07F6D">
      <w:r>
        <w:t xml:space="preserve">If a </w:t>
      </w:r>
      <w:r w:rsidR="00B80C39">
        <w:t xml:space="preserve">checkpoint for </w:t>
      </w:r>
      <w:r>
        <w:t xml:space="preserve">block </w:t>
      </w:r>
      <w:r w:rsidR="00783E03">
        <w:t xml:space="preserve">height </w:t>
      </w:r>
      <w:r>
        <w:t xml:space="preserve">exists in list of checkpoints, </w:t>
      </w:r>
      <w:r w:rsidR="005D20A9">
        <w:t xml:space="preserve">hash </w:t>
      </w:r>
      <w:r w:rsidR="00D452B2">
        <w:t xml:space="preserve">of the block that is being validated </w:t>
      </w:r>
      <w:r w:rsidR="00C20591">
        <w:t>must match the</w:t>
      </w:r>
      <w:r w:rsidR="00997885">
        <w:t xml:space="preserve"> associated </w:t>
      </w:r>
      <w:r w:rsidR="00892EFD">
        <w:t xml:space="preserve">block </w:t>
      </w:r>
      <w:r w:rsidR="00C20591">
        <w:t xml:space="preserve">hash </w:t>
      </w:r>
      <w:r>
        <w:t>specified in checkpoint</w:t>
      </w:r>
      <w:r w:rsidR="00F76DC7">
        <w:t>.</w:t>
      </w:r>
    </w:p>
    <w:p w14:paraId="0C007396" w14:textId="3073E646" w:rsidR="00FE5B7A" w:rsidRDefault="00E940DB" w:rsidP="00F07F6D">
      <w:r>
        <w:t>Block height must not be smaller than h</w:t>
      </w:r>
      <w:r w:rsidR="003733C9">
        <w:t xml:space="preserve">eight of the last checkpoint </w:t>
      </w:r>
      <w:r>
        <w:t>in active chain</w:t>
      </w:r>
      <w:r w:rsidR="00EB7DA0">
        <w:rPr>
          <w:rStyle w:val="FootnoteReference"/>
        </w:rPr>
        <w:footnoteReference w:id="6"/>
      </w:r>
      <w:r>
        <w:t>.</w:t>
      </w:r>
    </w:p>
    <w:p w14:paraId="7CFCA121" w14:textId="10A0FDA5" w:rsidR="00891985" w:rsidRDefault="004E7DFE" w:rsidP="00891985">
      <w:r>
        <w:t xml:space="preserve">Checkpoint checks are used to guarantee that node only accepts blocks on </w:t>
      </w:r>
      <w:r w:rsidR="00891985">
        <w:t xml:space="preserve">a </w:t>
      </w:r>
      <w:r w:rsidR="006C1DC6">
        <w:t xml:space="preserve">specific </w:t>
      </w:r>
      <w:r>
        <w:t>chain</w:t>
      </w:r>
      <w:r w:rsidR="006C1DC6">
        <w:t xml:space="preserve">, which contains all </w:t>
      </w:r>
      <w:r w:rsidR="00E063F4">
        <w:t xml:space="preserve">blocks </w:t>
      </w:r>
      <w:r w:rsidR="006C1DC6">
        <w:t xml:space="preserve">specified </w:t>
      </w:r>
      <w:r w:rsidR="00E063F4">
        <w:t xml:space="preserve">by </w:t>
      </w:r>
      <w:r w:rsidR="006C1DC6">
        <w:t>checkpoints</w:t>
      </w:r>
      <w:r w:rsidR="00DD2BE3">
        <w:t>,</w:t>
      </w:r>
      <w:r w:rsidR="00E063F4">
        <w:t xml:space="preserve"> and prevent </w:t>
      </w:r>
      <w:r w:rsidR="00891985">
        <w:t xml:space="preserve">forks to </w:t>
      </w:r>
      <w:r w:rsidR="00E063F4">
        <w:t xml:space="preserve">other </w:t>
      </w:r>
      <w:r w:rsidR="00891985">
        <w:t>chains.</w:t>
      </w:r>
    </w:p>
    <w:p w14:paraId="12B5C751" w14:textId="5C523C45" w:rsidR="007066D6" w:rsidRPr="006A4049" w:rsidRDefault="007066D6" w:rsidP="007066D6">
      <w:pPr>
        <w:pStyle w:val="Heading3"/>
      </w:pPr>
      <w:bookmarkStart w:id="89" w:name="_Ref88661140"/>
      <w:bookmarkStart w:id="90" w:name="_Toc88831314"/>
      <w:r w:rsidRPr="006A4049">
        <w:t>R</w:t>
      </w:r>
      <w:r w:rsidR="00EC557A" w:rsidRPr="006A4049">
        <w:t>B</w:t>
      </w:r>
      <w:r w:rsidRPr="006A4049">
        <w:t>B141: No transaction in a block must overwrite previous transaction (BIP3</w:t>
      </w:r>
      <w:r w:rsidR="004B6A75" w:rsidRPr="006A4049">
        <w:t>0</w:t>
      </w:r>
      <w:r w:rsidRPr="006A4049">
        <w:t>)</w:t>
      </w:r>
      <w:bookmarkEnd w:id="89"/>
      <w:bookmarkEnd w:id="90"/>
    </w:p>
    <w:p w14:paraId="2DEDCC07" w14:textId="77777777" w:rsidR="00A24271" w:rsidRDefault="00A24271" w:rsidP="00A24271">
      <w:pPr>
        <w:pStyle w:val="RuleInfo"/>
      </w:pPr>
      <w:r w:rsidRPr="0034671A">
        <w:t>Category</w:t>
      </w:r>
    </w:p>
    <w:p w14:paraId="16B90130" w14:textId="12D6ED8A" w:rsidR="00A24271" w:rsidRPr="00B93155" w:rsidRDefault="00A24271" w:rsidP="00C6620A">
      <w:pPr>
        <w:pStyle w:val="ListParagraph"/>
        <w:numPr>
          <w:ilvl w:val="0"/>
          <w:numId w:val="7"/>
        </w:numPr>
      </w:pPr>
      <w:r>
        <w:t>consensus</w:t>
      </w:r>
    </w:p>
    <w:p w14:paraId="526F3D58" w14:textId="77777777" w:rsidR="00A24271" w:rsidRPr="00B93155" w:rsidRDefault="00A24271" w:rsidP="00A24271">
      <w:pPr>
        <w:pStyle w:val="RuleInfo"/>
      </w:pPr>
      <w:r w:rsidRPr="00B93155">
        <w:t>Error</w:t>
      </w:r>
    </w:p>
    <w:p w14:paraId="2BA7D446" w14:textId="5F1DBEB8" w:rsidR="00A24271" w:rsidRPr="004B047C" w:rsidRDefault="00912A14" w:rsidP="00C6620A">
      <w:pPr>
        <w:pStyle w:val="ListParagraph"/>
        <w:numPr>
          <w:ilvl w:val="0"/>
          <w:numId w:val="6"/>
        </w:numPr>
        <w:rPr>
          <w:rStyle w:val="SourceText"/>
        </w:rPr>
      </w:pPr>
      <w:r w:rsidRPr="00912A14">
        <w:rPr>
          <w:rStyle w:val="SourceText"/>
        </w:rPr>
        <w:t>bad-txns-BIP30</w:t>
      </w:r>
    </w:p>
    <w:p w14:paraId="608738CD" w14:textId="77777777" w:rsidR="00A24271" w:rsidRDefault="00A24271" w:rsidP="00A24271">
      <w:pPr>
        <w:pStyle w:val="RuleInfo"/>
      </w:pPr>
      <w:r>
        <w:t>Inputs</w:t>
      </w:r>
    </w:p>
    <w:p w14:paraId="00DECEAE" w14:textId="543D380E" w:rsidR="00A24271" w:rsidRDefault="004A5D42" w:rsidP="00C6620A">
      <w:pPr>
        <w:pStyle w:val="ListParagraph"/>
        <w:numPr>
          <w:ilvl w:val="0"/>
          <w:numId w:val="5"/>
        </w:numPr>
      </w:pPr>
      <w:r>
        <w:t>all transactions in a block</w:t>
      </w:r>
    </w:p>
    <w:p w14:paraId="4B9C6034" w14:textId="7489E52E" w:rsidR="00BF1F43" w:rsidRDefault="00BF1F43" w:rsidP="00C6620A">
      <w:pPr>
        <w:pStyle w:val="ListParagraph"/>
        <w:numPr>
          <w:ilvl w:val="0"/>
          <w:numId w:val="5"/>
        </w:numPr>
      </w:pPr>
      <w:r>
        <w:t>chain tracker</w:t>
      </w:r>
    </w:p>
    <w:p w14:paraId="692A1D54" w14:textId="613456C8" w:rsidR="00EB29E2" w:rsidRDefault="00EB29E2" w:rsidP="00C6620A">
      <w:pPr>
        <w:pStyle w:val="ListParagraph"/>
        <w:numPr>
          <w:ilvl w:val="0"/>
          <w:numId w:val="5"/>
        </w:numPr>
      </w:pPr>
      <w:r>
        <w:t>UTXO DB</w:t>
      </w:r>
    </w:p>
    <w:p w14:paraId="7EAB974A" w14:textId="535519B7" w:rsidR="00A24271" w:rsidRDefault="00A24271" w:rsidP="00A24271">
      <w:pPr>
        <w:pStyle w:val="RuleInfo"/>
      </w:pPr>
      <w:r>
        <w:t>Notes</w:t>
      </w:r>
    </w:p>
    <w:p w14:paraId="188E4ADB" w14:textId="45F903D0" w:rsidR="000669A4" w:rsidRDefault="000669A4" w:rsidP="00271DB8">
      <w:pPr>
        <w:rPr>
          <w:ins w:id="91" w:author="Aljaž Noe" w:date="2021-11-26T15:12:00Z"/>
        </w:rPr>
      </w:pPr>
      <w:ins w:id="92" w:author="Aljaž Noe" w:date="2021-11-26T15:12:00Z">
        <w:r>
          <w:t xml:space="preserve">Although the rule </w:t>
        </w:r>
        <w:r w:rsidR="006F44AD">
          <w:t>applies to all transactions in a block</w:t>
        </w:r>
      </w:ins>
      <w:ins w:id="93" w:author="Aljaž Noe" w:date="2021-11-26T15:13:00Z">
        <w:r w:rsidR="00EC440C">
          <w:t xml:space="preserve">, it </w:t>
        </w:r>
        <w:r w:rsidR="00345DFD">
          <w:t>is typically only che</w:t>
        </w:r>
      </w:ins>
      <w:ins w:id="94" w:author="Aljaž Noe" w:date="2021-11-26T15:14:00Z">
        <w:r w:rsidR="008F576E">
          <w:t>c</w:t>
        </w:r>
      </w:ins>
      <w:ins w:id="95" w:author="Aljaž Noe" w:date="2021-11-26T15:13:00Z">
        <w:r w:rsidR="00345DFD">
          <w:t>ked on coinbase tra</w:t>
        </w:r>
      </w:ins>
      <w:ins w:id="96" w:author="Aljaž Noe" w:date="2021-11-26T15:14:00Z">
        <w:r w:rsidR="00345DFD">
          <w:t>nsactions</w:t>
        </w:r>
      </w:ins>
      <w:ins w:id="97" w:author="Aljaž Noe" w:date="2021-11-26T15:18:00Z">
        <w:r w:rsidR="004A2BA3">
          <w:t xml:space="preserve"> </w:t>
        </w:r>
      </w:ins>
      <w:ins w:id="98" w:author="Aljaž Noe" w:date="2021-11-26T15:29:00Z">
        <w:r w:rsidR="006B041F">
          <w:t>because</w:t>
        </w:r>
      </w:ins>
      <w:ins w:id="99" w:author="Aljaž Noe" w:date="2021-11-26T15:19:00Z">
        <w:r w:rsidR="004A2BA3">
          <w:t xml:space="preserve"> </w:t>
        </w:r>
      </w:ins>
      <w:ins w:id="100" w:author="Aljaž Noe" w:date="2021-11-26T15:27:00Z">
        <w:r w:rsidR="004F61C5">
          <w:t xml:space="preserve">if a </w:t>
        </w:r>
      </w:ins>
      <w:ins w:id="101" w:author="Aljaž Noe" w:date="2021-11-26T15:17:00Z">
        <w:r w:rsidR="004538AB">
          <w:t>regular transaction</w:t>
        </w:r>
      </w:ins>
      <w:ins w:id="102" w:author="Aljaž Noe" w:date="2021-11-26T15:27:00Z">
        <w:r w:rsidR="00D114C6">
          <w:t xml:space="preserve"> is duplicated, it is </w:t>
        </w:r>
      </w:ins>
      <w:ins w:id="103" w:author="Aljaž Noe" w:date="2021-11-26T15:19:00Z">
        <w:r w:rsidR="008740FB">
          <w:t xml:space="preserve">implicitly </w:t>
        </w:r>
      </w:ins>
      <w:ins w:id="104" w:author="Aljaž Noe" w:date="2021-11-26T15:18:00Z">
        <w:r w:rsidR="00D67434">
          <w:t xml:space="preserve">invalid </w:t>
        </w:r>
      </w:ins>
      <w:ins w:id="105" w:author="Aljaž Noe" w:date="2021-11-26T15:29:00Z">
        <w:r w:rsidR="006B041F">
          <w:t xml:space="preserve">since </w:t>
        </w:r>
      </w:ins>
      <w:ins w:id="106" w:author="Aljaž Noe" w:date="2021-11-26T15:20:00Z">
        <w:r w:rsidR="009A2CF9">
          <w:t xml:space="preserve">all </w:t>
        </w:r>
      </w:ins>
      <w:ins w:id="107" w:author="Aljaž Noe" w:date="2021-11-26T15:21:00Z">
        <w:r w:rsidR="009A2CF9">
          <w:t>inputs were already spent</w:t>
        </w:r>
      </w:ins>
      <w:ins w:id="108" w:author="Aljaž Noe" w:date="2021-11-26T15:23:00Z">
        <w:r w:rsidR="00A65D7C">
          <w:t xml:space="preserve"> by the </w:t>
        </w:r>
      </w:ins>
      <w:ins w:id="109" w:author="Aljaž Noe" w:date="2021-11-26T15:27:00Z">
        <w:r w:rsidR="003677FD">
          <w:t xml:space="preserve">original </w:t>
        </w:r>
      </w:ins>
      <w:ins w:id="110" w:author="Aljaž Noe" w:date="2021-11-26T15:23:00Z">
        <w:r w:rsidR="00AD5608">
          <w:t>transaction.</w:t>
        </w:r>
      </w:ins>
    </w:p>
    <w:p w14:paraId="4B9E74DC" w14:textId="0759BC02" w:rsidR="0045254D" w:rsidRDefault="00155416" w:rsidP="00271DB8">
      <w:r>
        <w:t xml:space="preserve">Only applicable </w:t>
      </w:r>
      <w:r w:rsidR="00435D7C">
        <w:t xml:space="preserve">to </w:t>
      </w:r>
      <w:r w:rsidR="00D71394">
        <w:t>block</w:t>
      </w:r>
      <w:r w:rsidR="0029751F">
        <w:t xml:space="preserve">s in chains where </w:t>
      </w:r>
      <w:r w:rsidR="00A54AE6">
        <w:t>B</w:t>
      </w:r>
      <w:r w:rsidR="007B6E71">
        <w:t xml:space="preserve">IP34 </w:t>
      </w:r>
      <w:r w:rsidR="00D71394">
        <w:t xml:space="preserve">is </w:t>
      </w:r>
      <w:r w:rsidR="0029751F">
        <w:t xml:space="preserve">not </w:t>
      </w:r>
      <w:r w:rsidR="00D71394">
        <w:t>activated</w:t>
      </w:r>
      <w:r w:rsidR="00EC5062">
        <w:t xml:space="preserve">. This is </w:t>
      </w:r>
      <w:r w:rsidR="0069448E">
        <w:t>because BIP34 eliminated the possibility to create duplicate coinbas</w:t>
      </w:r>
      <w:r w:rsidR="00874EC9">
        <w:t>e</w:t>
      </w:r>
      <w:r w:rsidR="0069448E">
        <w:t xml:space="preserve"> transactions</w:t>
      </w:r>
      <w:r w:rsidR="00D71394">
        <w:t>.</w:t>
      </w:r>
    </w:p>
    <w:p w14:paraId="7E77E59B" w14:textId="1BF89D10" w:rsidR="0045254D" w:rsidRDefault="001E40E8" w:rsidP="00271DB8">
      <w:r>
        <w:t>R</w:t>
      </w:r>
      <w:r w:rsidR="0045254D" w:rsidRPr="0045254D">
        <w:t xml:space="preserve">ule </w:t>
      </w:r>
      <w:r>
        <w:t xml:space="preserve">does not apply if all </w:t>
      </w:r>
      <w:r w:rsidR="0045254D" w:rsidRPr="0045254D">
        <w:t xml:space="preserve">outputs </w:t>
      </w:r>
      <w:r>
        <w:t>of a previous transaction are already spent</w:t>
      </w:r>
      <w:r w:rsidR="0045254D" w:rsidRPr="0045254D">
        <w:t>.</w:t>
      </w:r>
    </w:p>
    <w:p w14:paraId="02C85195" w14:textId="15EE9FDF" w:rsidR="00271DB8" w:rsidRDefault="0084262D" w:rsidP="0045254D">
      <w:r>
        <w:t xml:space="preserve">The following two blocks contain duplicate </w:t>
      </w:r>
      <w:r w:rsidR="00B430AA">
        <w:t xml:space="preserve">coinbase </w:t>
      </w:r>
      <w:r>
        <w:t>transactions and are exempt from this rule:</w:t>
      </w:r>
    </w:p>
    <w:p w14:paraId="4C210DD7" w14:textId="43307F4D" w:rsidR="0084262D" w:rsidRDefault="0084262D" w:rsidP="00227AB3">
      <w:pPr>
        <w:pStyle w:val="ListParagraph"/>
        <w:numPr>
          <w:ilvl w:val="0"/>
          <w:numId w:val="5"/>
        </w:numPr>
      </w:pPr>
      <w:r w:rsidRPr="0084262D">
        <w:rPr>
          <w:rStyle w:val="SourceText"/>
        </w:rPr>
        <w:t>00000000000a4d0a398161ffc163c503763b1f4360639393e0e4c8e300e0caec</w:t>
      </w:r>
      <w:r>
        <w:br/>
        <w:t xml:space="preserve">height = </w:t>
      </w:r>
      <w:r w:rsidRPr="0084262D">
        <w:t>91842</w:t>
      </w:r>
      <w:r w:rsidR="00970A5F">
        <w:t>:</w:t>
      </w:r>
      <w:r w:rsidR="000F4DC5">
        <w:t xml:space="preserve"> Contain</w:t>
      </w:r>
      <w:r w:rsidR="00491F1D">
        <w:t>s</w:t>
      </w:r>
      <w:r w:rsidR="000F4DC5">
        <w:t xml:space="preserve"> coinbase transaction </w:t>
      </w:r>
      <w:r w:rsidR="000F4DC5" w:rsidRPr="002275C0">
        <w:rPr>
          <w:rStyle w:val="SourceText"/>
        </w:rPr>
        <w:t>d5d27987d2a3dfc724e359870c6644b40e497bdc0589a033220fe15429d88599</w:t>
      </w:r>
      <w:r w:rsidR="000F4DC5">
        <w:t xml:space="preserve"> that was first created in block </w:t>
      </w:r>
      <w:r w:rsidR="00DA10CB" w:rsidRPr="00DA10CB">
        <w:rPr>
          <w:rStyle w:val="SourceText"/>
        </w:rPr>
        <w:t>00000000000af0aed4792b1acee3d966af36cf5def14935db8de83d6f9306f2f</w:t>
      </w:r>
      <w:r w:rsidR="000F4DC5">
        <w:t xml:space="preserve"> height = </w:t>
      </w:r>
      <w:r w:rsidR="00052449" w:rsidRPr="00052449">
        <w:t>91812</w:t>
      </w:r>
    </w:p>
    <w:p w14:paraId="562A1537" w14:textId="2EB0E036" w:rsidR="0084262D" w:rsidRDefault="0084262D" w:rsidP="000F4DC5">
      <w:pPr>
        <w:pStyle w:val="ListParagraph"/>
        <w:numPr>
          <w:ilvl w:val="0"/>
          <w:numId w:val="5"/>
        </w:numPr>
      </w:pPr>
      <w:r w:rsidRPr="0084262D">
        <w:rPr>
          <w:rStyle w:val="SourceText"/>
        </w:rPr>
        <w:t>00000000000743f190a18c5577a3c2d2a1f610ae9601ac046a38084ccb7cd721</w:t>
      </w:r>
      <w:r w:rsidRPr="0084262D">
        <w:br/>
        <w:t>height = 91880</w:t>
      </w:r>
      <w:r w:rsidR="00306096">
        <w:t>:</w:t>
      </w:r>
      <w:r w:rsidR="00850C49">
        <w:t xml:space="preserve"> Contains coinbase transaction </w:t>
      </w:r>
      <w:r w:rsidR="00850C49">
        <w:rPr>
          <w:rStyle w:val="SourceText"/>
        </w:rPr>
        <w:t>e3bf3d07d4b0375638d5f1db5255fe07ba2c4cb067cd81b84ee974b6585fb468</w:t>
      </w:r>
      <w:r w:rsidR="00850C49">
        <w:t xml:space="preserve"> that was first created in block</w:t>
      </w:r>
      <w:r w:rsidR="00850C49">
        <w:br/>
      </w:r>
      <w:r w:rsidR="00850C49">
        <w:rPr>
          <w:rStyle w:val="SourceText"/>
        </w:rPr>
        <w:t>00000000000271a2dc26e7667f8419f2e15416dc6955e5a6c6cdf3f2574dd08e</w:t>
      </w:r>
      <w:r w:rsidR="00850C49">
        <w:t xml:space="preserve"> height = 91722</w:t>
      </w:r>
    </w:p>
    <w:p w14:paraId="0CA09C83" w14:textId="57D9AC54" w:rsidR="00EC2333" w:rsidRDefault="00EC2333" w:rsidP="00EC2333">
      <w:r>
        <w:t>Specifically, outputs created by coinbase transactions in these two blocks are allowed to overwrite existing outputs that were created before</w:t>
      </w:r>
      <w:r w:rsidR="00DA4847">
        <w:t xml:space="preserve"> even though the</w:t>
      </w:r>
      <w:r w:rsidR="008440E8">
        <w:t xml:space="preserve"> previous outputs were not </w:t>
      </w:r>
      <w:r w:rsidR="00DA4847">
        <w:t xml:space="preserve">yet </w:t>
      </w:r>
      <w:r w:rsidR="008440E8">
        <w:t>spent.</w:t>
      </w:r>
    </w:p>
    <w:p w14:paraId="4163D706" w14:textId="7C7DA7BC" w:rsidR="003125AA" w:rsidRDefault="00656317" w:rsidP="00EC2333">
      <w:pPr>
        <w:rPr>
          <w:ins w:id="111" w:author="Aljaž Noe" w:date="2021-11-26T15:31:00Z"/>
        </w:rPr>
      </w:pPr>
      <w:ins w:id="112" w:author="Aljaž Noe" w:date="2021-11-26T15:32:00Z">
        <w:r>
          <w:t xml:space="preserve">The two coinbase transactions mentioned above are the only </w:t>
        </w:r>
        <w:r w:rsidR="0067740D">
          <w:t xml:space="preserve">duplicates on MAINNET </w:t>
        </w:r>
      </w:ins>
      <w:ins w:id="113" w:author="Aljaž Noe" w:date="2021-11-26T15:33:00Z">
        <w:r w:rsidR="0067740D">
          <w:t>b</w:t>
        </w:r>
      </w:ins>
      <w:ins w:id="114" w:author="Aljaž Noe" w:date="2021-11-26T15:31:00Z">
        <w:r w:rsidR="004F031B">
          <w:t>efore BIP34</w:t>
        </w:r>
      </w:ins>
      <w:ins w:id="115" w:author="Aljaž Noe" w:date="2021-11-26T15:33:00Z">
        <w:r w:rsidR="0067740D">
          <w:t xml:space="preserve"> was activated.</w:t>
        </w:r>
      </w:ins>
    </w:p>
    <w:p w14:paraId="297F68A6" w14:textId="46B5A410" w:rsidR="0045254D" w:rsidRDefault="00116122" w:rsidP="00EC2333">
      <w:r>
        <w:t>Checking of t</w:t>
      </w:r>
      <w:r w:rsidR="006F189A">
        <w:t>his rule can be disabled in node configuration</w:t>
      </w:r>
      <w:r w:rsidR="00530A98">
        <w:t xml:space="preserve"> </w:t>
      </w:r>
      <w:r w:rsidR="00530A98">
        <w:rPr>
          <w:noProof/>
        </w:rPr>
        <w:t>(</w:t>
      </w:r>
      <w:r w:rsidR="00530A98" w:rsidRPr="00530A98">
        <w:rPr>
          <w:noProof/>
        </w:rPr>
        <w:t>disablebip30checks</w:t>
      </w:r>
      <w:r w:rsidR="00530A98">
        <w:rPr>
          <w:noProof/>
        </w:rPr>
        <w:t>)</w:t>
      </w:r>
      <w:r w:rsidR="00A95879">
        <w:t xml:space="preserve"> if consensus </w:t>
      </w:r>
      <w:r w:rsidR="00815335">
        <w:t>rules for network allow this</w:t>
      </w:r>
      <w:r w:rsidR="000F6A5A">
        <w:t xml:space="preserve"> (it is not allowed for MAINNET)</w:t>
      </w:r>
      <w:r w:rsidR="00815335">
        <w:t>.</w:t>
      </w:r>
    </w:p>
    <w:p w14:paraId="4623D38A" w14:textId="0A6364CE" w:rsidR="00042B6D" w:rsidRPr="0084262D" w:rsidRDefault="00042B6D" w:rsidP="00EC2333">
      <w:r>
        <w:t>UTXO DB is used to detect duplicates</w:t>
      </w:r>
      <w:r w:rsidR="006E3BD7">
        <w:t xml:space="preserve"> by checking if an output already exists.</w:t>
      </w:r>
    </w:p>
    <w:p w14:paraId="4D9B4DDF" w14:textId="59DF19C0" w:rsidR="004E7F5C" w:rsidRDefault="00BB509F" w:rsidP="00505EB1">
      <w:pPr>
        <w:pStyle w:val="Heading3"/>
      </w:pPr>
      <w:bookmarkStart w:id="116" w:name="Rule147"/>
      <w:bookmarkStart w:id="117" w:name="_Ref88661167"/>
      <w:bookmarkStart w:id="118" w:name="_Toc88831315"/>
      <w:r>
        <w:t>R</w:t>
      </w:r>
      <w:r w:rsidR="004E7F5C">
        <w:t>B</w:t>
      </w:r>
      <w:r w:rsidR="00EC557A">
        <w:t>B</w:t>
      </w:r>
      <w:r w:rsidR="004E7F5C">
        <w:t>147</w:t>
      </w:r>
      <w:bookmarkEnd w:id="116"/>
      <w:r w:rsidR="004E7F5C">
        <w:t xml:space="preserve">: </w:t>
      </w:r>
      <w:r w:rsidR="004E7F5C" w:rsidRPr="004E7F5C">
        <w:t xml:space="preserve">Coinbase transaction must not pay too </w:t>
      </w:r>
      <w:proofErr w:type="gramStart"/>
      <w:r w:rsidR="004E7F5C" w:rsidRPr="004E7F5C">
        <w:t>much</w:t>
      </w:r>
      <w:bookmarkEnd w:id="117"/>
      <w:bookmarkEnd w:id="118"/>
      <w:proofErr w:type="gramEnd"/>
    </w:p>
    <w:p w14:paraId="49CC911C" w14:textId="77777777" w:rsidR="002E3A77" w:rsidRDefault="002E3A77" w:rsidP="002E3A77">
      <w:pPr>
        <w:pStyle w:val="RuleInfo"/>
      </w:pPr>
      <w:r w:rsidRPr="0034671A">
        <w:t>Category</w:t>
      </w:r>
    </w:p>
    <w:p w14:paraId="47E7CE84" w14:textId="77777777" w:rsidR="002E3A77" w:rsidRPr="00B93155" w:rsidRDefault="002E3A77" w:rsidP="00C6620A">
      <w:pPr>
        <w:pStyle w:val="ListParagraph"/>
        <w:numPr>
          <w:ilvl w:val="0"/>
          <w:numId w:val="7"/>
        </w:numPr>
      </w:pPr>
      <w:r w:rsidRPr="00B93155">
        <w:t>consensus</w:t>
      </w:r>
    </w:p>
    <w:p w14:paraId="22EA74A6" w14:textId="77777777" w:rsidR="002E3A77" w:rsidRPr="00B93155" w:rsidRDefault="002E3A77" w:rsidP="002E3A77">
      <w:pPr>
        <w:pStyle w:val="RuleInfo"/>
      </w:pPr>
      <w:r w:rsidRPr="00B93155">
        <w:t>Error</w:t>
      </w:r>
    </w:p>
    <w:p w14:paraId="1789BDDA" w14:textId="2A11475D" w:rsidR="002E3A77" w:rsidRPr="004B047C" w:rsidRDefault="002E3A77" w:rsidP="00C6620A">
      <w:pPr>
        <w:pStyle w:val="ListParagraph"/>
        <w:numPr>
          <w:ilvl w:val="0"/>
          <w:numId w:val="6"/>
        </w:numPr>
        <w:rPr>
          <w:rStyle w:val="SourceText"/>
        </w:rPr>
      </w:pPr>
      <w:r w:rsidRPr="002E3A77">
        <w:rPr>
          <w:rStyle w:val="SourceText"/>
        </w:rPr>
        <w:t>bad-cb-amount</w:t>
      </w:r>
      <w:r>
        <w:rPr>
          <w:rStyle w:val="SourceText"/>
        </w:rPr>
        <w:t>/100</w:t>
      </w:r>
    </w:p>
    <w:p w14:paraId="1A451ADB" w14:textId="77777777" w:rsidR="002E3A77" w:rsidRDefault="002E3A77" w:rsidP="002E3A77">
      <w:pPr>
        <w:pStyle w:val="RuleInfo"/>
      </w:pPr>
      <w:r>
        <w:t>Inputs</w:t>
      </w:r>
    </w:p>
    <w:p w14:paraId="6824020C" w14:textId="42B2B79B" w:rsidR="002E3A77" w:rsidRDefault="002E3A77" w:rsidP="00C6620A">
      <w:pPr>
        <w:pStyle w:val="ListParagraph"/>
        <w:numPr>
          <w:ilvl w:val="0"/>
          <w:numId w:val="5"/>
        </w:numPr>
      </w:pPr>
      <w:r>
        <w:t>first transaction in a block</w:t>
      </w:r>
    </w:p>
    <w:p w14:paraId="5D3A80FC" w14:textId="648E8887" w:rsidR="00D71A57" w:rsidRDefault="00D71A57" w:rsidP="00C6620A">
      <w:pPr>
        <w:pStyle w:val="ListParagraph"/>
        <w:numPr>
          <w:ilvl w:val="0"/>
          <w:numId w:val="5"/>
        </w:numPr>
      </w:pPr>
      <w:r>
        <w:t>block subsidy</w:t>
      </w:r>
      <w:r w:rsidR="00270DAC">
        <w:t xml:space="preserve"> </w:t>
      </w:r>
      <w:r w:rsidR="0079472F">
        <w:t>(calculated from consensus parameters and block height)</w:t>
      </w:r>
    </w:p>
    <w:p w14:paraId="48D0855C" w14:textId="23287D57" w:rsidR="00A557DA" w:rsidRDefault="00A557DA" w:rsidP="00C6620A">
      <w:pPr>
        <w:pStyle w:val="ListParagraph"/>
        <w:numPr>
          <w:ilvl w:val="0"/>
          <w:numId w:val="5"/>
        </w:numPr>
      </w:pPr>
      <w:r>
        <w:t xml:space="preserve">fees paid by all transactions in a </w:t>
      </w:r>
      <w:proofErr w:type="gramStart"/>
      <w:r>
        <w:t>block</w:t>
      </w:r>
      <w:proofErr w:type="gramEnd"/>
    </w:p>
    <w:p w14:paraId="58192FF7" w14:textId="5EEBD029" w:rsidR="00270DCD" w:rsidRPr="006A4049" w:rsidRDefault="00BB509F" w:rsidP="00270DCD">
      <w:pPr>
        <w:pStyle w:val="Heading3"/>
      </w:pPr>
      <w:bookmarkStart w:id="119" w:name="Rule201"/>
      <w:bookmarkStart w:id="120" w:name="_Ref88661183"/>
      <w:bookmarkStart w:id="121" w:name="_Toc88831316"/>
      <w:r w:rsidRPr="006A4049">
        <w:t>R</w:t>
      </w:r>
      <w:r w:rsidR="00270DCD" w:rsidRPr="006A4049">
        <w:t>B</w:t>
      </w:r>
      <w:r w:rsidR="00EC557A" w:rsidRPr="006A4049">
        <w:t>B</w:t>
      </w:r>
      <w:r w:rsidR="00270DCD" w:rsidRPr="006A4049">
        <w:t>201</w:t>
      </w:r>
      <w:bookmarkEnd w:id="119"/>
      <w:r w:rsidR="00270DCD" w:rsidRPr="006A4049">
        <w:t xml:space="preserve">: First transaction in block must be </w:t>
      </w:r>
      <w:proofErr w:type="gramStart"/>
      <w:r w:rsidR="00270DCD" w:rsidRPr="006A4049">
        <w:t>coinbase</w:t>
      </w:r>
      <w:bookmarkEnd w:id="120"/>
      <w:bookmarkEnd w:id="121"/>
      <w:proofErr w:type="gramEnd"/>
    </w:p>
    <w:p w14:paraId="5951FA89" w14:textId="77777777" w:rsidR="00270DCD" w:rsidRDefault="00270DCD" w:rsidP="00270DCD">
      <w:pPr>
        <w:pStyle w:val="RuleInfo"/>
      </w:pPr>
      <w:r w:rsidRPr="0034671A">
        <w:t>Category</w:t>
      </w:r>
    </w:p>
    <w:p w14:paraId="39053183" w14:textId="77777777" w:rsidR="00270DCD" w:rsidRPr="00B93155" w:rsidRDefault="00270DCD" w:rsidP="00C6620A">
      <w:pPr>
        <w:pStyle w:val="ListParagraph"/>
        <w:numPr>
          <w:ilvl w:val="0"/>
          <w:numId w:val="7"/>
        </w:numPr>
      </w:pPr>
      <w:r w:rsidRPr="00B93155">
        <w:t>consensus</w:t>
      </w:r>
    </w:p>
    <w:p w14:paraId="17493CF8" w14:textId="77777777" w:rsidR="00270DCD" w:rsidRPr="00B93155" w:rsidRDefault="00270DCD" w:rsidP="00270DCD">
      <w:pPr>
        <w:pStyle w:val="RuleInfo"/>
      </w:pPr>
      <w:r w:rsidRPr="00B93155">
        <w:t>Error</w:t>
      </w:r>
    </w:p>
    <w:p w14:paraId="6FB4A96B" w14:textId="77777777" w:rsidR="00270DCD" w:rsidRPr="004B047C" w:rsidRDefault="00270DCD" w:rsidP="00C6620A">
      <w:pPr>
        <w:pStyle w:val="ListParagraph"/>
        <w:numPr>
          <w:ilvl w:val="0"/>
          <w:numId w:val="6"/>
        </w:numPr>
        <w:rPr>
          <w:rStyle w:val="SourceText"/>
        </w:rPr>
      </w:pPr>
      <w:r w:rsidRPr="002B2C08">
        <w:rPr>
          <w:rStyle w:val="SourceText"/>
        </w:rPr>
        <w:t>bad-cb-missing</w:t>
      </w:r>
      <w:r>
        <w:rPr>
          <w:rStyle w:val="SourceText"/>
        </w:rPr>
        <w:t>/100</w:t>
      </w:r>
    </w:p>
    <w:p w14:paraId="00D457F9" w14:textId="77777777" w:rsidR="00270DCD" w:rsidRDefault="00270DCD" w:rsidP="00270DCD">
      <w:pPr>
        <w:pStyle w:val="RuleInfo"/>
      </w:pPr>
      <w:r>
        <w:t>Inputs</w:t>
      </w:r>
    </w:p>
    <w:p w14:paraId="6D3FA6B9" w14:textId="77777777" w:rsidR="00270DCD" w:rsidRDefault="00270DCD" w:rsidP="00C6620A">
      <w:pPr>
        <w:pStyle w:val="ListParagraph"/>
        <w:numPr>
          <w:ilvl w:val="0"/>
          <w:numId w:val="5"/>
        </w:numPr>
      </w:pPr>
      <w:r>
        <w:t>first transaction in a block</w:t>
      </w:r>
    </w:p>
    <w:p w14:paraId="3DEBFB0C" w14:textId="77777777" w:rsidR="00270DCD" w:rsidRPr="006A4049" w:rsidRDefault="00270DCD" w:rsidP="00270DCD">
      <w:pPr>
        <w:pStyle w:val="RuleInfo"/>
      </w:pPr>
      <w:r w:rsidRPr="006A4049">
        <w:t>Notes</w:t>
      </w:r>
    </w:p>
    <w:p w14:paraId="210AD9B2" w14:textId="77777777" w:rsidR="00270DCD" w:rsidRPr="006A4049" w:rsidRDefault="00270DCD" w:rsidP="00270DCD">
      <w:r w:rsidRPr="006A4049">
        <w:t>Transaction is coinbase if and only if the following requirements are satisfied:</w:t>
      </w:r>
    </w:p>
    <w:p w14:paraId="384E4F71" w14:textId="77777777" w:rsidR="00270DCD" w:rsidRPr="006A4049" w:rsidRDefault="00270DCD" w:rsidP="00C6620A">
      <w:pPr>
        <w:pStyle w:val="ListParagraph"/>
        <w:numPr>
          <w:ilvl w:val="0"/>
          <w:numId w:val="5"/>
        </w:numPr>
      </w:pPr>
      <w:r w:rsidRPr="006A4049">
        <w:t>It has exactly one input.</w:t>
      </w:r>
    </w:p>
    <w:p w14:paraId="2F4A6A5C" w14:textId="77777777" w:rsidR="00270DCD" w:rsidRPr="006A4049" w:rsidRDefault="00270DCD" w:rsidP="00C6620A">
      <w:pPr>
        <w:pStyle w:val="ListParagraph"/>
        <w:numPr>
          <w:ilvl w:val="0"/>
          <w:numId w:val="5"/>
        </w:numPr>
      </w:pPr>
      <w:r w:rsidRPr="006A4049">
        <w:t xml:space="preserve">This input's </w:t>
      </w:r>
      <w:r w:rsidRPr="006A4049">
        <w:rPr>
          <w:noProof/>
        </w:rPr>
        <w:t>prevout</w:t>
      </w:r>
      <w:r w:rsidRPr="006A4049">
        <w:t xml:space="preserve"> hash is 0000...0000.</w:t>
      </w:r>
    </w:p>
    <w:p w14:paraId="54DF09C3" w14:textId="70D69FD6" w:rsidR="00270DCD" w:rsidRPr="006A4049" w:rsidRDefault="00270DCD" w:rsidP="00C6620A">
      <w:pPr>
        <w:pStyle w:val="ListParagraph"/>
        <w:numPr>
          <w:ilvl w:val="0"/>
          <w:numId w:val="5"/>
        </w:numPr>
      </w:pPr>
      <w:r w:rsidRPr="006A4049">
        <w:t xml:space="preserve">This input’s </w:t>
      </w:r>
      <w:r w:rsidRPr="006A4049">
        <w:rPr>
          <w:noProof/>
        </w:rPr>
        <w:t>prevout</w:t>
      </w:r>
      <w:r w:rsidRPr="006A4049">
        <w:t xml:space="preserve"> index is 0xFFFFFFFF.</w:t>
      </w:r>
    </w:p>
    <w:p w14:paraId="74BED3BE" w14:textId="3CEFE5E2" w:rsidR="00E2731A" w:rsidRPr="006A4049" w:rsidRDefault="00E2731A" w:rsidP="00E2731A">
      <w:r w:rsidRPr="006A4049">
        <w:t>The last two bullets</w:t>
      </w:r>
      <w:r w:rsidR="007F20C1" w:rsidRPr="006A4049">
        <w:t xml:space="preserve"> also provide definition of </w:t>
      </w:r>
      <w:r w:rsidRPr="006A4049">
        <w:t>NULL input</w:t>
      </w:r>
      <w:r w:rsidR="0084499B" w:rsidRPr="006A4049">
        <w:t>.</w:t>
      </w:r>
    </w:p>
    <w:p w14:paraId="619D25CE" w14:textId="3155757D" w:rsidR="003573F5" w:rsidRPr="009164E7" w:rsidRDefault="003573F5" w:rsidP="003573F5">
      <w:pPr>
        <w:pStyle w:val="Heading2"/>
      </w:pPr>
      <w:bookmarkStart w:id="122" w:name="_Toc88831317"/>
      <w:r w:rsidRPr="009164E7">
        <w:t>Transaction level rules</w:t>
      </w:r>
      <w:r w:rsidR="00373741" w:rsidRPr="009164E7">
        <w:t xml:space="preserve"> in blocks</w:t>
      </w:r>
      <w:bookmarkEnd w:id="122"/>
    </w:p>
    <w:p w14:paraId="04CE530A" w14:textId="5DB2F815" w:rsidR="001D33F3" w:rsidRPr="009164E7" w:rsidRDefault="00373741" w:rsidP="001D33F3">
      <w:r w:rsidRPr="009164E7">
        <w:t>These rules apply to transactions in blocks.</w:t>
      </w:r>
      <w:r w:rsidR="00A50895" w:rsidRPr="009164E7">
        <w:t xml:space="preserve"> </w:t>
      </w:r>
      <w:r w:rsidR="00725311" w:rsidRPr="009164E7">
        <w:t>Unless specified otherwise</w:t>
      </w:r>
      <w:r w:rsidR="00544FA7" w:rsidRPr="009164E7">
        <w:t xml:space="preserve"> in preconditions</w:t>
      </w:r>
      <w:r w:rsidR="00725311" w:rsidRPr="009164E7">
        <w:t>, t</w:t>
      </w:r>
      <w:r w:rsidR="00A50895" w:rsidRPr="009164E7">
        <w:t>hey can be checked on each transaction independent</w:t>
      </w:r>
      <w:r w:rsidR="00882700">
        <w:t>ly</w:t>
      </w:r>
      <w:r w:rsidR="00A50895" w:rsidRPr="009164E7">
        <w:t xml:space="preserve"> of other transactions in block.</w:t>
      </w:r>
    </w:p>
    <w:p w14:paraId="7B83ECFA" w14:textId="362EC13C" w:rsidR="007C7AC8" w:rsidRDefault="00BB509F" w:rsidP="00505EB1">
      <w:pPr>
        <w:pStyle w:val="Heading3"/>
      </w:pPr>
      <w:bookmarkStart w:id="123" w:name="Rule142"/>
      <w:bookmarkStart w:id="124" w:name="_Ref88661220"/>
      <w:bookmarkStart w:id="125" w:name="_Toc88831318"/>
      <w:r>
        <w:t>R</w:t>
      </w:r>
      <w:r w:rsidR="00E94B9B">
        <w:t>B</w:t>
      </w:r>
      <w:r w:rsidR="007C7AC8" w:rsidRPr="004E7F5C">
        <w:t>T142</w:t>
      </w:r>
      <w:bookmarkEnd w:id="123"/>
      <w:r w:rsidR="007C7AC8" w:rsidRPr="004E7F5C">
        <w:t xml:space="preserve">: All </w:t>
      </w:r>
      <w:r w:rsidR="00AC1956" w:rsidRPr="004E7F5C">
        <w:t xml:space="preserve">transaction </w:t>
      </w:r>
      <w:r w:rsidR="00497A4D" w:rsidRPr="004E7F5C">
        <w:t>in</w:t>
      </w:r>
      <w:r w:rsidR="007C7AC8" w:rsidRPr="004E7F5C">
        <w:t>puts must exist</w:t>
      </w:r>
      <w:r w:rsidR="00BF303A">
        <w:t xml:space="preserve"> and be </w:t>
      </w:r>
      <w:proofErr w:type="gramStart"/>
      <w:r w:rsidR="00BF303A">
        <w:t>unspent</w:t>
      </w:r>
      <w:bookmarkEnd w:id="124"/>
      <w:bookmarkEnd w:id="125"/>
      <w:proofErr w:type="gramEnd"/>
    </w:p>
    <w:p w14:paraId="5AF90E04" w14:textId="77777777" w:rsidR="005E4950" w:rsidRDefault="005E4950" w:rsidP="005E4950">
      <w:pPr>
        <w:pStyle w:val="RuleInfo"/>
      </w:pPr>
      <w:r w:rsidRPr="0034671A">
        <w:t>Category</w:t>
      </w:r>
    </w:p>
    <w:p w14:paraId="1F9B85EC" w14:textId="77777777" w:rsidR="005E4950" w:rsidRPr="00B93155" w:rsidRDefault="005E4950" w:rsidP="00C6620A">
      <w:pPr>
        <w:pStyle w:val="ListParagraph"/>
        <w:numPr>
          <w:ilvl w:val="0"/>
          <w:numId w:val="7"/>
        </w:numPr>
      </w:pPr>
      <w:r w:rsidRPr="00B93155">
        <w:t>consensus</w:t>
      </w:r>
    </w:p>
    <w:p w14:paraId="2C6D79BD" w14:textId="77777777" w:rsidR="005E4950" w:rsidRPr="00B93155" w:rsidRDefault="005E4950" w:rsidP="005E4950">
      <w:pPr>
        <w:pStyle w:val="RuleInfo"/>
      </w:pPr>
      <w:r w:rsidRPr="00B93155">
        <w:t>Error</w:t>
      </w:r>
    </w:p>
    <w:p w14:paraId="7EE41AAD" w14:textId="06DAFB79" w:rsidR="005E4950" w:rsidRPr="004B047C" w:rsidRDefault="004907C6" w:rsidP="00C6620A">
      <w:pPr>
        <w:pStyle w:val="ListParagraph"/>
        <w:numPr>
          <w:ilvl w:val="0"/>
          <w:numId w:val="6"/>
        </w:numPr>
        <w:rPr>
          <w:rStyle w:val="SourceText"/>
        </w:rPr>
      </w:pPr>
      <w:r w:rsidRPr="004907C6">
        <w:rPr>
          <w:rStyle w:val="SourceText"/>
        </w:rPr>
        <w:t>bad-txns-inputs-missingorspent</w:t>
      </w:r>
      <w:r w:rsidR="005E4950">
        <w:rPr>
          <w:rStyle w:val="SourceText"/>
        </w:rPr>
        <w:t>/100</w:t>
      </w:r>
    </w:p>
    <w:p w14:paraId="0FE068F2" w14:textId="77777777" w:rsidR="005E4950" w:rsidRDefault="005E4950" w:rsidP="005E4950">
      <w:pPr>
        <w:pStyle w:val="RuleInfo"/>
      </w:pPr>
      <w:r>
        <w:t>Inputs</w:t>
      </w:r>
    </w:p>
    <w:p w14:paraId="2F26B666" w14:textId="4D9D1F44" w:rsidR="005E4950" w:rsidRDefault="005E4950" w:rsidP="00C6620A">
      <w:pPr>
        <w:pStyle w:val="ListParagraph"/>
        <w:numPr>
          <w:ilvl w:val="0"/>
          <w:numId w:val="5"/>
        </w:numPr>
      </w:pPr>
      <w:r>
        <w:t>transaction</w:t>
      </w:r>
    </w:p>
    <w:p w14:paraId="1FC55F27" w14:textId="2A025525" w:rsidR="005E4950" w:rsidRDefault="005E4950" w:rsidP="00C6620A">
      <w:pPr>
        <w:pStyle w:val="ListParagraph"/>
        <w:numPr>
          <w:ilvl w:val="0"/>
          <w:numId w:val="5"/>
        </w:numPr>
      </w:pPr>
      <w:r>
        <w:t>UTXO DB</w:t>
      </w:r>
    </w:p>
    <w:p w14:paraId="36893499" w14:textId="32A1FCED" w:rsidR="00AD40C5" w:rsidRDefault="00AD40C5" w:rsidP="00C6620A">
      <w:pPr>
        <w:pStyle w:val="ListParagraph"/>
        <w:numPr>
          <w:ilvl w:val="0"/>
          <w:numId w:val="5"/>
        </w:numPr>
      </w:pPr>
      <w:r>
        <w:t>chain tracker</w:t>
      </w:r>
    </w:p>
    <w:p w14:paraId="6C35D5AA" w14:textId="574B3141" w:rsidR="003D330F" w:rsidRDefault="003D330F" w:rsidP="005E4950">
      <w:pPr>
        <w:pStyle w:val="RuleInfo"/>
      </w:pPr>
      <w:r>
        <w:t>Preconditions</w:t>
      </w:r>
    </w:p>
    <w:p w14:paraId="7AAD6772" w14:textId="465CA01C" w:rsidR="003D330F" w:rsidRPr="003D330F" w:rsidRDefault="003D330F" w:rsidP="00C6620A">
      <w:pPr>
        <w:pStyle w:val="ListParagraph"/>
        <w:numPr>
          <w:ilvl w:val="0"/>
          <w:numId w:val="26"/>
        </w:numPr>
      </w:pPr>
      <w:r>
        <w:t>Transactions</w:t>
      </w:r>
      <w:r w:rsidR="005B6DA3">
        <w:t xml:space="preserve">, which </w:t>
      </w:r>
      <w:r>
        <w:t xml:space="preserve">create TXOs referenced in </w:t>
      </w:r>
      <w:r w:rsidR="0078154A">
        <w:t xml:space="preserve">inputs of </w:t>
      </w:r>
      <w:r>
        <w:t xml:space="preserve">transaction </w:t>
      </w:r>
      <w:r w:rsidR="0078154A">
        <w:t>being validated</w:t>
      </w:r>
      <w:r w:rsidR="005B6DA3">
        <w:t>,</w:t>
      </w:r>
      <w:r>
        <w:t xml:space="preserve"> have already been </w:t>
      </w:r>
      <w:r w:rsidR="0078154A">
        <w:t>processed</w:t>
      </w:r>
      <w:r w:rsidR="00A37BDC">
        <w:t xml:space="preserve"> </w:t>
      </w:r>
      <w:r w:rsidR="00570F60">
        <w:t xml:space="preserve">and </w:t>
      </w:r>
      <w:r w:rsidR="00A37BDC">
        <w:t xml:space="preserve">TXOs </w:t>
      </w:r>
      <w:r w:rsidR="00570F60">
        <w:t xml:space="preserve">stored </w:t>
      </w:r>
      <w:r w:rsidR="00A37BDC">
        <w:t>in UTXO DB.</w:t>
      </w:r>
    </w:p>
    <w:p w14:paraId="7B304084" w14:textId="0F668CD7" w:rsidR="005E4950" w:rsidRPr="009164E7" w:rsidRDefault="005E4950" w:rsidP="005E4950">
      <w:pPr>
        <w:pStyle w:val="RuleInfo"/>
      </w:pPr>
      <w:r w:rsidRPr="009164E7">
        <w:t>Notes</w:t>
      </w:r>
    </w:p>
    <w:p w14:paraId="148A5ACF" w14:textId="3F5EE741" w:rsidR="00F13B84" w:rsidRDefault="00F13B84" w:rsidP="00F13B84">
      <w:r>
        <w:t>Rule is not applicable to coinbase transactions.</w:t>
      </w:r>
    </w:p>
    <w:p w14:paraId="15E643D4" w14:textId="6A54027A" w:rsidR="005E4950" w:rsidRDefault="007A740B" w:rsidP="00F13B84">
      <w:r>
        <w:t xml:space="preserve">All transaction </w:t>
      </w:r>
      <w:r w:rsidR="00323483">
        <w:t xml:space="preserve">inputs </w:t>
      </w:r>
      <w:r>
        <w:t>must have been created either by a transaction in an ancestor block, or by a transaction in the same block that is located before the transaction being validated.</w:t>
      </w:r>
    </w:p>
    <w:p w14:paraId="19DF8B07" w14:textId="4DBF0EF9" w:rsidR="007A740B" w:rsidRDefault="007A740B" w:rsidP="00F13B84">
      <w:r>
        <w:t xml:space="preserve">All transaction </w:t>
      </w:r>
      <w:r w:rsidR="00AF2D6A">
        <w:t>inputs must not have been spent by any transaction in ancestor block</w:t>
      </w:r>
      <w:r w:rsidR="001D6CFE">
        <w:t>s</w:t>
      </w:r>
      <w:r w:rsidR="00AF2D6A">
        <w:t>, or by a</w:t>
      </w:r>
      <w:r w:rsidR="000C09A6">
        <w:t>ny</w:t>
      </w:r>
      <w:r w:rsidR="00AF2D6A">
        <w:t xml:space="preserve"> transaction in the same block </w:t>
      </w:r>
      <w:r w:rsidR="0078786B">
        <w:t xml:space="preserve">that </w:t>
      </w:r>
      <w:r w:rsidR="00C353CA">
        <w:t>is</w:t>
      </w:r>
      <w:r w:rsidR="0078786B">
        <w:t xml:space="preserve"> not located </w:t>
      </w:r>
      <w:r w:rsidR="00301722">
        <w:t xml:space="preserve">after </w:t>
      </w:r>
      <w:r w:rsidR="00AF2D6A">
        <w:t>the transaction being validated</w:t>
      </w:r>
      <w:r w:rsidR="00374E44">
        <w:rPr>
          <w:rStyle w:val="FootnoteReference"/>
        </w:rPr>
        <w:footnoteReference w:id="7"/>
      </w:r>
      <w:r w:rsidR="0078786B">
        <w:t>.</w:t>
      </w:r>
    </w:p>
    <w:p w14:paraId="26C6E2AA" w14:textId="4E4FC6D5" w:rsidR="004E7F5C" w:rsidRDefault="00BB509F" w:rsidP="00505EB1">
      <w:pPr>
        <w:pStyle w:val="Heading3"/>
      </w:pPr>
      <w:bookmarkStart w:id="126" w:name="_Ref88661226"/>
      <w:bookmarkStart w:id="127" w:name="_Toc88831319"/>
      <w:r>
        <w:t>R</w:t>
      </w:r>
      <w:r w:rsidR="007F20C1">
        <w:t>B</w:t>
      </w:r>
      <w:r w:rsidR="004E7F5C" w:rsidRPr="004E7F5C">
        <w:t xml:space="preserve">T143: </w:t>
      </w:r>
      <w:r w:rsidR="004E7F5C">
        <w:t xml:space="preserve">Transaction must be BIP68 </w:t>
      </w:r>
      <w:proofErr w:type="gramStart"/>
      <w:r w:rsidR="004E7F5C">
        <w:t>final</w:t>
      </w:r>
      <w:bookmarkEnd w:id="126"/>
      <w:bookmarkEnd w:id="127"/>
      <w:proofErr w:type="gramEnd"/>
    </w:p>
    <w:p w14:paraId="441D7BD4" w14:textId="77777777" w:rsidR="00F770C0" w:rsidRDefault="00F770C0" w:rsidP="00F770C0">
      <w:pPr>
        <w:pStyle w:val="RuleInfo"/>
      </w:pPr>
      <w:r w:rsidRPr="0034671A">
        <w:t>Category</w:t>
      </w:r>
    </w:p>
    <w:p w14:paraId="3A245D4A" w14:textId="77777777" w:rsidR="00F770C0" w:rsidRPr="00B93155" w:rsidRDefault="00F770C0" w:rsidP="00C6620A">
      <w:pPr>
        <w:pStyle w:val="ListParagraph"/>
        <w:numPr>
          <w:ilvl w:val="0"/>
          <w:numId w:val="7"/>
        </w:numPr>
      </w:pPr>
      <w:r w:rsidRPr="00B93155">
        <w:t>consensus</w:t>
      </w:r>
    </w:p>
    <w:p w14:paraId="201BC197" w14:textId="77777777" w:rsidR="00F770C0" w:rsidRPr="00B93155" w:rsidRDefault="00F770C0" w:rsidP="00F770C0">
      <w:pPr>
        <w:pStyle w:val="RuleInfo"/>
      </w:pPr>
      <w:r w:rsidRPr="00B93155">
        <w:t>Error</w:t>
      </w:r>
    </w:p>
    <w:p w14:paraId="63DE924C" w14:textId="5B018F49" w:rsidR="00F770C0" w:rsidRPr="004B047C" w:rsidRDefault="00710C6E" w:rsidP="00C6620A">
      <w:pPr>
        <w:pStyle w:val="ListParagraph"/>
        <w:numPr>
          <w:ilvl w:val="0"/>
          <w:numId w:val="6"/>
        </w:numPr>
        <w:rPr>
          <w:rStyle w:val="SourceText"/>
        </w:rPr>
      </w:pPr>
      <w:r w:rsidRPr="00710C6E">
        <w:rPr>
          <w:rStyle w:val="SourceText"/>
        </w:rPr>
        <w:t>bad-txns-nonfinal</w:t>
      </w:r>
      <w:r w:rsidR="00F770C0">
        <w:rPr>
          <w:rStyle w:val="SourceText"/>
        </w:rPr>
        <w:t>/100</w:t>
      </w:r>
    </w:p>
    <w:p w14:paraId="6C9F62A5" w14:textId="77777777" w:rsidR="00F770C0" w:rsidRDefault="00F770C0" w:rsidP="00F770C0">
      <w:pPr>
        <w:pStyle w:val="RuleInfo"/>
      </w:pPr>
      <w:r>
        <w:t>Inputs</w:t>
      </w:r>
    </w:p>
    <w:p w14:paraId="39984981" w14:textId="67C8F795" w:rsidR="00F770C0" w:rsidRDefault="00F770C0" w:rsidP="00C6620A">
      <w:pPr>
        <w:pStyle w:val="ListParagraph"/>
        <w:numPr>
          <w:ilvl w:val="0"/>
          <w:numId w:val="5"/>
        </w:numPr>
      </w:pPr>
      <w:r>
        <w:t>transaction</w:t>
      </w:r>
    </w:p>
    <w:p w14:paraId="6D5C0A73" w14:textId="69924F76" w:rsidR="00E7585B" w:rsidRDefault="00E7585B" w:rsidP="00C6620A">
      <w:pPr>
        <w:pStyle w:val="ListParagraph"/>
        <w:numPr>
          <w:ilvl w:val="0"/>
          <w:numId w:val="5"/>
        </w:numPr>
      </w:pPr>
      <w:r>
        <w:t xml:space="preserve">transaction inputs </w:t>
      </w:r>
      <w:r w:rsidR="00D31B98">
        <w:t xml:space="preserve">- </w:t>
      </w:r>
      <w:r>
        <w:t>height</w:t>
      </w:r>
    </w:p>
    <w:p w14:paraId="594CA8F1" w14:textId="594A11C1" w:rsidR="00FD34F9" w:rsidRDefault="00FD34F9" w:rsidP="00C6620A">
      <w:pPr>
        <w:pStyle w:val="ListParagraph"/>
        <w:numPr>
          <w:ilvl w:val="0"/>
          <w:numId w:val="5"/>
        </w:numPr>
      </w:pPr>
      <w:r>
        <w:t>block index</w:t>
      </w:r>
    </w:p>
    <w:p w14:paraId="5A1D1252" w14:textId="77777777" w:rsidR="00F770C0" w:rsidRDefault="00F770C0" w:rsidP="00C6620A">
      <w:pPr>
        <w:pStyle w:val="ListParagraph"/>
        <w:numPr>
          <w:ilvl w:val="0"/>
          <w:numId w:val="5"/>
        </w:numPr>
      </w:pPr>
      <w:r>
        <w:t>chain tracker</w:t>
      </w:r>
    </w:p>
    <w:p w14:paraId="2854B56C" w14:textId="74F2D86A" w:rsidR="00F770C0" w:rsidRDefault="00F770C0" w:rsidP="00F770C0">
      <w:pPr>
        <w:pStyle w:val="RuleInfo"/>
      </w:pPr>
      <w:r>
        <w:t>Notes</w:t>
      </w:r>
    </w:p>
    <w:p w14:paraId="236540DD" w14:textId="1F873CAE" w:rsidR="00CE3BFF" w:rsidRDefault="00572E3C" w:rsidP="00CE3BFF">
      <w:r>
        <w:t>Rule is not applicable to coinbase transactions.</w:t>
      </w:r>
    </w:p>
    <w:p w14:paraId="5A484B0F" w14:textId="77777777" w:rsidR="00244F8D" w:rsidRDefault="00202104" w:rsidP="00CE3BFF">
      <w:r>
        <w:t xml:space="preserve">Rule is </w:t>
      </w:r>
      <w:r w:rsidR="0095719F">
        <w:t xml:space="preserve">not applicable </w:t>
      </w:r>
      <w:r w:rsidR="0082715D">
        <w:t>if genesis is activated</w:t>
      </w:r>
      <w:r w:rsidR="00244F8D">
        <w:t>.</w:t>
      </w:r>
    </w:p>
    <w:p w14:paraId="78B7A5FC" w14:textId="5D7655A2" w:rsidR="00202104" w:rsidRDefault="00244F8D" w:rsidP="00CE3BFF">
      <w:r>
        <w:t xml:space="preserve">Rule is not applicable </w:t>
      </w:r>
      <w:r w:rsidR="00202104">
        <w:t xml:space="preserve">if transaction version is smaller than </w:t>
      </w:r>
      <w:r w:rsidR="00704479">
        <w:t>two</w:t>
      </w:r>
      <w:r w:rsidR="00E84ED3">
        <w:t xml:space="preserve"> or if BIP68 is not activated.</w:t>
      </w:r>
    </w:p>
    <w:p w14:paraId="5B100CD1" w14:textId="4983642E" w:rsidR="00267709" w:rsidRDefault="00297966" w:rsidP="00CE3BFF">
      <w:r>
        <w:t>R</w:t>
      </w:r>
      <w:r w:rsidR="005F5353">
        <w:t xml:space="preserve">ule checks sequence locks as specified </w:t>
      </w:r>
      <w:r w:rsidR="00BF30F6">
        <w:t>in</w:t>
      </w:r>
      <w:r w:rsidR="005F5353">
        <w:t xml:space="preserve"> BIP68.</w:t>
      </w:r>
    </w:p>
    <w:p w14:paraId="5335FBBE" w14:textId="468B329F" w:rsidR="004D2FE6" w:rsidRPr="004D2FE6" w:rsidRDefault="004D2FE6" w:rsidP="004D2FE6">
      <w:r w:rsidRPr="004D2FE6">
        <w:t>Chain tracker</w:t>
      </w:r>
      <w:r>
        <w:t xml:space="preserve"> is used to </w:t>
      </w:r>
      <w:r w:rsidR="00423459">
        <w:t xml:space="preserve">obtain </w:t>
      </w:r>
      <w:r>
        <w:t>time when blocks</w:t>
      </w:r>
      <w:r w:rsidR="009452DA">
        <w:t>,</w:t>
      </w:r>
      <w:r>
        <w:t xml:space="preserve"> in which TXOs were created</w:t>
      </w:r>
      <w:r w:rsidR="009452DA">
        <w:t>,</w:t>
      </w:r>
      <w:r>
        <w:t xml:space="preserve"> were mined.</w:t>
      </w:r>
    </w:p>
    <w:p w14:paraId="7A9D6BBB" w14:textId="3B55FDCB" w:rsidR="00B65BC6" w:rsidRPr="00682ABB" w:rsidRDefault="00BB509F" w:rsidP="00B56C14">
      <w:pPr>
        <w:pStyle w:val="Heading3"/>
      </w:pPr>
      <w:bookmarkStart w:id="128" w:name="_Ref88661235"/>
      <w:bookmarkStart w:id="129" w:name="_Toc88831320"/>
      <w:r w:rsidRPr="00682ABB">
        <w:t>R</w:t>
      </w:r>
      <w:r w:rsidR="007F20C1" w:rsidRPr="00682ABB">
        <w:t>B</w:t>
      </w:r>
      <w:r w:rsidR="00B26E20" w:rsidRPr="00682ABB">
        <w:t xml:space="preserve">T202: Length of </w:t>
      </w:r>
      <w:r w:rsidR="00B26E20" w:rsidRPr="00682ABB">
        <w:rPr>
          <w:noProof/>
        </w:rPr>
        <w:t>scriptSig</w:t>
      </w:r>
      <w:r w:rsidR="00A93C82" w:rsidRPr="00682ABB">
        <w:t xml:space="preserve"> </w:t>
      </w:r>
      <w:r w:rsidR="00231E48" w:rsidRPr="00682ABB">
        <w:t xml:space="preserve">in coinbase transaction </w:t>
      </w:r>
      <w:r w:rsidR="00A93C82" w:rsidRPr="00682ABB">
        <w:t xml:space="preserve">must be within </w:t>
      </w:r>
      <w:proofErr w:type="gramStart"/>
      <w:r w:rsidR="00A93C82" w:rsidRPr="00682ABB">
        <w:t>limits</w:t>
      </w:r>
      <w:bookmarkEnd w:id="128"/>
      <w:bookmarkEnd w:id="129"/>
      <w:proofErr w:type="gramEnd"/>
    </w:p>
    <w:p w14:paraId="37A9ED91" w14:textId="77777777" w:rsidR="008628B8" w:rsidRDefault="008628B8" w:rsidP="008628B8">
      <w:pPr>
        <w:pStyle w:val="RuleInfo"/>
      </w:pPr>
      <w:r w:rsidRPr="0034671A">
        <w:t>Category</w:t>
      </w:r>
    </w:p>
    <w:p w14:paraId="0D0BB3E3" w14:textId="77777777" w:rsidR="008628B8" w:rsidRPr="00B93155" w:rsidRDefault="008628B8" w:rsidP="00C6620A">
      <w:pPr>
        <w:pStyle w:val="ListParagraph"/>
        <w:numPr>
          <w:ilvl w:val="0"/>
          <w:numId w:val="7"/>
        </w:numPr>
      </w:pPr>
      <w:r w:rsidRPr="00B93155">
        <w:t>consensus</w:t>
      </w:r>
    </w:p>
    <w:p w14:paraId="1500C7A3" w14:textId="77777777" w:rsidR="008628B8" w:rsidRPr="00B93155" w:rsidRDefault="008628B8" w:rsidP="008628B8">
      <w:pPr>
        <w:pStyle w:val="RuleInfo"/>
      </w:pPr>
      <w:r w:rsidRPr="00B93155">
        <w:t>Error</w:t>
      </w:r>
    </w:p>
    <w:p w14:paraId="59F76638" w14:textId="38115E96" w:rsidR="008628B8" w:rsidRPr="004B047C" w:rsidRDefault="008628B8" w:rsidP="00C6620A">
      <w:pPr>
        <w:pStyle w:val="ListParagraph"/>
        <w:numPr>
          <w:ilvl w:val="0"/>
          <w:numId w:val="6"/>
        </w:numPr>
        <w:rPr>
          <w:rStyle w:val="SourceText"/>
        </w:rPr>
      </w:pPr>
      <w:r w:rsidRPr="008628B8">
        <w:rPr>
          <w:rStyle w:val="SourceText"/>
        </w:rPr>
        <w:t>bad-cb-lengt</w:t>
      </w:r>
      <w:r w:rsidR="008014F9">
        <w:rPr>
          <w:rStyle w:val="SourceText"/>
        </w:rPr>
        <w:t>h</w:t>
      </w:r>
      <w:r>
        <w:rPr>
          <w:rStyle w:val="SourceText"/>
        </w:rPr>
        <w:t>/100</w:t>
      </w:r>
    </w:p>
    <w:p w14:paraId="0319606B" w14:textId="77777777" w:rsidR="008628B8" w:rsidRDefault="008628B8" w:rsidP="008628B8">
      <w:pPr>
        <w:pStyle w:val="RuleInfo"/>
      </w:pPr>
      <w:r>
        <w:t>Inputs</w:t>
      </w:r>
    </w:p>
    <w:p w14:paraId="7F9495D3" w14:textId="54E9750F" w:rsidR="008628B8" w:rsidRDefault="008628B8" w:rsidP="00C6620A">
      <w:pPr>
        <w:pStyle w:val="ListParagraph"/>
        <w:numPr>
          <w:ilvl w:val="0"/>
          <w:numId w:val="5"/>
        </w:numPr>
      </w:pPr>
      <w:r>
        <w:t>transaction</w:t>
      </w:r>
    </w:p>
    <w:p w14:paraId="0244BF43" w14:textId="77777777" w:rsidR="008628B8" w:rsidRPr="00DA5EA0" w:rsidRDefault="008628B8" w:rsidP="008628B8">
      <w:pPr>
        <w:pStyle w:val="RuleInfo"/>
      </w:pPr>
      <w:r w:rsidRPr="00DA5EA0">
        <w:t>Notes</w:t>
      </w:r>
    </w:p>
    <w:p w14:paraId="0B6787DE" w14:textId="77777777" w:rsidR="00C3464D" w:rsidRPr="00C208EA" w:rsidRDefault="00B26E20" w:rsidP="004E7F5C">
      <w:r w:rsidRPr="00C208EA">
        <w:t xml:space="preserve">Only applicable to </w:t>
      </w:r>
      <w:r w:rsidR="00054845" w:rsidRPr="00C208EA">
        <w:t>coinbase transactions</w:t>
      </w:r>
      <w:r w:rsidR="00C13D36" w:rsidRPr="00C208EA">
        <w:t>.</w:t>
      </w:r>
    </w:p>
    <w:p w14:paraId="626ED1AC" w14:textId="4556195B" w:rsidR="00B42953" w:rsidRPr="00C208EA" w:rsidDel="008D5DB1" w:rsidRDefault="000B70E9" w:rsidP="004E7F5C">
      <w:pPr>
        <w:rPr>
          <w:del w:id="130" w:author="Daniel Connolly" w:date="2023-01-24T00:11:00Z"/>
        </w:rPr>
      </w:pPr>
      <w:r w:rsidRPr="00C208EA">
        <w:t xml:space="preserve">Specifically, length of script </w:t>
      </w:r>
      <w:r w:rsidR="00592082" w:rsidRPr="00C208EA">
        <w:t xml:space="preserve">must </w:t>
      </w:r>
      <w:r w:rsidRPr="00C208EA">
        <w:t xml:space="preserve">be between </w:t>
      </w:r>
      <w:r w:rsidR="00C3464D" w:rsidRPr="00C208EA">
        <w:t xml:space="preserve">2 </w:t>
      </w:r>
      <w:r w:rsidRPr="00C208EA">
        <w:t xml:space="preserve">and </w:t>
      </w:r>
      <w:r w:rsidR="00C3464D" w:rsidRPr="00C208EA">
        <w:t>100</w:t>
      </w:r>
      <w:r w:rsidRPr="00C208EA">
        <w:t xml:space="preserve"> (inclusive).</w:t>
      </w:r>
    </w:p>
    <w:p w14:paraId="67C02475" w14:textId="6AF53F46" w:rsidR="00B56C14" w:rsidRPr="00417AD3" w:rsidRDefault="00BB509F" w:rsidP="006344D6">
      <w:pPr>
        <w:pStyle w:val="Heading3"/>
      </w:pPr>
      <w:bookmarkStart w:id="131" w:name="Rule211"/>
      <w:bookmarkStart w:id="132" w:name="_Ref88740972"/>
      <w:bookmarkStart w:id="133" w:name="_Ref88740973"/>
      <w:bookmarkStart w:id="134" w:name="_Toc88831321"/>
      <w:r w:rsidRPr="00417AD3">
        <w:t>R</w:t>
      </w:r>
      <w:r w:rsidR="007F20C1" w:rsidRPr="00417AD3">
        <w:t>B</w:t>
      </w:r>
      <w:r w:rsidR="00B56C14" w:rsidRPr="00417AD3">
        <w:t>T211</w:t>
      </w:r>
      <w:bookmarkEnd w:id="131"/>
      <w:r w:rsidR="00B56C14" w:rsidRPr="00417AD3">
        <w:t xml:space="preserve">: Transaction must </w:t>
      </w:r>
      <w:r w:rsidR="00D952DD">
        <w:t xml:space="preserve">be syntactically </w:t>
      </w:r>
      <w:proofErr w:type="gramStart"/>
      <w:r w:rsidR="00D952DD">
        <w:t>valid</w:t>
      </w:r>
      <w:bookmarkEnd w:id="132"/>
      <w:bookmarkEnd w:id="133"/>
      <w:bookmarkEnd w:id="134"/>
      <w:proofErr w:type="gramEnd"/>
    </w:p>
    <w:p w14:paraId="306D68B1" w14:textId="77777777" w:rsidR="001E7E72" w:rsidRDefault="001E7E72" w:rsidP="001E7E72">
      <w:pPr>
        <w:pStyle w:val="RuleInfo"/>
      </w:pPr>
      <w:r w:rsidRPr="0034671A">
        <w:t>Category</w:t>
      </w:r>
    </w:p>
    <w:p w14:paraId="70562810" w14:textId="77777777" w:rsidR="001E7E72" w:rsidRPr="00B93155" w:rsidRDefault="001E7E72" w:rsidP="00C6620A">
      <w:pPr>
        <w:pStyle w:val="ListParagraph"/>
        <w:numPr>
          <w:ilvl w:val="0"/>
          <w:numId w:val="7"/>
        </w:numPr>
      </w:pPr>
      <w:r w:rsidRPr="00B93155">
        <w:t>consensus</w:t>
      </w:r>
    </w:p>
    <w:p w14:paraId="344BDEE1" w14:textId="77777777" w:rsidR="001E7E72" w:rsidRPr="00B93155" w:rsidRDefault="001E7E72" w:rsidP="001E7E72">
      <w:pPr>
        <w:pStyle w:val="RuleInfo"/>
      </w:pPr>
      <w:r w:rsidRPr="00B93155">
        <w:t>Error</w:t>
      </w:r>
    </w:p>
    <w:p w14:paraId="5DB23B52" w14:textId="6134DC59" w:rsidR="001E7E72" w:rsidRDefault="001E7E72" w:rsidP="00C6620A">
      <w:pPr>
        <w:pStyle w:val="ListParagraph"/>
        <w:numPr>
          <w:ilvl w:val="0"/>
          <w:numId w:val="6"/>
        </w:numPr>
        <w:rPr>
          <w:rStyle w:val="SourceText"/>
        </w:rPr>
      </w:pPr>
      <w:r w:rsidRPr="001E7E72">
        <w:rPr>
          <w:rStyle w:val="SourceText"/>
        </w:rPr>
        <w:t>bad-txns-vin-empty</w:t>
      </w:r>
      <w:r>
        <w:rPr>
          <w:rStyle w:val="SourceText"/>
        </w:rPr>
        <w:t>/10</w:t>
      </w:r>
    </w:p>
    <w:p w14:paraId="43F63413" w14:textId="45DCEF87" w:rsidR="005E045A" w:rsidRDefault="005E045A" w:rsidP="00C6620A">
      <w:pPr>
        <w:pStyle w:val="ListParagraph"/>
        <w:numPr>
          <w:ilvl w:val="0"/>
          <w:numId w:val="6"/>
        </w:numPr>
        <w:rPr>
          <w:rStyle w:val="SourceText"/>
        </w:rPr>
      </w:pPr>
      <w:r w:rsidRPr="00D8690A">
        <w:rPr>
          <w:rStyle w:val="SourceText"/>
        </w:rPr>
        <w:t>bad-txns-vout-empty</w:t>
      </w:r>
      <w:r>
        <w:rPr>
          <w:rStyle w:val="SourceText"/>
        </w:rPr>
        <w:t>/10</w:t>
      </w:r>
    </w:p>
    <w:p w14:paraId="47DDFA2A" w14:textId="6DE0BAD8" w:rsidR="008C049A" w:rsidRDefault="008C049A" w:rsidP="00C6620A">
      <w:pPr>
        <w:pStyle w:val="ListParagraph"/>
        <w:numPr>
          <w:ilvl w:val="0"/>
          <w:numId w:val="6"/>
        </w:numPr>
        <w:rPr>
          <w:rStyle w:val="SourceText"/>
        </w:rPr>
      </w:pPr>
      <w:r w:rsidRPr="00705B2F">
        <w:rPr>
          <w:rStyle w:val="SourceText"/>
        </w:rPr>
        <w:t>bad-txns-oversize</w:t>
      </w:r>
      <w:r>
        <w:rPr>
          <w:rStyle w:val="SourceText"/>
        </w:rPr>
        <w:t>/100</w:t>
      </w:r>
    </w:p>
    <w:p w14:paraId="268B7F96" w14:textId="3E213878" w:rsidR="0083598D" w:rsidRDefault="4F20BBA9" w:rsidP="39B0F500">
      <w:pPr>
        <w:pStyle w:val="ListParagraph"/>
        <w:numPr>
          <w:ilvl w:val="0"/>
          <w:numId w:val="6"/>
        </w:numPr>
        <w:rPr>
          <w:rStyle w:val="SourceText"/>
          <w:rFonts w:asciiTheme="minorHAnsi" w:eastAsiaTheme="minorEastAsia" w:hAnsiTheme="minorHAnsi" w:cstheme="minorBidi"/>
        </w:rPr>
      </w:pPr>
      <w:r w:rsidRPr="39B0F500">
        <w:rPr>
          <w:rStyle w:val="SourceText"/>
        </w:rPr>
        <w:t>bad-txns-vout-negati</w:t>
      </w:r>
      <w:ins w:id="135" w:author="Jan Pomer" w:date="2022-01-21T13:04:00Z">
        <w:r w:rsidR="46D54E42" w:rsidRPr="39B0F500">
          <w:rPr>
            <w:rFonts w:ascii="JetBrains Mono" w:eastAsia="JetBrains Mono" w:hAnsi="JetBrains Mono" w:cs="JetBrains Mono"/>
            <w:noProof/>
            <w:color w:val="6A8759"/>
            <w:sz w:val="19"/>
            <w:szCs w:val="19"/>
          </w:rPr>
          <w:t xml:space="preserve"> bad-tx-coinbase</w:t>
        </w:r>
        <w:r w:rsidR="46D54E42" w:rsidRPr="39B0F500">
          <w:rPr>
            <w:rStyle w:val="SourceText"/>
          </w:rPr>
          <w:t xml:space="preserve"> </w:t>
        </w:r>
      </w:ins>
      <w:r w:rsidRPr="39B0F500">
        <w:rPr>
          <w:rStyle w:val="SourceText"/>
        </w:rPr>
        <w:t>ve/100</w:t>
      </w:r>
    </w:p>
    <w:p w14:paraId="50AA5696" w14:textId="77777777" w:rsidR="0083598D" w:rsidRDefault="0083598D" w:rsidP="00C6620A">
      <w:pPr>
        <w:pStyle w:val="ListParagraph"/>
        <w:numPr>
          <w:ilvl w:val="0"/>
          <w:numId w:val="6"/>
        </w:numPr>
        <w:rPr>
          <w:rStyle w:val="SourceText"/>
        </w:rPr>
      </w:pPr>
      <w:r w:rsidRPr="002C733D">
        <w:rPr>
          <w:rStyle w:val="SourceText"/>
        </w:rPr>
        <w:t>bad-txns-vout-toolarge</w:t>
      </w:r>
      <w:r>
        <w:rPr>
          <w:rStyle w:val="SourceText"/>
        </w:rPr>
        <w:t>/100</w:t>
      </w:r>
    </w:p>
    <w:p w14:paraId="31C8A211" w14:textId="77777777" w:rsidR="0083598D" w:rsidRPr="004B047C" w:rsidRDefault="0083598D" w:rsidP="00C6620A">
      <w:pPr>
        <w:pStyle w:val="ListParagraph"/>
        <w:numPr>
          <w:ilvl w:val="0"/>
          <w:numId w:val="6"/>
        </w:numPr>
        <w:rPr>
          <w:rStyle w:val="SourceText"/>
        </w:rPr>
      </w:pPr>
      <w:r w:rsidRPr="002C733D">
        <w:rPr>
          <w:rStyle w:val="SourceText"/>
        </w:rPr>
        <w:t>bad-txns-txouttotal-toolarge</w:t>
      </w:r>
      <w:r>
        <w:rPr>
          <w:rStyle w:val="SourceText"/>
        </w:rPr>
        <w:t>/100</w:t>
      </w:r>
    </w:p>
    <w:p w14:paraId="199AB3F9" w14:textId="77777777" w:rsidR="001E7E72" w:rsidRDefault="001E7E72" w:rsidP="001E7E72">
      <w:pPr>
        <w:pStyle w:val="RuleInfo"/>
      </w:pPr>
      <w:r>
        <w:t>Inputs</w:t>
      </w:r>
    </w:p>
    <w:p w14:paraId="5EF7229C" w14:textId="509017A4" w:rsidR="001E7E72" w:rsidRDefault="001E7E72" w:rsidP="00C6620A">
      <w:pPr>
        <w:pStyle w:val="ListParagraph"/>
        <w:numPr>
          <w:ilvl w:val="0"/>
          <w:numId w:val="5"/>
        </w:numPr>
      </w:pPr>
      <w:r>
        <w:t>transaction</w:t>
      </w:r>
    </w:p>
    <w:p w14:paraId="42E7D262" w14:textId="58D68F42" w:rsidR="005E045A" w:rsidRDefault="005E045A" w:rsidP="005E045A">
      <w:pPr>
        <w:pStyle w:val="RuleInfo"/>
      </w:pPr>
      <w:r>
        <w:t>Notes</w:t>
      </w:r>
    </w:p>
    <w:p w14:paraId="3A42BA55" w14:textId="5FFAC6ED" w:rsidR="005E045A" w:rsidRDefault="005E045A" w:rsidP="005E045A">
      <w:r w:rsidRPr="005E045A">
        <w:t>Transaction must have at least one input</w:t>
      </w:r>
      <w:r>
        <w:t>.</w:t>
      </w:r>
    </w:p>
    <w:p w14:paraId="32AE4C9D" w14:textId="0E39B8E6" w:rsidR="005E045A" w:rsidRDefault="005E045A" w:rsidP="005E045A">
      <w:r w:rsidRPr="00F50C98">
        <w:t>Transaction must have at least one output</w:t>
      </w:r>
      <w:r>
        <w:t>.</w:t>
      </w:r>
    </w:p>
    <w:p w14:paraId="3D870AC0" w14:textId="77777777" w:rsidR="008C049A" w:rsidRDefault="005E045A" w:rsidP="005E045A">
      <w:r w:rsidRPr="00B9767B">
        <w:t>Serialized size of transaction must not be larger than allowed</w:t>
      </w:r>
      <w:r>
        <w:t>.</w:t>
      </w:r>
    </w:p>
    <w:p w14:paraId="6228118A" w14:textId="492F7ACE" w:rsidR="008C049A" w:rsidRDefault="005E045A" w:rsidP="00C6620A">
      <w:pPr>
        <w:pStyle w:val="ListParagraph"/>
        <w:numPr>
          <w:ilvl w:val="0"/>
          <w:numId w:val="5"/>
        </w:numPr>
      </w:pPr>
      <w:r w:rsidRPr="00B9767B">
        <w:t>If genesis is not activated, maximum allowed transaction size is 1MB.</w:t>
      </w:r>
    </w:p>
    <w:p w14:paraId="2B980353" w14:textId="2DA7F6D0" w:rsidR="005E045A" w:rsidRPr="00B9767B" w:rsidRDefault="005E045A" w:rsidP="00C6620A">
      <w:pPr>
        <w:pStyle w:val="ListParagraph"/>
        <w:numPr>
          <w:ilvl w:val="0"/>
          <w:numId w:val="5"/>
        </w:numPr>
      </w:pPr>
      <w:r w:rsidRPr="00B9767B">
        <w:t>If genesis is activated, maximum allowed transaction size i</w:t>
      </w:r>
      <w:del w:id="136" w:author="Daniel Connolly" w:date="2023-01-24T00:11:00Z">
        <w:r w:rsidRPr="00B9767B" w:rsidDel="00386470">
          <w:delText>t</w:delText>
        </w:r>
      </w:del>
      <w:ins w:id="137" w:author="Daniel Connolly" w:date="2023-01-24T00:11:00Z">
        <w:r w:rsidR="00386470">
          <w:t>s</w:t>
        </w:r>
      </w:ins>
      <w:r w:rsidRPr="00B9767B">
        <w:t xml:space="preserve"> 1GB.</w:t>
      </w:r>
      <w:ins w:id="138" w:author="Daniel Connolly" w:date="2023-01-24T00:11:00Z">
        <w:r w:rsidR="00386470">
          <w:t xml:space="preserve"> Thi</w:t>
        </w:r>
      </w:ins>
      <w:ins w:id="139" w:author="Daniel Connolly" w:date="2023-01-24T00:12:00Z">
        <w:r w:rsidR="00386470">
          <w:t xml:space="preserve">s </w:t>
        </w:r>
        <w:r w:rsidR="0043779C">
          <w:t>could be</w:t>
        </w:r>
        <w:r w:rsidR="00386470">
          <w:t xml:space="preserve"> </w:t>
        </w:r>
        <w:r w:rsidR="006956F9">
          <w:t xml:space="preserve">a </w:t>
        </w:r>
        <w:r w:rsidR="00386470">
          <w:t>policy</w:t>
        </w:r>
        <w:r w:rsidR="006956F9">
          <w:t xml:space="preserve"> setting</w:t>
        </w:r>
        <w:r w:rsidR="00386470">
          <w:t>.</w:t>
        </w:r>
      </w:ins>
    </w:p>
    <w:p w14:paraId="5776F9D0" w14:textId="038C47DF" w:rsidR="005E045A" w:rsidRDefault="008C049A" w:rsidP="005E045A">
      <w:r w:rsidRPr="008C049A">
        <w:t>Amount in all outputs must be within limits</w:t>
      </w:r>
      <w:r w:rsidR="00545483">
        <w:rPr>
          <w:rStyle w:val="FootnoteReference"/>
        </w:rPr>
        <w:footnoteReference w:id="8"/>
      </w:r>
      <w:r>
        <w:t>.</w:t>
      </w:r>
    </w:p>
    <w:p w14:paraId="6AB31173" w14:textId="77777777" w:rsidR="00D80D20" w:rsidRDefault="00D80D20" w:rsidP="00C6620A">
      <w:pPr>
        <w:pStyle w:val="ListParagraph"/>
        <w:numPr>
          <w:ilvl w:val="0"/>
          <w:numId w:val="27"/>
        </w:numPr>
      </w:pPr>
      <w:r>
        <w:t xml:space="preserve">Amount in all outputs must be between 0 and </w:t>
      </w:r>
      <w:r w:rsidRPr="0096138D">
        <w:t>21000000COIN</w:t>
      </w:r>
      <w:r>
        <w:t xml:space="preserve"> (inclusive).</w:t>
      </w:r>
    </w:p>
    <w:p w14:paraId="182F9839" w14:textId="0E162B6A" w:rsidR="00D80D20" w:rsidRPr="0096138D" w:rsidRDefault="00D80D20" w:rsidP="00C6620A">
      <w:pPr>
        <w:pStyle w:val="ListParagraph"/>
        <w:numPr>
          <w:ilvl w:val="0"/>
          <w:numId w:val="27"/>
        </w:numPr>
      </w:pPr>
      <w:r>
        <w:t xml:space="preserve">Sum of amount over all outputs must not be larger than </w:t>
      </w:r>
      <w:r w:rsidRPr="0096138D">
        <w:t>21000000COIN</w:t>
      </w:r>
      <w:r>
        <w:t>.</w:t>
      </w:r>
    </w:p>
    <w:p w14:paraId="199872DF" w14:textId="04939E5E" w:rsidR="006344D6" w:rsidRPr="00B9767B" w:rsidRDefault="00BB509F" w:rsidP="006344D6">
      <w:pPr>
        <w:pStyle w:val="Heading3"/>
      </w:pPr>
      <w:bookmarkStart w:id="140" w:name="Rule221"/>
      <w:bookmarkStart w:id="141" w:name="_Ref88661273"/>
      <w:bookmarkStart w:id="142" w:name="_Toc88831322"/>
      <w:r w:rsidRPr="00B9767B">
        <w:t>R</w:t>
      </w:r>
      <w:r w:rsidR="0091151C" w:rsidRPr="00B9767B">
        <w:t>B</w:t>
      </w:r>
      <w:r w:rsidR="006344D6" w:rsidRPr="00B9767B">
        <w:t>T221</w:t>
      </w:r>
      <w:bookmarkEnd w:id="140"/>
      <w:r w:rsidR="006344D6" w:rsidRPr="00B9767B">
        <w:t xml:space="preserve">: Transaction must not be </w:t>
      </w:r>
      <w:proofErr w:type="gramStart"/>
      <w:r w:rsidR="006344D6" w:rsidRPr="00B9767B">
        <w:t>coinbase</w:t>
      </w:r>
      <w:bookmarkEnd w:id="141"/>
      <w:bookmarkEnd w:id="142"/>
      <w:proofErr w:type="gramEnd"/>
    </w:p>
    <w:p w14:paraId="0461E51F" w14:textId="77777777" w:rsidR="0008554F" w:rsidRDefault="0008554F" w:rsidP="0008554F">
      <w:pPr>
        <w:pStyle w:val="RuleInfo"/>
      </w:pPr>
      <w:r w:rsidRPr="0034671A">
        <w:t>Category</w:t>
      </w:r>
    </w:p>
    <w:p w14:paraId="3A9F8013" w14:textId="77777777" w:rsidR="0008554F" w:rsidRPr="00B93155" w:rsidRDefault="0008554F" w:rsidP="00C6620A">
      <w:pPr>
        <w:pStyle w:val="ListParagraph"/>
        <w:numPr>
          <w:ilvl w:val="0"/>
          <w:numId w:val="7"/>
        </w:numPr>
      </w:pPr>
      <w:r w:rsidRPr="00B93155">
        <w:t>consensus</w:t>
      </w:r>
    </w:p>
    <w:p w14:paraId="14011A05" w14:textId="77777777" w:rsidR="0008554F" w:rsidRPr="00B93155" w:rsidRDefault="0008554F" w:rsidP="0008554F">
      <w:pPr>
        <w:pStyle w:val="RuleInfo"/>
      </w:pPr>
      <w:r w:rsidRPr="00B93155">
        <w:t>Error</w:t>
      </w:r>
    </w:p>
    <w:p w14:paraId="094FDF60" w14:textId="666831CE" w:rsidR="0008554F" w:rsidRDefault="0008554F" w:rsidP="00C6620A">
      <w:pPr>
        <w:pStyle w:val="ListParagraph"/>
        <w:numPr>
          <w:ilvl w:val="0"/>
          <w:numId w:val="6"/>
        </w:numPr>
        <w:rPr>
          <w:rStyle w:val="SourceText"/>
        </w:rPr>
      </w:pPr>
      <w:r w:rsidRPr="0008554F">
        <w:rPr>
          <w:rStyle w:val="SourceText"/>
        </w:rPr>
        <w:t>bad-tx-coinbase</w:t>
      </w:r>
      <w:r>
        <w:rPr>
          <w:rStyle w:val="SourceText"/>
        </w:rPr>
        <w:t>/100</w:t>
      </w:r>
    </w:p>
    <w:p w14:paraId="6C238E0B" w14:textId="77777777" w:rsidR="0008554F" w:rsidRDefault="0008554F" w:rsidP="0008554F">
      <w:pPr>
        <w:pStyle w:val="RuleInfo"/>
      </w:pPr>
      <w:r>
        <w:t>Inputs</w:t>
      </w:r>
    </w:p>
    <w:p w14:paraId="2B0D37C7" w14:textId="77777777" w:rsidR="0008554F" w:rsidRDefault="0008554F" w:rsidP="00C6620A">
      <w:pPr>
        <w:pStyle w:val="ListParagraph"/>
        <w:numPr>
          <w:ilvl w:val="0"/>
          <w:numId w:val="5"/>
        </w:numPr>
      </w:pPr>
      <w:r>
        <w:t>transaction</w:t>
      </w:r>
    </w:p>
    <w:p w14:paraId="0A5C803F" w14:textId="1D7F1352" w:rsidR="00017CE0" w:rsidRDefault="00017CE0" w:rsidP="00017CE0">
      <w:pPr>
        <w:pStyle w:val="RuleInfo"/>
      </w:pPr>
      <w:r>
        <w:t>Notes</w:t>
      </w:r>
    </w:p>
    <w:p w14:paraId="74F8532F" w14:textId="6262FBA3" w:rsidR="00565AA7" w:rsidRPr="00B9767B" w:rsidRDefault="00565AA7" w:rsidP="00471D92">
      <w:r w:rsidRPr="00B9767B">
        <w:t>Not applicable to first transaction in a</w:t>
      </w:r>
      <w:r w:rsidR="005F07B1" w:rsidRPr="00B9767B">
        <w:t xml:space="preserve"> </w:t>
      </w:r>
      <w:r w:rsidRPr="00B9767B">
        <w:t>block.</w:t>
      </w:r>
    </w:p>
    <w:p w14:paraId="5BDC8CC0" w14:textId="467306FC" w:rsidR="006344D6" w:rsidRPr="00B9767B" w:rsidRDefault="00335627" w:rsidP="00471D92">
      <w:r w:rsidRPr="00B9767B">
        <w:t xml:space="preserve">This </w:t>
      </w:r>
      <w:r w:rsidR="00754B20" w:rsidRPr="00B9767B">
        <w:t xml:space="preserve">rule </w:t>
      </w:r>
      <w:r w:rsidR="00A2193C">
        <w:t>does</w:t>
      </w:r>
      <w:r w:rsidR="00357182">
        <w:t xml:space="preserve"> not nee</w:t>
      </w:r>
      <w:r w:rsidR="00A2193C">
        <w:t>d to be checked</w:t>
      </w:r>
      <w:r w:rsidR="00357182">
        <w:t xml:space="preserve"> </w:t>
      </w:r>
      <w:r w:rsidR="001C1C25">
        <w:t xml:space="preserve">to guarantee </w:t>
      </w:r>
      <w:r w:rsidR="0094204E">
        <w:t>transaction validity</w:t>
      </w:r>
      <w:r w:rsidR="00386BE5">
        <w:rPr>
          <w:rStyle w:val="FootnoteReference"/>
        </w:rPr>
        <w:footnoteReference w:id="9"/>
      </w:r>
      <w:r w:rsidR="00386BE5">
        <w:t>. It is only used for better error reporting.</w:t>
      </w:r>
      <w:r w:rsidR="0094204E">
        <w:t xml:space="preserve"> </w:t>
      </w:r>
    </w:p>
    <w:p w14:paraId="07A797AE" w14:textId="6A2C403E" w:rsidR="00CD105B" w:rsidRPr="00B9767B" w:rsidRDefault="00BB509F" w:rsidP="004C59EC">
      <w:pPr>
        <w:pStyle w:val="Heading3"/>
      </w:pPr>
      <w:bookmarkStart w:id="143" w:name="Rule222"/>
      <w:bookmarkStart w:id="144" w:name="_Ref88661280"/>
      <w:bookmarkStart w:id="145" w:name="_Toc88831323"/>
      <w:r w:rsidRPr="00B9767B">
        <w:t>R</w:t>
      </w:r>
      <w:r w:rsidR="00A01DAF" w:rsidRPr="00B9767B">
        <w:t>B</w:t>
      </w:r>
      <w:r w:rsidR="00242013" w:rsidRPr="00B9767B">
        <w:t>T222</w:t>
      </w:r>
      <w:bookmarkEnd w:id="143"/>
      <w:r w:rsidR="00242013" w:rsidRPr="00B9767B">
        <w:t xml:space="preserve">: No output must be </w:t>
      </w:r>
      <w:proofErr w:type="gramStart"/>
      <w:r w:rsidR="00242013" w:rsidRPr="00B9767B">
        <w:t>P2SH</w:t>
      </w:r>
      <w:bookmarkEnd w:id="144"/>
      <w:bookmarkEnd w:id="145"/>
      <w:proofErr w:type="gramEnd"/>
    </w:p>
    <w:p w14:paraId="3DF36711" w14:textId="77777777" w:rsidR="00851A46" w:rsidRDefault="00851A46" w:rsidP="00851A46">
      <w:pPr>
        <w:pStyle w:val="RuleInfo"/>
      </w:pPr>
      <w:r w:rsidRPr="0034671A">
        <w:t>Category</w:t>
      </w:r>
    </w:p>
    <w:p w14:paraId="3DC5DA02" w14:textId="77777777" w:rsidR="00851A46" w:rsidRPr="00B93155" w:rsidRDefault="00851A46" w:rsidP="00C6620A">
      <w:pPr>
        <w:pStyle w:val="ListParagraph"/>
        <w:numPr>
          <w:ilvl w:val="0"/>
          <w:numId w:val="7"/>
        </w:numPr>
      </w:pPr>
      <w:r w:rsidRPr="00B93155">
        <w:t>consensus</w:t>
      </w:r>
    </w:p>
    <w:p w14:paraId="6A49489B" w14:textId="77777777" w:rsidR="00851A46" w:rsidRPr="00B93155" w:rsidRDefault="00851A46" w:rsidP="00851A46">
      <w:pPr>
        <w:pStyle w:val="RuleInfo"/>
      </w:pPr>
      <w:r w:rsidRPr="00B93155">
        <w:t>Error</w:t>
      </w:r>
    </w:p>
    <w:p w14:paraId="18733FE6" w14:textId="3837F1A0" w:rsidR="00851A46" w:rsidRDefault="00106FF4" w:rsidP="00C6620A">
      <w:pPr>
        <w:pStyle w:val="ListParagraph"/>
        <w:numPr>
          <w:ilvl w:val="0"/>
          <w:numId w:val="6"/>
        </w:numPr>
        <w:rPr>
          <w:rStyle w:val="SourceText"/>
        </w:rPr>
      </w:pPr>
      <w:r w:rsidRPr="00106FF4">
        <w:rPr>
          <w:rStyle w:val="SourceText"/>
        </w:rPr>
        <w:t>bad-txns-vout-p2sh</w:t>
      </w:r>
      <w:r w:rsidR="00851A46">
        <w:rPr>
          <w:rStyle w:val="SourceText"/>
        </w:rPr>
        <w:t>/100</w:t>
      </w:r>
    </w:p>
    <w:p w14:paraId="18670903" w14:textId="77777777" w:rsidR="00851A46" w:rsidRDefault="00851A46" w:rsidP="00851A46">
      <w:pPr>
        <w:pStyle w:val="RuleInfo"/>
      </w:pPr>
      <w:r>
        <w:t>Inputs</w:t>
      </w:r>
    </w:p>
    <w:p w14:paraId="43D1833E" w14:textId="77777777" w:rsidR="00851A46" w:rsidRDefault="00851A46" w:rsidP="00C6620A">
      <w:pPr>
        <w:pStyle w:val="ListParagraph"/>
        <w:numPr>
          <w:ilvl w:val="0"/>
          <w:numId w:val="5"/>
        </w:numPr>
      </w:pPr>
      <w:r>
        <w:t>transaction</w:t>
      </w:r>
    </w:p>
    <w:p w14:paraId="3CE887C2" w14:textId="4E9E8A37" w:rsidR="0013339F" w:rsidRPr="004F1515" w:rsidRDefault="00851A46" w:rsidP="00851A46">
      <w:pPr>
        <w:pStyle w:val="RuleInfo"/>
      </w:pPr>
      <w:r w:rsidRPr="004F1515">
        <w:t>Notes</w:t>
      </w:r>
    </w:p>
    <w:p w14:paraId="33293301" w14:textId="619600C2" w:rsidR="00851A46" w:rsidRDefault="00851A46" w:rsidP="00851A46">
      <w:r w:rsidRPr="004F1515">
        <w:t>Only applicable if genesis is enabled.</w:t>
      </w:r>
    </w:p>
    <w:p w14:paraId="52A7F5C1" w14:textId="0FFCAEFA" w:rsidR="00CE71BB" w:rsidRPr="004F1515" w:rsidRDefault="00CE71BB" w:rsidP="00851A46">
      <w:r>
        <w:t>Not applicable to coinbase transactions.</w:t>
      </w:r>
    </w:p>
    <w:p w14:paraId="7B009DCB" w14:textId="1AC0904C" w:rsidR="00242013" w:rsidRPr="006C656B" w:rsidRDefault="00BB509F" w:rsidP="004C59EC">
      <w:pPr>
        <w:pStyle w:val="Heading3"/>
      </w:pPr>
      <w:bookmarkStart w:id="146" w:name="Rule223"/>
      <w:bookmarkStart w:id="147" w:name="_Ref88661286"/>
      <w:bookmarkStart w:id="148" w:name="_Toc88831324"/>
      <w:r w:rsidRPr="006C656B">
        <w:t>R</w:t>
      </w:r>
      <w:r w:rsidR="00533A89" w:rsidRPr="006C656B">
        <w:t>B</w:t>
      </w:r>
      <w:r w:rsidR="00242013" w:rsidRPr="006C656B">
        <w:t>T223</w:t>
      </w:r>
      <w:bookmarkEnd w:id="146"/>
      <w:r w:rsidR="00242013" w:rsidRPr="006C656B">
        <w:t xml:space="preserve">: No input must be NULL or </w:t>
      </w:r>
      <w:proofErr w:type="gramStart"/>
      <w:r w:rsidR="00242013" w:rsidRPr="006C656B">
        <w:t>duplicated</w:t>
      </w:r>
      <w:bookmarkEnd w:id="147"/>
      <w:bookmarkEnd w:id="148"/>
      <w:proofErr w:type="gramEnd"/>
    </w:p>
    <w:p w14:paraId="77C13B0F" w14:textId="77777777" w:rsidR="00B2150C" w:rsidRDefault="00B2150C" w:rsidP="00B2150C">
      <w:pPr>
        <w:pStyle w:val="RuleInfo"/>
      </w:pPr>
      <w:r w:rsidRPr="0034671A">
        <w:t>Category</w:t>
      </w:r>
    </w:p>
    <w:p w14:paraId="4B03A4FC" w14:textId="77777777" w:rsidR="00B2150C" w:rsidRPr="00B93155" w:rsidRDefault="00B2150C" w:rsidP="00C6620A">
      <w:pPr>
        <w:pStyle w:val="ListParagraph"/>
        <w:numPr>
          <w:ilvl w:val="0"/>
          <w:numId w:val="7"/>
        </w:numPr>
      </w:pPr>
      <w:r w:rsidRPr="00B93155">
        <w:t>consensus</w:t>
      </w:r>
    </w:p>
    <w:p w14:paraId="65DD3F2C" w14:textId="77777777" w:rsidR="00B2150C" w:rsidRPr="00B93155" w:rsidRDefault="00B2150C" w:rsidP="00B2150C">
      <w:pPr>
        <w:pStyle w:val="RuleInfo"/>
      </w:pPr>
      <w:r w:rsidRPr="00B93155">
        <w:t>Error</w:t>
      </w:r>
    </w:p>
    <w:p w14:paraId="73CD5CD6" w14:textId="170EE19E" w:rsidR="00B2150C" w:rsidRDefault="007A7D5F" w:rsidP="00C6620A">
      <w:pPr>
        <w:pStyle w:val="ListParagraph"/>
        <w:numPr>
          <w:ilvl w:val="0"/>
          <w:numId w:val="6"/>
        </w:numPr>
        <w:rPr>
          <w:rStyle w:val="SourceText"/>
        </w:rPr>
      </w:pPr>
      <w:r w:rsidRPr="007A7D5F">
        <w:rPr>
          <w:rStyle w:val="SourceText"/>
        </w:rPr>
        <w:t>bad-txns-prevout-null</w:t>
      </w:r>
      <w:r w:rsidR="00B2150C">
        <w:rPr>
          <w:rStyle w:val="SourceText"/>
        </w:rPr>
        <w:t>/10</w:t>
      </w:r>
    </w:p>
    <w:p w14:paraId="2864FA59" w14:textId="1DECF79A" w:rsidR="007A7D5F" w:rsidRDefault="007A7D5F" w:rsidP="00C6620A">
      <w:pPr>
        <w:pStyle w:val="ListParagraph"/>
        <w:numPr>
          <w:ilvl w:val="0"/>
          <w:numId w:val="6"/>
        </w:numPr>
        <w:rPr>
          <w:rStyle w:val="SourceText"/>
        </w:rPr>
      </w:pPr>
      <w:r w:rsidRPr="007A7D5F">
        <w:rPr>
          <w:rStyle w:val="SourceText"/>
        </w:rPr>
        <w:t>bad-txns-inputs-duplicate</w:t>
      </w:r>
      <w:r>
        <w:rPr>
          <w:rStyle w:val="SourceText"/>
        </w:rPr>
        <w:t>/100</w:t>
      </w:r>
    </w:p>
    <w:p w14:paraId="286F867D" w14:textId="77777777" w:rsidR="00B2150C" w:rsidRDefault="00B2150C" w:rsidP="00B2150C">
      <w:pPr>
        <w:pStyle w:val="RuleInfo"/>
      </w:pPr>
      <w:r>
        <w:t>Inputs</w:t>
      </w:r>
    </w:p>
    <w:p w14:paraId="59872FEB" w14:textId="77777777" w:rsidR="00B2150C" w:rsidRDefault="00B2150C" w:rsidP="00C6620A">
      <w:pPr>
        <w:pStyle w:val="ListParagraph"/>
        <w:numPr>
          <w:ilvl w:val="0"/>
          <w:numId w:val="5"/>
        </w:numPr>
      </w:pPr>
      <w:r>
        <w:t>transaction</w:t>
      </w:r>
    </w:p>
    <w:p w14:paraId="3246214A" w14:textId="77777777" w:rsidR="00B2150C" w:rsidRPr="00B931B0" w:rsidRDefault="00B2150C" w:rsidP="00B2150C">
      <w:pPr>
        <w:pStyle w:val="RuleInfo"/>
      </w:pPr>
      <w:r w:rsidRPr="00B931B0">
        <w:t>Notes</w:t>
      </w:r>
    </w:p>
    <w:p w14:paraId="582D8E1B" w14:textId="77777777" w:rsidR="005C128D" w:rsidRPr="004F1515" w:rsidRDefault="005C128D" w:rsidP="005C128D">
      <w:r>
        <w:t>Not applicable to coinbase transactions.</w:t>
      </w:r>
    </w:p>
    <w:p w14:paraId="17773E2F" w14:textId="099C4875" w:rsidR="00F271C4" w:rsidRPr="00384C5F" w:rsidRDefault="00710E92" w:rsidP="00F271C4">
      <w:r w:rsidRPr="00384C5F">
        <w:t xml:space="preserve">NULL input is </w:t>
      </w:r>
      <w:r w:rsidR="00ED6BBF" w:rsidRPr="00384C5F">
        <w:t xml:space="preserve">defined </w:t>
      </w:r>
      <w:r w:rsidR="00CB7670" w:rsidRPr="00384C5F">
        <w:t xml:space="preserve">in </w:t>
      </w:r>
      <w:r w:rsidR="00ED6BBF" w:rsidRPr="00384C5F">
        <w:t xml:space="preserve">the </w:t>
      </w:r>
      <w:r w:rsidR="00F665DA" w:rsidRPr="00384C5F">
        <w:t xml:space="preserve">rule </w:t>
      </w:r>
      <w:r w:rsidR="00DC7BEA" w:rsidRPr="00384C5F">
        <w:fldChar w:fldCharType="begin"/>
      </w:r>
      <w:r w:rsidR="00DC7BEA" w:rsidRPr="00384C5F">
        <w:instrText xml:space="preserve"> REF Rule201 \h </w:instrText>
      </w:r>
      <w:r w:rsidR="00DC7BEA" w:rsidRPr="00384C5F">
        <w:fldChar w:fldCharType="separate"/>
      </w:r>
      <w:r w:rsidR="00443526" w:rsidRPr="006A4049">
        <w:t>RBB201</w:t>
      </w:r>
      <w:r w:rsidR="00DC7BEA" w:rsidRPr="00384C5F">
        <w:fldChar w:fldCharType="end"/>
      </w:r>
      <w:r w:rsidR="00CB7670" w:rsidRPr="00384C5F">
        <w:t>.</w:t>
      </w:r>
    </w:p>
    <w:p w14:paraId="03077C35" w14:textId="68D0C85F" w:rsidR="00F231AD" w:rsidRPr="00384C5F" w:rsidRDefault="00F231AD" w:rsidP="00F271C4">
      <w:r w:rsidRPr="00384C5F">
        <w:t xml:space="preserve">Checks in this rule are </w:t>
      </w:r>
      <w:r w:rsidR="00CD4AFC" w:rsidRPr="00384C5F">
        <w:t>technically</w:t>
      </w:r>
      <w:r w:rsidRPr="00384C5F">
        <w:t xml:space="preserve"> redundant since they are also implicitly performed when checking </w:t>
      </w:r>
      <w:r w:rsidR="00CD4AFC" w:rsidRPr="00384C5F">
        <w:t xml:space="preserve">if </w:t>
      </w:r>
      <w:r w:rsidRPr="00384C5F">
        <w:t>transaction input</w:t>
      </w:r>
      <w:r w:rsidR="00CD4AFC" w:rsidRPr="00384C5F">
        <w:t xml:space="preserve">s are valid. They exist </w:t>
      </w:r>
      <w:r w:rsidR="00BC235A" w:rsidRPr="00384C5F">
        <w:t>for better error reporting</w:t>
      </w:r>
      <w:r w:rsidR="00BC44D5">
        <w:rPr>
          <w:rStyle w:val="FootnoteReference"/>
        </w:rPr>
        <w:footnoteReference w:id="10"/>
      </w:r>
      <w:r w:rsidR="00A37DFB" w:rsidRPr="00384C5F">
        <w:t>.</w:t>
      </w:r>
    </w:p>
    <w:p w14:paraId="1F87B5CD" w14:textId="4B86E2A0" w:rsidR="004C59EC" w:rsidRPr="00384C5F" w:rsidRDefault="00BB509F" w:rsidP="000D334A">
      <w:pPr>
        <w:pStyle w:val="Heading3"/>
      </w:pPr>
      <w:bookmarkStart w:id="149" w:name="Rule231"/>
      <w:bookmarkStart w:id="150" w:name="_Ref88661295"/>
      <w:bookmarkStart w:id="151" w:name="_Toc88831325"/>
      <w:r w:rsidRPr="00384C5F">
        <w:t>R</w:t>
      </w:r>
      <w:r w:rsidR="0065231D" w:rsidRPr="00384C5F">
        <w:t>B</w:t>
      </w:r>
      <w:r w:rsidR="000D334A" w:rsidRPr="00384C5F">
        <w:t>T231</w:t>
      </w:r>
      <w:bookmarkEnd w:id="149"/>
      <w:r w:rsidR="000D334A" w:rsidRPr="00384C5F">
        <w:t xml:space="preserve">: Transaction must be </w:t>
      </w:r>
      <w:proofErr w:type="gramStart"/>
      <w:r w:rsidR="000D334A" w:rsidRPr="00384C5F">
        <w:t>final</w:t>
      </w:r>
      <w:bookmarkEnd w:id="150"/>
      <w:bookmarkEnd w:id="151"/>
      <w:proofErr w:type="gramEnd"/>
    </w:p>
    <w:p w14:paraId="626580C6" w14:textId="77777777" w:rsidR="001549F2" w:rsidRDefault="001549F2" w:rsidP="001549F2">
      <w:pPr>
        <w:pStyle w:val="RuleInfo"/>
      </w:pPr>
      <w:r w:rsidRPr="0034671A">
        <w:t>Category</w:t>
      </w:r>
    </w:p>
    <w:p w14:paraId="6B0A272F" w14:textId="77777777" w:rsidR="001549F2" w:rsidRPr="00B93155" w:rsidRDefault="001549F2" w:rsidP="00C6620A">
      <w:pPr>
        <w:pStyle w:val="ListParagraph"/>
        <w:numPr>
          <w:ilvl w:val="0"/>
          <w:numId w:val="7"/>
        </w:numPr>
      </w:pPr>
      <w:r w:rsidRPr="00B93155">
        <w:t>consensus</w:t>
      </w:r>
    </w:p>
    <w:p w14:paraId="7F8E2E8E" w14:textId="77777777" w:rsidR="001549F2" w:rsidRPr="00B93155" w:rsidRDefault="001549F2" w:rsidP="001549F2">
      <w:pPr>
        <w:pStyle w:val="RuleInfo"/>
      </w:pPr>
      <w:r w:rsidRPr="00B93155">
        <w:t>Error</w:t>
      </w:r>
    </w:p>
    <w:p w14:paraId="0C9D00CA" w14:textId="79D3DD0E" w:rsidR="001549F2" w:rsidRDefault="001549F2" w:rsidP="00C6620A">
      <w:pPr>
        <w:pStyle w:val="ListParagraph"/>
        <w:numPr>
          <w:ilvl w:val="0"/>
          <w:numId w:val="6"/>
        </w:numPr>
        <w:rPr>
          <w:rStyle w:val="SourceText"/>
        </w:rPr>
      </w:pPr>
      <w:r w:rsidRPr="001549F2">
        <w:rPr>
          <w:rStyle w:val="SourceText"/>
        </w:rPr>
        <w:t>bad-txns-nonfinal</w:t>
      </w:r>
      <w:r>
        <w:rPr>
          <w:rStyle w:val="SourceText"/>
        </w:rPr>
        <w:t>/10</w:t>
      </w:r>
    </w:p>
    <w:p w14:paraId="2B2F5DF9" w14:textId="77777777" w:rsidR="001549F2" w:rsidRDefault="001549F2" w:rsidP="001549F2">
      <w:pPr>
        <w:pStyle w:val="RuleInfo"/>
      </w:pPr>
      <w:r>
        <w:t>Inputs</w:t>
      </w:r>
    </w:p>
    <w:p w14:paraId="5334F2B2" w14:textId="07B17F23" w:rsidR="001549F2" w:rsidRDefault="001549F2" w:rsidP="00C6620A">
      <w:pPr>
        <w:pStyle w:val="ListParagraph"/>
        <w:numPr>
          <w:ilvl w:val="0"/>
          <w:numId w:val="5"/>
        </w:numPr>
      </w:pPr>
      <w:r>
        <w:t>transaction</w:t>
      </w:r>
    </w:p>
    <w:p w14:paraId="5EFD045C" w14:textId="7AB7696C" w:rsidR="00C25496" w:rsidRDefault="00C25496" w:rsidP="00C6620A">
      <w:pPr>
        <w:pStyle w:val="ListParagraph"/>
        <w:numPr>
          <w:ilvl w:val="0"/>
          <w:numId w:val="5"/>
        </w:numPr>
      </w:pPr>
      <w:r>
        <w:t>block height</w:t>
      </w:r>
    </w:p>
    <w:p w14:paraId="6954546F" w14:textId="47C88617" w:rsidR="00CE2A61" w:rsidRDefault="00CE2A61" w:rsidP="00C6620A">
      <w:pPr>
        <w:pStyle w:val="ListParagraph"/>
        <w:numPr>
          <w:ilvl w:val="0"/>
          <w:numId w:val="5"/>
        </w:numPr>
      </w:pPr>
      <w:r>
        <w:t>block time</w:t>
      </w:r>
    </w:p>
    <w:p w14:paraId="32F3FF81" w14:textId="0A5A862B" w:rsidR="00FD3045" w:rsidRDefault="00FD3045" w:rsidP="00C6620A">
      <w:pPr>
        <w:pStyle w:val="ListParagraph"/>
        <w:numPr>
          <w:ilvl w:val="0"/>
          <w:numId w:val="5"/>
        </w:numPr>
      </w:pPr>
      <w:r>
        <w:t>parent block index</w:t>
      </w:r>
    </w:p>
    <w:p w14:paraId="4DD9C8FB" w14:textId="37002937" w:rsidR="00F7472E" w:rsidRDefault="00F7472E" w:rsidP="00C6620A">
      <w:pPr>
        <w:pStyle w:val="ListParagraph"/>
        <w:numPr>
          <w:ilvl w:val="0"/>
          <w:numId w:val="5"/>
        </w:numPr>
      </w:pPr>
      <w:r>
        <w:t>chain tracker</w:t>
      </w:r>
    </w:p>
    <w:p w14:paraId="5A728C8D" w14:textId="0578166B" w:rsidR="001549F2" w:rsidRPr="00982F24" w:rsidRDefault="001549F2" w:rsidP="001549F2">
      <w:pPr>
        <w:pStyle w:val="RuleInfo"/>
      </w:pPr>
      <w:r w:rsidRPr="00982F24">
        <w:t>Notes</w:t>
      </w:r>
    </w:p>
    <w:p w14:paraId="26048310" w14:textId="18A5B765" w:rsidR="0058685D" w:rsidRPr="00982F24" w:rsidRDefault="0058685D" w:rsidP="001549F2">
      <w:r w:rsidRPr="00982F24">
        <w:t>T</w:t>
      </w:r>
      <w:r w:rsidR="00675AA9" w:rsidRPr="00982F24">
        <w:t xml:space="preserve">ransaction </w:t>
      </w:r>
      <w:r w:rsidRPr="00982F24">
        <w:t xml:space="preserve">is </w:t>
      </w:r>
      <w:r w:rsidR="00675AA9" w:rsidRPr="00982F24">
        <w:t>final</w:t>
      </w:r>
      <w:r w:rsidR="001942D9" w:rsidRPr="00982F24">
        <w:t xml:space="preserve"> </w:t>
      </w:r>
      <w:r w:rsidRPr="00982F24">
        <w:t>if and only if all the following is true:</w:t>
      </w:r>
    </w:p>
    <w:p w14:paraId="37BE9B7D" w14:textId="33A52AC6" w:rsidR="0058685D" w:rsidRPr="00982F24" w:rsidRDefault="0058685D" w:rsidP="00C6620A">
      <w:pPr>
        <w:pStyle w:val="ListParagraph"/>
        <w:numPr>
          <w:ilvl w:val="0"/>
          <w:numId w:val="14"/>
        </w:numPr>
      </w:pPr>
      <w:r w:rsidRPr="00982F24">
        <w:t>V</w:t>
      </w:r>
      <w:r w:rsidR="00675AA9" w:rsidRPr="00982F24">
        <w:t xml:space="preserve">alue of </w:t>
      </w:r>
      <w:r w:rsidR="00675AA9" w:rsidRPr="00982F24">
        <w:rPr>
          <w:rStyle w:val="SourceText"/>
        </w:rPr>
        <w:t>nLockTime</w:t>
      </w:r>
      <w:r w:rsidR="00675AA9" w:rsidRPr="00982F24">
        <w:t xml:space="preserve"> transaction field </w:t>
      </w:r>
      <w:r w:rsidR="006E6D7F" w:rsidRPr="00982F24">
        <w:t xml:space="preserve">must </w:t>
      </w:r>
      <w:proofErr w:type="gramStart"/>
      <w:r w:rsidR="006E6D7F" w:rsidRPr="00982F24">
        <w:t>be</w:t>
      </w:r>
      <w:proofErr w:type="gramEnd"/>
    </w:p>
    <w:p w14:paraId="03EC579F" w14:textId="2BE9AD72" w:rsidR="0058685D" w:rsidRPr="006F2972" w:rsidRDefault="005346AA" w:rsidP="00C6620A">
      <w:pPr>
        <w:pStyle w:val="ListParagraph"/>
        <w:numPr>
          <w:ilvl w:val="1"/>
          <w:numId w:val="14"/>
        </w:numPr>
      </w:pPr>
      <w:r w:rsidRPr="006F2972">
        <w:t xml:space="preserve">equal to </w:t>
      </w:r>
      <w:r w:rsidR="00554CB9">
        <w:t>zero</w:t>
      </w:r>
      <w:r w:rsidR="009348EF" w:rsidRPr="006F2972">
        <w:t>, or</w:t>
      </w:r>
    </w:p>
    <w:p w14:paraId="49EAE919" w14:textId="77777777" w:rsidR="0058685D" w:rsidRPr="006F2972" w:rsidRDefault="009348EF" w:rsidP="00C6620A">
      <w:pPr>
        <w:pStyle w:val="ListParagraph"/>
        <w:numPr>
          <w:ilvl w:val="1"/>
          <w:numId w:val="14"/>
        </w:numPr>
      </w:pPr>
      <w:r w:rsidRPr="006F2972">
        <w:t>&lt;</w:t>
      </w:r>
      <w:r w:rsidR="001222D3" w:rsidRPr="006F2972">
        <w:t xml:space="preserve">500000000 and smaller than </w:t>
      </w:r>
      <w:r w:rsidR="00675AA9" w:rsidRPr="006F2972">
        <w:t>block height</w:t>
      </w:r>
      <w:r w:rsidRPr="006F2972">
        <w:t>, or</w:t>
      </w:r>
    </w:p>
    <w:p w14:paraId="1AC287A7" w14:textId="4236E70A" w:rsidR="009348EF" w:rsidRPr="006F2972" w:rsidRDefault="009348EF" w:rsidP="00C6620A">
      <w:pPr>
        <w:pStyle w:val="ListParagraph"/>
        <w:numPr>
          <w:ilvl w:val="1"/>
          <w:numId w:val="14"/>
        </w:numPr>
      </w:pPr>
      <w:r w:rsidRPr="006F2972">
        <w:t xml:space="preserve">&gt;=500000000 and smaller than </w:t>
      </w:r>
      <w:r w:rsidRPr="006F2972">
        <w:rPr>
          <w:rStyle w:val="Emphasis"/>
        </w:rPr>
        <w:t>time</w:t>
      </w:r>
      <w:r w:rsidR="00914103" w:rsidRPr="006F2972">
        <w:rPr>
          <w:rStyle w:val="Emphasis"/>
        </w:rPr>
        <w:t>stamp</w:t>
      </w:r>
      <w:r w:rsidR="00914103" w:rsidRPr="006F2972">
        <w:t xml:space="preserve"> (defined below).</w:t>
      </w:r>
    </w:p>
    <w:p w14:paraId="17AF546B" w14:textId="07314D3C" w:rsidR="0058685D" w:rsidRPr="006F2972" w:rsidRDefault="0058685D" w:rsidP="00C6620A">
      <w:pPr>
        <w:pStyle w:val="ListParagraph"/>
        <w:numPr>
          <w:ilvl w:val="0"/>
          <w:numId w:val="14"/>
        </w:numPr>
      </w:pPr>
      <w:r w:rsidRPr="006F2972">
        <w:t xml:space="preserve">Value of </w:t>
      </w:r>
      <w:r w:rsidR="009A10BB" w:rsidRPr="006F2972">
        <w:rPr>
          <w:rStyle w:val="SourceText"/>
        </w:rPr>
        <w:t>nSequence</w:t>
      </w:r>
      <w:r w:rsidR="009A10BB" w:rsidRPr="006F2972">
        <w:t xml:space="preserve"> </w:t>
      </w:r>
      <w:r w:rsidR="007826BE" w:rsidRPr="006F2972">
        <w:t xml:space="preserve">is equal to </w:t>
      </w:r>
      <w:r w:rsidR="007826BE" w:rsidRPr="006F2972">
        <w:rPr>
          <w:rStyle w:val="SourceText"/>
        </w:rPr>
        <w:t>0xffffffff</w:t>
      </w:r>
      <w:r w:rsidR="007826BE" w:rsidRPr="006F2972">
        <w:t xml:space="preserve"> </w:t>
      </w:r>
      <w:r w:rsidR="009A10BB" w:rsidRPr="006F2972">
        <w:t xml:space="preserve">in all </w:t>
      </w:r>
      <w:r w:rsidR="007826BE" w:rsidRPr="006F2972">
        <w:t>inputs.</w:t>
      </w:r>
    </w:p>
    <w:p w14:paraId="771D2E64" w14:textId="14B5801E" w:rsidR="0058685D" w:rsidRPr="00EB2E26" w:rsidRDefault="00914103" w:rsidP="001549F2">
      <w:r w:rsidRPr="00EB2E26">
        <w:t>If BIP113 is activated</w:t>
      </w:r>
      <w:r w:rsidR="00C82A85" w:rsidRPr="00EB2E26">
        <w:t>,</w:t>
      </w:r>
      <w:r w:rsidRPr="00EB2E26">
        <w:t xml:space="preserve"> </w:t>
      </w:r>
      <w:r w:rsidR="00904AAF" w:rsidRPr="00EB2E26">
        <w:rPr>
          <w:rStyle w:val="Emphasis"/>
        </w:rPr>
        <w:t>timestamp</w:t>
      </w:r>
      <w:r w:rsidR="00904AAF" w:rsidRPr="00EB2E26">
        <w:t xml:space="preserve"> is equal to </w:t>
      </w:r>
      <w:r w:rsidR="009F6619" w:rsidRPr="00EB2E26">
        <w:t>median-time-past</w:t>
      </w:r>
      <w:r w:rsidR="001475FA" w:rsidRPr="00EB2E26">
        <w:t xml:space="preserve"> calculated form parent block index</w:t>
      </w:r>
      <w:r w:rsidR="009F6619" w:rsidRPr="00EB2E26">
        <w:t xml:space="preserve">, </w:t>
      </w:r>
      <w:r w:rsidR="00C82A85" w:rsidRPr="00EB2E26">
        <w:t xml:space="preserve">otherwise it is equal to </w:t>
      </w:r>
      <w:r w:rsidR="009F6619" w:rsidRPr="00EB2E26">
        <w:t>block time</w:t>
      </w:r>
      <w:r w:rsidR="007A6B8C" w:rsidRPr="00EB2E26">
        <w:t xml:space="preserve"> specified in header.</w:t>
      </w:r>
    </w:p>
    <w:p w14:paraId="5C2FEA40" w14:textId="6AB1CC13" w:rsidR="00644BE5" w:rsidRPr="003F5E68" w:rsidRDefault="00BB509F" w:rsidP="008E1FE8">
      <w:pPr>
        <w:pStyle w:val="Heading3"/>
      </w:pPr>
      <w:bookmarkStart w:id="152" w:name="Rule301"/>
      <w:bookmarkStart w:id="153" w:name="_Ref88661301"/>
      <w:bookmarkStart w:id="154" w:name="_Toc88831326"/>
      <w:r w:rsidRPr="003F5E68">
        <w:t>R</w:t>
      </w:r>
      <w:r w:rsidR="00BA2D95" w:rsidRPr="003F5E68">
        <w:t>B</w:t>
      </w:r>
      <w:r w:rsidR="00422F19" w:rsidRPr="003F5E68">
        <w:t>T301</w:t>
      </w:r>
      <w:bookmarkEnd w:id="152"/>
      <w:r w:rsidR="00422F19" w:rsidRPr="003F5E68">
        <w:t xml:space="preserve">: All inputs must have valid </w:t>
      </w:r>
      <w:proofErr w:type="gramStart"/>
      <w:r w:rsidR="00422F19" w:rsidRPr="003F5E68">
        <w:t>scripts</w:t>
      </w:r>
      <w:bookmarkEnd w:id="153"/>
      <w:bookmarkEnd w:id="154"/>
      <w:proofErr w:type="gramEnd"/>
    </w:p>
    <w:p w14:paraId="5B881790" w14:textId="77777777" w:rsidR="00A74505" w:rsidRDefault="00A74505" w:rsidP="00A74505">
      <w:pPr>
        <w:pStyle w:val="RuleInfo"/>
      </w:pPr>
      <w:r w:rsidRPr="0034671A">
        <w:t>Category</w:t>
      </w:r>
    </w:p>
    <w:p w14:paraId="0EFCDD03" w14:textId="1EF3243E" w:rsidR="00A74505" w:rsidRPr="00B93155" w:rsidRDefault="00FC0D2E" w:rsidP="00C6620A">
      <w:pPr>
        <w:pStyle w:val="ListParagraph"/>
        <w:numPr>
          <w:ilvl w:val="0"/>
          <w:numId w:val="7"/>
        </w:numPr>
      </w:pPr>
      <w:r>
        <w:t>consensus</w:t>
      </w:r>
    </w:p>
    <w:p w14:paraId="15B76C92" w14:textId="77777777" w:rsidR="00A74505" w:rsidRPr="00B93155" w:rsidRDefault="00A74505" w:rsidP="00A74505">
      <w:pPr>
        <w:pStyle w:val="RuleInfo"/>
      </w:pPr>
      <w:r w:rsidRPr="00B93155">
        <w:t>Error</w:t>
      </w:r>
    </w:p>
    <w:p w14:paraId="2767A719" w14:textId="23AD79F5" w:rsidR="00A74505" w:rsidRPr="003F5E68" w:rsidRDefault="00C02680" w:rsidP="00C6620A">
      <w:pPr>
        <w:pStyle w:val="ListParagraph"/>
        <w:numPr>
          <w:ilvl w:val="0"/>
          <w:numId w:val="6"/>
        </w:numPr>
        <w:rPr>
          <w:rStyle w:val="SourceText"/>
        </w:rPr>
      </w:pPr>
      <w:r w:rsidRPr="003F5E68">
        <w:rPr>
          <w:rStyle w:val="SourceText"/>
        </w:rPr>
        <w:t>&lt;</w:t>
      </w:r>
      <w:r w:rsidR="00A74505" w:rsidRPr="003F5E68">
        <w:rPr>
          <w:rStyle w:val="SourceText"/>
        </w:rPr>
        <w:t>many</w:t>
      </w:r>
      <w:r w:rsidRPr="003F5E68">
        <w:rPr>
          <w:rStyle w:val="SourceText"/>
        </w:rPr>
        <w:t>&gt;</w:t>
      </w:r>
    </w:p>
    <w:p w14:paraId="4E822952" w14:textId="77777777" w:rsidR="00A74505" w:rsidRDefault="00A74505" w:rsidP="00A74505">
      <w:pPr>
        <w:pStyle w:val="RuleInfo"/>
      </w:pPr>
      <w:r>
        <w:t>Inputs</w:t>
      </w:r>
    </w:p>
    <w:p w14:paraId="022862B5" w14:textId="5083B198" w:rsidR="00946EAA" w:rsidRDefault="00946EAA" w:rsidP="00C6620A">
      <w:pPr>
        <w:pStyle w:val="ListParagraph"/>
        <w:numPr>
          <w:ilvl w:val="0"/>
          <w:numId w:val="5"/>
        </w:numPr>
      </w:pPr>
      <w:r>
        <w:t>block height</w:t>
      </w:r>
    </w:p>
    <w:p w14:paraId="72781450" w14:textId="2E0B4A26" w:rsidR="00A74505" w:rsidRDefault="00A74505" w:rsidP="00C6620A">
      <w:pPr>
        <w:pStyle w:val="ListParagraph"/>
        <w:numPr>
          <w:ilvl w:val="0"/>
          <w:numId w:val="5"/>
        </w:numPr>
      </w:pPr>
      <w:r>
        <w:t>transaction</w:t>
      </w:r>
    </w:p>
    <w:p w14:paraId="1C79B761" w14:textId="62F57220" w:rsidR="00A74505" w:rsidRDefault="00D8218C" w:rsidP="00C6620A">
      <w:pPr>
        <w:pStyle w:val="ListParagraph"/>
        <w:numPr>
          <w:ilvl w:val="0"/>
          <w:numId w:val="5"/>
        </w:numPr>
      </w:pPr>
      <w:r>
        <w:t>transaction inputs</w:t>
      </w:r>
      <w:r w:rsidR="00A34A5F">
        <w:t xml:space="preserve"> </w:t>
      </w:r>
    </w:p>
    <w:p w14:paraId="15C0064A" w14:textId="39D3C718" w:rsidR="00D85237" w:rsidRDefault="00D85237" w:rsidP="00C6620A">
      <w:pPr>
        <w:pStyle w:val="ListParagraph"/>
        <w:numPr>
          <w:ilvl w:val="0"/>
          <w:numId w:val="5"/>
        </w:numPr>
      </w:pPr>
      <w:r>
        <w:t>script engine</w:t>
      </w:r>
    </w:p>
    <w:p w14:paraId="0C89A596" w14:textId="2FB02DD5" w:rsidR="00D34CC0" w:rsidRDefault="00D34CC0" w:rsidP="00C6620A">
      <w:pPr>
        <w:pStyle w:val="ListParagraph"/>
        <w:numPr>
          <w:ilvl w:val="0"/>
          <w:numId w:val="5"/>
        </w:numPr>
      </w:pPr>
      <w:r>
        <w:t xml:space="preserve">flags required by script </w:t>
      </w:r>
      <w:proofErr w:type="gramStart"/>
      <w:r>
        <w:t>engine</w:t>
      </w:r>
      <w:proofErr w:type="gramEnd"/>
    </w:p>
    <w:p w14:paraId="047CCE1F" w14:textId="77777777" w:rsidR="00A74505" w:rsidRPr="00F966AC" w:rsidRDefault="00A74505" w:rsidP="00A74505">
      <w:pPr>
        <w:pStyle w:val="RuleInfo"/>
      </w:pPr>
      <w:r w:rsidRPr="00F966AC">
        <w:t>Notes</w:t>
      </w:r>
    </w:p>
    <w:p w14:paraId="4E962FD5" w14:textId="0C810E75" w:rsidR="00D34CC0" w:rsidRPr="003F5E68" w:rsidRDefault="00D34CC0" w:rsidP="00A74505">
      <w:r w:rsidRPr="003F5E68">
        <w:t>Actual checks are implemented in script engine</w:t>
      </w:r>
      <w:r w:rsidR="00B10074">
        <w:t xml:space="preserve"> and are performed </w:t>
      </w:r>
      <w:r w:rsidR="001D627F">
        <w:t xml:space="preserve">by evaluating </w:t>
      </w:r>
      <w:r w:rsidR="00B10074">
        <w:t xml:space="preserve">combined script </w:t>
      </w:r>
      <w:r w:rsidR="00B10074">
        <w:rPr>
          <w:noProof/>
        </w:rPr>
        <w:t>(</w:t>
      </w:r>
      <w:r w:rsidR="001D627F" w:rsidRPr="001D627F">
        <w:rPr>
          <w:rStyle w:val="SourceText"/>
        </w:rPr>
        <w:t>scriptSig+scriptPubKey</w:t>
      </w:r>
      <w:r w:rsidR="00B10074">
        <w:rPr>
          <w:noProof/>
        </w:rPr>
        <w:t>)</w:t>
      </w:r>
      <w:r w:rsidRPr="003F5E68">
        <w:t xml:space="preserve">. They depend on </w:t>
      </w:r>
      <w:r w:rsidR="00BC536A" w:rsidRPr="003F5E68">
        <w:t xml:space="preserve">specific </w:t>
      </w:r>
      <w:r w:rsidRPr="003F5E68">
        <w:t>factors</w:t>
      </w:r>
      <w:r w:rsidR="00A64BC9" w:rsidRPr="003F5E68">
        <w:t xml:space="preserve"> like</w:t>
      </w:r>
      <w:r w:rsidRPr="003F5E68">
        <w:t>:</w:t>
      </w:r>
    </w:p>
    <w:p w14:paraId="3419C42F" w14:textId="5F0F45A5" w:rsidR="00A74505" w:rsidRPr="003F5E68" w:rsidRDefault="00D34CC0" w:rsidP="00C6620A">
      <w:pPr>
        <w:pStyle w:val="ListParagraph"/>
        <w:numPr>
          <w:ilvl w:val="0"/>
          <w:numId w:val="12"/>
        </w:numPr>
      </w:pPr>
      <w:r w:rsidRPr="003F5E68">
        <w:t>whether applicable BIPs are activated or not</w:t>
      </w:r>
    </w:p>
    <w:p w14:paraId="67EFC359" w14:textId="41B63FEB" w:rsidR="00D34CC0" w:rsidRPr="003F5E68" w:rsidRDefault="00D34CC0" w:rsidP="00C6620A">
      <w:pPr>
        <w:pStyle w:val="ListParagraph"/>
        <w:numPr>
          <w:ilvl w:val="0"/>
          <w:numId w:val="12"/>
        </w:numPr>
      </w:pPr>
      <w:r w:rsidRPr="003F5E68">
        <w:t>before/after genesis activation</w:t>
      </w:r>
    </w:p>
    <w:p w14:paraId="07BEE0CF" w14:textId="4DC35596" w:rsidR="00D34CC0" w:rsidRPr="003F5E68" w:rsidRDefault="00D34CC0" w:rsidP="00C6620A">
      <w:pPr>
        <w:pStyle w:val="ListParagraph"/>
        <w:numPr>
          <w:ilvl w:val="0"/>
          <w:numId w:val="12"/>
        </w:numPr>
      </w:pPr>
      <w:r w:rsidRPr="003F5E68">
        <w:t>block height</w:t>
      </w:r>
    </w:p>
    <w:p w14:paraId="726AB989" w14:textId="55648D27" w:rsidR="00FC0D2E" w:rsidRPr="003F5E68" w:rsidRDefault="00FC0D2E" w:rsidP="00C6620A">
      <w:pPr>
        <w:pStyle w:val="ListParagraph"/>
        <w:numPr>
          <w:ilvl w:val="0"/>
          <w:numId w:val="12"/>
        </w:numPr>
      </w:pPr>
      <w:r w:rsidRPr="003F5E68">
        <w:t>node configuration</w:t>
      </w:r>
    </w:p>
    <w:p w14:paraId="0D87E8B0" w14:textId="2DBFE3C2" w:rsidR="006977B8" w:rsidRPr="003F5E68" w:rsidRDefault="006977B8" w:rsidP="00C6620A">
      <w:pPr>
        <w:pStyle w:val="ListParagraph"/>
        <w:numPr>
          <w:ilvl w:val="0"/>
          <w:numId w:val="12"/>
        </w:numPr>
      </w:pPr>
      <w:r w:rsidRPr="003F5E68">
        <w:t>…</w:t>
      </w:r>
    </w:p>
    <w:p w14:paraId="0F7210C3" w14:textId="0403412C" w:rsidR="00816628" w:rsidRPr="003F5E68" w:rsidRDefault="00E6099C" w:rsidP="00FC0D2E">
      <w:r w:rsidRPr="003F5E68">
        <w:t>For more info</w:t>
      </w:r>
      <w:r w:rsidR="003B6904">
        <w:t>,</w:t>
      </w:r>
      <w:r w:rsidRPr="003F5E68">
        <w:t xml:space="preserve"> see specification of script engine.</w:t>
      </w:r>
    </w:p>
    <w:p w14:paraId="3C99E67A" w14:textId="1709C424" w:rsidR="008E1FE8" w:rsidRPr="003F5E68" w:rsidRDefault="00BB509F" w:rsidP="00E21A0F">
      <w:pPr>
        <w:pStyle w:val="Heading3"/>
      </w:pPr>
      <w:bookmarkStart w:id="155" w:name="Rule312"/>
      <w:bookmarkStart w:id="156" w:name="_Ref88661308"/>
      <w:bookmarkStart w:id="157" w:name="_Toc88831327"/>
      <w:r w:rsidRPr="003F5E68">
        <w:t>R</w:t>
      </w:r>
      <w:r w:rsidR="009F1883" w:rsidRPr="003F5E68">
        <w:t>B</w:t>
      </w:r>
      <w:r w:rsidR="00091B55" w:rsidRPr="003F5E68">
        <w:t>T312</w:t>
      </w:r>
      <w:bookmarkEnd w:id="155"/>
      <w:r w:rsidR="00091B55" w:rsidRPr="003F5E68">
        <w:t xml:space="preserve">: </w:t>
      </w:r>
      <w:r w:rsidR="00A9124C" w:rsidRPr="003F5E68">
        <w:t xml:space="preserve">Outputs created by </w:t>
      </w:r>
      <w:r w:rsidR="00091B55" w:rsidRPr="003F5E68">
        <w:t xml:space="preserve">coinbase transaction </w:t>
      </w:r>
      <w:r w:rsidR="00A9124C" w:rsidRPr="003F5E68">
        <w:t xml:space="preserve">must not be spent too </w:t>
      </w:r>
      <w:proofErr w:type="gramStart"/>
      <w:r w:rsidR="00A9124C" w:rsidRPr="003F5E68">
        <w:t>soon</w:t>
      </w:r>
      <w:bookmarkEnd w:id="156"/>
      <w:bookmarkEnd w:id="157"/>
      <w:proofErr w:type="gramEnd"/>
    </w:p>
    <w:p w14:paraId="17E2986C" w14:textId="77777777" w:rsidR="00AB5423" w:rsidRDefault="00AB5423" w:rsidP="00AB5423">
      <w:pPr>
        <w:pStyle w:val="RuleInfo"/>
      </w:pPr>
      <w:r w:rsidRPr="0034671A">
        <w:t>Category</w:t>
      </w:r>
    </w:p>
    <w:p w14:paraId="6AFE2FEA" w14:textId="77777777" w:rsidR="00AB5423" w:rsidRPr="00B93155" w:rsidRDefault="00AB5423" w:rsidP="00C6620A">
      <w:pPr>
        <w:pStyle w:val="ListParagraph"/>
        <w:numPr>
          <w:ilvl w:val="0"/>
          <w:numId w:val="7"/>
        </w:numPr>
      </w:pPr>
      <w:r>
        <w:t>consensus</w:t>
      </w:r>
    </w:p>
    <w:p w14:paraId="34810531" w14:textId="77777777" w:rsidR="00AB5423" w:rsidRPr="00B93155" w:rsidRDefault="00AB5423" w:rsidP="00AB5423">
      <w:pPr>
        <w:pStyle w:val="RuleInfo"/>
      </w:pPr>
      <w:r w:rsidRPr="00B93155">
        <w:t>Error</w:t>
      </w:r>
    </w:p>
    <w:p w14:paraId="54B0F2E7" w14:textId="672FB649" w:rsidR="00AB5423" w:rsidRPr="003F5E68" w:rsidRDefault="00593AE8" w:rsidP="00C6620A">
      <w:pPr>
        <w:pStyle w:val="ListParagraph"/>
        <w:numPr>
          <w:ilvl w:val="0"/>
          <w:numId w:val="6"/>
        </w:numPr>
        <w:rPr>
          <w:rStyle w:val="SourceText"/>
        </w:rPr>
      </w:pPr>
      <w:r w:rsidRPr="48A14011">
        <w:rPr>
          <w:rStyle w:val="SourceText"/>
        </w:rPr>
        <w:t>bad-txns-premature-spend-of-coinbase</w:t>
      </w:r>
      <w:r w:rsidR="3CD8B3B4" w:rsidRPr="48A14011">
        <w:rPr>
          <w:rStyle w:val="SourceText"/>
        </w:rPr>
        <w:t>/100</w:t>
      </w:r>
    </w:p>
    <w:p w14:paraId="23637A69" w14:textId="77777777" w:rsidR="00AB5423" w:rsidRDefault="00AB5423" w:rsidP="00AB5423">
      <w:pPr>
        <w:pStyle w:val="RuleInfo"/>
      </w:pPr>
      <w:r>
        <w:t>Inputs</w:t>
      </w:r>
    </w:p>
    <w:p w14:paraId="3A5BD69A" w14:textId="5B9B2721" w:rsidR="00AB5423" w:rsidRDefault="00AB5423" w:rsidP="00C6620A">
      <w:pPr>
        <w:pStyle w:val="ListParagraph"/>
        <w:numPr>
          <w:ilvl w:val="0"/>
          <w:numId w:val="5"/>
        </w:numPr>
      </w:pPr>
      <w:r>
        <w:t>transaction</w:t>
      </w:r>
    </w:p>
    <w:p w14:paraId="6A39068F" w14:textId="3CCDBCDF" w:rsidR="009C5E35" w:rsidRDefault="009C5E35" w:rsidP="00C6620A">
      <w:pPr>
        <w:pStyle w:val="ListParagraph"/>
        <w:numPr>
          <w:ilvl w:val="0"/>
          <w:numId w:val="5"/>
        </w:numPr>
      </w:pPr>
      <w:r>
        <w:t xml:space="preserve">transaction inputs – height, is </w:t>
      </w:r>
      <w:r w:rsidR="00C2602A">
        <w:t xml:space="preserve">created by </w:t>
      </w:r>
      <w:proofErr w:type="gramStart"/>
      <w:r>
        <w:t>coinbase</w:t>
      </w:r>
      <w:proofErr w:type="gramEnd"/>
    </w:p>
    <w:p w14:paraId="22EE12F2" w14:textId="56A2A4F6" w:rsidR="007F1D46" w:rsidRDefault="007F1D46" w:rsidP="00C6620A">
      <w:pPr>
        <w:pStyle w:val="ListParagraph"/>
        <w:numPr>
          <w:ilvl w:val="0"/>
          <w:numId w:val="5"/>
        </w:numPr>
      </w:pPr>
      <w:r>
        <w:t>block height</w:t>
      </w:r>
    </w:p>
    <w:p w14:paraId="1376C71A" w14:textId="77777777" w:rsidR="00AB5423" w:rsidRPr="00C545F7" w:rsidRDefault="00AB5423" w:rsidP="00AB5423">
      <w:pPr>
        <w:pStyle w:val="RuleInfo"/>
      </w:pPr>
      <w:r w:rsidRPr="00C545F7">
        <w:t>Notes</w:t>
      </w:r>
    </w:p>
    <w:p w14:paraId="764DE0DB" w14:textId="201D53CB" w:rsidR="00BC6F15" w:rsidRPr="00CF1165" w:rsidRDefault="001D39D8" w:rsidP="00BC6F15">
      <w:r w:rsidRPr="00CF1165">
        <w:t>Difference between block height and height at which the spent output was created</w:t>
      </w:r>
      <w:r w:rsidR="005F6BA9" w:rsidRPr="00CF1165">
        <w:t xml:space="preserve"> must not be less than </w:t>
      </w:r>
      <w:r w:rsidR="000C1153" w:rsidRPr="00CF1165">
        <w:t>one hundred</w:t>
      </w:r>
      <w:r w:rsidR="005F6BA9" w:rsidRPr="00CF1165">
        <w:t xml:space="preserve"> (COINBASE_MATURITY).</w:t>
      </w:r>
    </w:p>
    <w:p w14:paraId="1F04FABC" w14:textId="0E4E1C59" w:rsidR="00837C02" w:rsidRPr="0018308B" w:rsidRDefault="00BB509F" w:rsidP="00E21A0F">
      <w:pPr>
        <w:pStyle w:val="Heading3"/>
      </w:pPr>
      <w:bookmarkStart w:id="158" w:name="Rule313"/>
      <w:bookmarkStart w:id="159" w:name="_Ref88661314"/>
      <w:bookmarkStart w:id="160" w:name="_Toc88831328"/>
      <w:r w:rsidRPr="0018308B">
        <w:t>R</w:t>
      </w:r>
      <w:r w:rsidR="00BB4573" w:rsidRPr="0018308B">
        <w:t>B</w:t>
      </w:r>
      <w:r w:rsidR="00F16F9C" w:rsidRPr="0018308B">
        <w:t>T313</w:t>
      </w:r>
      <w:bookmarkEnd w:id="158"/>
      <w:r w:rsidR="00F16F9C" w:rsidRPr="0018308B">
        <w:t xml:space="preserve">: Amount in all inputs must be within </w:t>
      </w:r>
      <w:proofErr w:type="gramStart"/>
      <w:r w:rsidR="00F16F9C" w:rsidRPr="0018308B">
        <w:t>range</w:t>
      </w:r>
      <w:bookmarkEnd w:id="159"/>
      <w:bookmarkEnd w:id="160"/>
      <w:proofErr w:type="gramEnd"/>
    </w:p>
    <w:p w14:paraId="123CD530" w14:textId="77777777" w:rsidR="00163534" w:rsidRDefault="00163534" w:rsidP="00163534">
      <w:pPr>
        <w:pStyle w:val="RuleInfo"/>
      </w:pPr>
      <w:r w:rsidRPr="0034671A">
        <w:t>Category</w:t>
      </w:r>
    </w:p>
    <w:p w14:paraId="42CB51FA" w14:textId="77777777" w:rsidR="00163534" w:rsidRPr="00B93155" w:rsidRDefault="00163534" w:rsidP="00C6620A">
      <w:pPr>
        <w:pStyle w:val="ListParagraph"/>
        <w:numPr>
          <w:ilvl w:val="0"/>
          <w:numId w:val="7"/>
        </w:numPr>
      </w:pPr>
      <w:r>
        <w:t>consensus</w:t>
      </w:r>
    </w:p>
    <w:p w14:paraId="0D14BEDD" w14:textId="77777777" w:rsidR="00163534" w:rsidRPr="00B93155" w:rsidRDefault="00163534" w:rsidP="00163534">
      <w:pPr>
        <w:pStyle w:val="RuleInfo"/>
      </w:pPr>
      <w:r w:rsidRPr="00B93155">
        <w:t>Error</w:t>
      </w:r>
    </w:p>
    <w:p w14:paraId="6FEACBFF" w14:textId="1CD25913" w:rsidR="00163534" w:rsidRPr="0062686D" w:rsidRDefault="0025109C" w:rsidP="00C6620A">
      <w:pPr>
        <w:pStyle w:val="ListParagraph"/>
        <w:numPr>
          <w:ilvl w:val="0"/>
          <w:numId w:val="6"/>
        </w:numPr>
        <w:rPr>
          <w:rStyle w:val="SourceText"/>
        </w:rPr>
      </w:pPr>
      <w:r w:rsidRPr="0062686D">
        <w:rPr>
          <w:rStyle w:val="SourceText"/>
        </w:rPr>
        <w:t>bad-txns-inputvalues-outofrange</w:t>
      </w:r>
      <w:r w:rsidR="00A16772" w:rsidRPr="0062686D">
        <w:rPr>
          <w:rStyle w:val="SourceText"/>
        </w:rPr>
        <w:t>/100</w:t>
      </w:r>
    </w:p>
    <w:p w14:paraId="1DA0D9D1" w14:textId="77777777" w:rsidR="00163534" w:rsidRDefault="00163534" w:rsidP="00163534">
      <w:pPr>
        <w:pStyle w:val="RuleInfo"/>
      </w:pPr>
      <w:r>
        <w:t>Inputs</w:t>
      </w:r>
    </w:p>
    <w:p w14:paraId="3ED0FB38" w14:textId="77777777" w:rsidR="00163534" w:rsidRDefault="00163534" w:rsidP="00C6620A">
      <w:pPr>
        <w:pStyle w:val="ListParagraph"/>
        <w:numPr>
          <w:ilvl w:val="0"/>
          <w:numId w:val="5"/>
        </w:numPr>
      </w:pPr>
      <w:r>
        <w:t>transaction</w:t>
      </w:r>
    </w:p>
    <w:p w14:paraId="7049695A" w14:textId="53972A07" w:rsidR="00163534" w:rsidRDefault="009E3E87" w:rsidP="00C6620A">
      <w:pPr>
        <w:pStyle w:val="ListParagraph"/>
        <w:numPr>
          <w:ilvl w:val="0"/>
          <w:numId w:val="5"/>
        </w:numPr>
      </w:pPr>
      <w:r>
        <w:t xml:space="preserve">transaction inputs - </w:t>
      </w:r>
      <w:r w:rsidR="0025109C">
        <w:t>amount</w:t>
      </w:r>
    </w:p>
    <w:p w14:paraId="459DB67A" w14:textId="3584EC0C" w:rsidR="00CB222D" w:rsidRPr="000F012C" w:rsidRDefault="00F577F0" w:rsidP="00F577F0">
      <w:pPr>
        <w:pStyle w:val="RuleInfo"/>
      </w:pPr>
      <w:r w:rsidRPr="000F012C">
        <w:t>Notes</w:t>
      </w:r>
    </w:p>
    <w:p w14:paraId="54F22F3D" w14:textId="303F55F8" w:rsidR="00F577F0" w:rsidRPr="000F012C" w:rsidRDefault="00F577F0" w:rsidP="00F577F0">
      <w:r w:rsidRPr="000F012C">
        <w:t>Amount in all inputs must be between 0 and 21000000COIN (inclusive).</w:t>
      </w:r>
    </w:p>
    <w:p w14:paraId="08D1DD12" w14:textId="23D2FD55" w:rsidR="00F608D7" w:rsidRPr="000F012C" w:rsidRDefault="00F608D7" w:rsidP="00F577F0">
      <w:r w:rsidRPr="000F012C">
        <w:t>Sum of amount over all inputs must not be larger than 21000000COIN.</w:t>
      </w:r>
    </w:p>
    <w:p w14:paraId="2429C96F" w14:textId="4C028EE9" w:rsidR="00F16F9C" w:rsidRPr="00660FA0" w:rsidRDefault="00BB509F" w:rsidP="00E21A0F">
      <w:pPr>
        <w:pStyle w:val="Heading3"/>
      </w:pPr>
      <w:bookmarkStart w:id="161" w:name="Rule314"/>
      <w:bookmarkStart w:id="162" w:name="_Ref88661321"/>
      <w:bookmarkStart w:id="163" w:name="_Toc88831329"/>
      <w:r w:rsidRPr="00660FA0">
        <w:t>R</w:t>
      </w:r>
      <w:r w:rsidR="00F9396D" w:rsidRPr="00660FA0">
        <w:t>B</w:t>
      </w:r>
      <w:r w:rsidR="00F16F9C" w:rsidRPr="00660FA0">
        <w:t>T314</w:t>
      </w:r>
      <w:bookmarkEnd w:id="161"/>
      <w:r w:rsidR="00F16F9C" w:rsidRPr="00660FA0">
        <w:t xml:space="preserve">: Total amount of all inputs must not be less than total amount of all </w:t>
      </w:r>
      <w:proofErr w:type="gramStart"/>
      <w:r w:rsidR="00F16F9C" w:rsidRPr="00660FA0">
        <w:t>outputs</w:t>
      </w:r>
      <w:bookmarkEnd w:id="162"/>
      <w:bookmarkEnd w:id="163"/>
      <w:proofErr w:type="gramEnd"/>
    </w:p>
    <w:p w14:paraId="5B700AE5" w14:textId="77777777" w:rsidR="003B1586" w:rsidRDefault="003B1586" w:rsidP="003B1586">
      <w:pPr>
        <w:pStyle w:val="RuleInfo"/>
      </w:pPr>
      <w:r w:rsidRPr="0034671A">
        <w:t>Category</w:t>
      </w:r>
    </w:p>
    <w:p w14:paraId="745ED379" w14:textId="77777777" w:rsidR="003B1586" w:rsidRPr="00B93155" w:rsidRDefault="003B1586" w:rsidP="00C6620A">
      <w:pPr>
        <w:pStyle w:val="ListParagraph"/>
        <w:numPr>
          <w:ilvl w:val="0"/>
          <w:numId w:val="7"/>
        </w:numPr>
      </w:pPr>
      <w:r>
        <w:t>consensus</w:t>
      </w:r>
    </w:p>
    <w:p w14:paraId="74E3B274" w14:textId="77777777" w:rsidR="003B1586" w:rsidRPr="00B93155" w:rsidRDefault="003B1586" w:rsidP="003B1586">
      <w:pPr>
        <w:pStyle w:val="RuleInfo"/>
      </w:pPr>
      <w:r w:rsidRPr="00B93155">
        <w:t>Error</w:t>
      </w:r>
    </w:p>
    <w:p w14:paraId="5E4202C0" w14:textId="7B0D7ED6" w:rsidR="003B1586" w:rsidRPr="00660FA0" w:rsidRDefault="003B1586" w:rsidP="00C6620A">
      <w:pPr>
        <w:pStyle w:val="ListParagraph"/>
        <w:numPr>
          <w:ilvl w:val="0"/>
          <w:numId w:val="6"/>
        </w:numPr>
        <w:rPr>
          <w:rStyle w:val="SourceText"/>
        </w:rPr>
      </w:pPr>
      <w:r w:rsidRPr="00660FA0">
        <w:rPr>
          <w:rStyle w:val="SourceText"/>
        </w:rPr>
        <w:t>bad-txns-in-belowout/100</w:t>
      </w:r>
    </w:p>
    <w:p w14:paraId="25706E45" w14:textId="77777777" w:rsidR="003B1586" w:rsidRDefault="003B1586" w:rsidP="003B1586">
      <w:pPr>
        <w:pStyle w:val="RuleInfo"/>
      </w:pPr>
      <w:r>
        <w:t>Inputs</w:t>
      </w:r>
    </w:p>
    <w:p w14:paraId="654323D5" w14:textId="77777777" w:rsidR="003B1586" w:rsidRDefault="003B1586" w:rsidP="00C6620A">
      <w:pPr>
        <w:pStyle w:val="ListParagraph"/>
        <w:numPr>
          <w:ilvl w:val="0"/>
          <w:numId w:val="5"/>
        </w:numPr>
      </w:pPr>
      <w:r>
        <w:t>transaction</w:t>
      </w:r>
    </w:p>
    <w:p w14:paraId="5BC28941" w14:textId="0F6A34D0" w:rsidR="003B1586" w:rsidRDefault="004D753C" w:rsidP="00C6620A">
      <w:pPr>
        <w:pStyle w:val="ListParagraph"/>
        <w:numPr>
          <w:ilvl w:val="0"/>
          <w:numId w:val="5"/>
        </w:numPr>
      </w:pPr>
      <w:r>
        <w:t>transaction inputs - amount</w:t>
      </w:r>
    </w:p>
    <w:p w14:paraId="5D606904" w14:textId="27A1E353" w:rsidR="0048061B" w:rsidRPr="009148FB" w:rsidRDefault="00BB509F" w:rsidP="0048061B">
      <w:pPr>
        <w:pStyle w:val="Heading3"/>
      </w:pPr>
      <w:bookmarkStart w:id="164" w:name="Rule317"/>
      <w:bookmarkStart w:id="165" w:name="_Ref88661327"/>
      <w:bookmarkStart w:id="166" w:name="_Toc88831330"/>
      <w:r w:rsidRPr="009148FB">
        <w:t>R</w:t>
      </w:r>
      <w:r w:rsidR="00EE198F" w:rsidRPr="009148FB">
        <w:t>B</w:t>
      </w:r>
      <w:r w:rsidR="0048061B" w:rsidRPr="009148FB">
        <w:t>T317</w:t>
      </w:r>
      <w:bookmarkEnd w:id="164"/>
      <w:r w:rsidR="0048061B" w:rsidRPr="009148FB">
        <w:t xml:space="preserve">: </w:t>
      </w:r>
      <w:r w:rsidR="00573801" w:rsidRPr="009148FB">
        <w:t xml:space="preserve">Transaction must not spend consensus </w:t>
      </w:r>
      <w:r w:rsidR="0048061B" w:rsidRPr="009148FB">
        <w:t>frozen</w:t>
      </w:r>
      <w:r w:rsidR="00573801" w:rsidRPr="009148FB">
        <w:t xml:space="preserve"> </w:t>
      </w:r>
      <w:proofErr w:type="gramStart"/>
      <w:r w:rsidR="00573801" w:rsidRPr="009148FB">
        <w:t>TXOs</w:t>
      </w:r>
      <w:bookmarkEnd w:id="165"/>
      <w:bookmarkEnd w:id="166"/>
      <w:proofErr w:type="gramEnd"/>
    </w:p>
    <w:p w14:paraId="06869AB3" w14:textId="77777777" w:rsidR="00453E6B" w:rsidRDefault="00453E6B" w:rsidP="00453E6B">
      <w:pPr>
        <w:pStyle w:val="RuleInfo"/>
      </w:pPr>
      <w:r w:rsidRPr="0034671A">
        <w:t>Category</w:t>
      </w:r>
    </w:p>
    <w:p w14:paraId="74E96DA3" w14:textId="50365B6A" w:rsidR="00453E6B" w:rsidRPr="00B93155" w:rsidRDefault="00453E6B" w:rsidP="00C6620A">
      <w:pPr>
        <w:pStyle w:val="ListParagraph"/>
        <w:numPr>
          <w:ilvl w:val="0"/>
          <w:numId w:val="7"/>
        </w:numPr>
      </w:pPr>
      <w:r>
        <w:t>policy</w:t>
      </w:r>
    </w:p>
    <w:p w14:paraId="3A1FF14A" w14:textId="77777777" w:rsidR="00453E6B" w:rsidRPr="00B93155" w:rsidRDefault="00453E6B" w:rsidP="00453E6B">
      <w:pPr>
        <w:pStyle w:val="RuleInfo"/>
      </w:pPr>
      <w:r w:rsidRPr="00B93155">
        <w:t>Error</w:t>
      </w:r>
    </w:p>
    <w:p w14:paraId="76786D16" w14:textId="6F3E2372" w:rsidR="00453E6B" w:rsidRPr="009148FB" w:rsidRDefault="00453E6B" w:rsidP="00C6620A">
      <w:pPr>
        <w:pStyle w:val="ListParagraph"/>
        <w:numPr>
          <w:ilvl w:val="0"/>
          <w:numId w:val="6"/>
        </w:numPr>
        <w:rPr>
          <w:rStyle w:val="SourceText"/>
        </w:rPr>
      </w:pPr>
      <w:r w:rsidRPr="009148FB">
        <w:rPr>
          <w:rStyle w:val="SourceText"/>
        </w:rPr>
        <w:t>bad-txns-inputs-frozen</w:t>
      </w:r>
    </w:p>
    <w:p w14:paraId="04FDD098" w14:textId="77777777" w:rsidR="00453E6B" w:rsidRDefault="00453E6B" w:rsidP="00453E6B">
      <w:pPr>
        <w:pStyle w:val="RuleInfo"/>
      </w:pPr>
      <w:r>
        <w:t>Inputs</w:t>
      </w:r>
    </w:p>
    <w:p w14:paraId="18380467" w14:textId="505DD277" w:rsidR="00453E6B" w:rsidRDefault="00453E6B" w:rsidP="00C6620A">
      <w:pPr>
        <w:pStyle w:val="ListParagraph"/>
        <w:numPr>
          <w:ilvl w:val="0"/>
          <w:numId w:val="5"/>
        </w:numPr>
      </w:pPr>
      <w:r>
        <w:t>transaction</w:t>
      </w:r>
    </w:p>
    <w:p w14:paraId="3A5FFAB8" w14:textId="1416A8FB" w:rsidR="00453E6B" w:rsidRDefault="00453E6B" w:rsidP="00C6620A">
      <w:pPr>
        <w:pStyle w:val="ListParagraph"/>
        <w:numPr>
          <w:ilvl w:val="0"/>
          <w:numId w:val="5"/>
        </w:numPr>
      </w:pPr>
      <w:r>
        <w:t xml:space="preserve">frozen </w:t>
      </w:r>
      <w:r w:rsidR="003A41FB">
        <w:t>TXO DB</w:t>
      </w:r>
    </w:p>
    <w:p w14:paraId="0697BEFD" w14:textId="6A2FDE0E" w:rsidR="00453E6B" w:rsidRPr="009148FB" w:rsidRDefault="00EF7A8D" w:rsidP="00EF7A8D">
      <w:pPr>
        <w:pStyle w:val="RuleInfo"/>
      </w:pPr>
      <w:r w:rsidRPr="009148FB">
        <w:t>Notes</w:t>
      </w:r>
    </w:p>
    <w:p w14:paraId="0305122D" w14:textId="15B74652" w:rsidR="00EF698E" w:rsidRPr="009148FB" w:rsidRDefault="21185759" w:rsidP="00EF7A8D">
      <w:r>
        <w:t>If check fails</w:t>
      </w:r>
      <w:r w:rsidR="6265C7F4">
        <w:t xml:space="preserve">, </w:t>
      </w:r>
      <w:commentRangeStart w:id="167"/>
      <w:r w:rsidR="4C3B33C4">
        <w:t>validation is aborted</w:t>
      </w:r>
      <w:commentRangeEnd w:id="167"/>
      <w:r w:rsidR="005D5997">
        <w:rPr>
          <w:rStyle w:val="CommentReference"/>
        </w:rPr>
        <w:commentReference w:id="167"/>
      </w:r>
      <w:r w:rsidR="4C3B33C4">
        <w:t xml:space="preserve"> but </w:t>
      </w:r>
      <w:r w:rsidR="6265C7F4">
        <w:t>the block is not considered invalid</w:t>
      </w:r>
      <w:r w:rsidR="30D3F14B">
        <w:t xml:space="preserve">. It </w:t>
      </w:r>
      <w:r w:rsidR="65FC0B7D">
        <w:t>i</w:t>
      </w:r>
      <w:r w:rsidR="4C3B33C4">
        <w:t xml:space="preserve">s </w:t>
      </w:r>
      <w:r w:rsidR="6618552D">
        <w:t xml:space="preserve">instead </w:t>
      </w:r>
      <w:r w:rsidR="6265C7F4">
        <w:t xml:space="preserve">marked as </w:t>
      </w:r>
      <w:r w:rsidR="715FCC6B">
        <w:t>‘</w:t>
      </w:r>
      <w:r w:rsidR="6265C7F4">
        <w:t>soft consensus frozen</w:t>
      </w:r>
      <w:r w:rsidR="715FCC6B">
        <w:t>’</w:t>
      </w:r>
      <w:r w:rsidR="6265C7F4">
        <w:t xml:space="preserve"> for </w:t>
      </w:r>
      <w:r w:rsidR="6240D930">
        <w:t xml:space="preserve">specific </w:t>
      </w:r>
      <w:r w:rsidR="6265C7F4">
        <w:t>number of blocks</w:t>
      </w:r>
      <w:r w:rsidR="43EE57EB">
        <w:t xml:space="preserve"> and will not be considered </w:t>
      </w:r>
      <w:r w:rsidR="749EB8EB">
        <w:t xml:space="preserve">for active </w:t>
      </w:r>
      <w:r w:rsidR="43EE57EB">
        <w:t xml:space="preserve">chain tip </w:t>
      </w:r>
      <w:r w:rsidR="715FCC6B">
        <w:t xml:space="preserve">unless </w:t>
      </w:r>
      <w:r w:rsidR="43EE57EB">
        <w:t xml:space="preserve">more </w:t>
      </w:r>
      <w:r w:rsidR="1EACFAEA">
        <w:t>than this number of descendant blocks are mined after</w:t>
      </w:r>
      <w:r w:rsidR="43EE57EB">
        <w:t xml:space="preserve"> it. If this happens, </w:t>
      </w:r>
      <w:r w:rsidR="3CAC4C5E">
        <w:t xml:space="preserve">block </w:t>
      </w:r>
      <w:r w:rsidR="6B15D27A">
        <w:t xml:space="preserve">validation is repeated </w:t>
      </w:r>
      <w:r w:rsidR="395EA20E">
        <w:t xml:space="preserve">without checking this </w:t>
      </w:r>
      <w:r w:rsidR="3CAC4C5E">
        <w:t>rule.</w:t>
      </w:r>
    </w:p>
    <w:p w14:paraId="6986D120" w14:textId="1BE0F4F4" w:rsidR="001C31AC" w:rsidRPr="009148FB" w:rsidRDefault="001C31AC" w:rsidP="001C31AC">
      <w:pPr>
        <w:pStyle w:val="Heading2"/>
      </w:pPr>
      <w:bookmarkStart w:id="168" w:name="_Toc88831331"/>
      <w:r w:rsidRPr="009148FB">
        <w:t>Transaction level rules in mempool</w:t>
      </w:r>
      <w:bookmarkEnd w:id="168"/>
    </w:p>
    <w:p w14:paraId="19B512AD" w14:textId="67D3F827" w:rsidR="00036EE8" w:rsidRPr="009148FB" w:rsidRDefault="00032AA8" w:rsidP="00032AA8">
      <w:r w:rsidRPr="009148FB">
        <w:t>These rules apply to transactions in mempool.</w:t>
      </w:r>
      <w:r w:rsidR="00036EE8" w:rsidRPr="009148FB">
        <w:t xml:space="preserve"> They are used to guarantee that a block created from transactions in mempool will be valid</w:t>
      </w:r>
      <w:r w:rsidR="009148FB">
        <w:rPr>
          <w:rStyle w:val="FootnoteReference"/>
        </w:rPr>
        <w:footnoteReference w:id="11"/>
      </w:r>
      <w:r w:rsidR="00B62B3D" w:rsidRPr="009148FB">
        <w:t>. In addition, they are also used</w:t>
      </w:r>
      <w:r w:rsidR="00372887" w:rsidRPr="009148FB">
        <w:t xml:space="preserve"> to enforce node specific policy limitations.</w:t>
      </w:r>
    </w:p>
    <w:p w14:paraId="2DE9EB27" w14:textId="35D481E1" w:rsidR="00740A74" w:rsidRPr="009148FB" w:rsidRDefault="00740A74" w:rsidP="00740A74">
      <w:r w:rsidRPr="009148FB">
        <w:t xml:space="preserve">All rules </w:t>
      </w:r>
      <w:r w:rsidR="00AE1520" w:rsidRPr="009148FB">
        <w:t xml:space="preserve">in this chapter </w:t>
      </w:r>
      <w:r w:rsidRPr="009148FB">
        <w:t>assume that genesis is activated.</w:t>
      </w:r>
    </w:p>
    <w:p w14:paraId="64B2C95E" w14:textId="3F854712" w:rsidR="007C0677" w:rsidRPr="00F30C13" w:rsidRDefault="008D0C12" w:rsidP="007C0677">
      <w:pPr>
        <w:pStyle w:val="Heading3"/>
      </w:pPr>
      <w:bookmarkStart w:id="169" w:name="_Ref88743992"/>
      <w:bookmarkStart w:id="170" w:name="_Toc88831332"/>
      <w:r w:rsidRPr="00F30C13">
        <w:t>R</w:t>
      </w:r>
      <w:r w:rsidR="006C57F9" w:rsidRPr="00F30C13">
        <w:t>M</w:t>
      </w:r>
      <w:r w:rsidRPr="00F30C13">
        <w:t>T21</w:t>
      </w:r>
      <w:r w:rsidR="00D62A84">
        <w:t>1</w:t>
      </w:r>
      <w:r w:rsidRPr="00F30C13">
        <w:t xml:space="preserve">: </w:t>
      </w:r>
      <w:r w:rsidR="00A10C47" w:rsidRPr="00A10C47">
        <w:t xml:space="preserve">Transaction must be syntactically </w:t>
      </w:r>
      <w:proofErr w:type="gramStart"/>
      <w:r w:rsidR="00A10C47" w:rsidRPr="00A10C47">
        <w:t>valid</w:t>
      </w:r>
      <w:bookmarkEnd w:id="169"/>
      <w:bookmarkEnd w:id="170"/>
      <w:proofErr w:type="gramEnd"/>
    </w:p>
    <w:p w14:paraId="351242E1" w14:textId="5786D61A" w:rsidR="002E190D" w:rsidRPr="00F30C13" w:rsidRDefault="00C70CD4" w:rsidP="00032AA8">
      <w:r w:rsidRPr="00F30C13">
        <w:t>Same as</w:t>
      </w:r>
      <w:r w:rsidR="00713B57" w:rsidRPr="00F30C13">
        <w:t xml:space="preserve"> rule</w:t>
      </w:r>
      <w:r w:rsidR="00D62A84">
        <w:t xml:space="preserve"> </w:t>
      </w:r>
      <w:r w:rsidR="00D62A84">
        <w:fldChar w:fldCharType="begin"/>
      </w:r>
      <w:r w:rsidR="00D62A84">
        <w:instrText xml:space="preserve"> REF Rule211 \h </w:instrText>
      </w:r>
      <w:r w:rsidR="00D62A84">
        <w:fldChar w:fldCharType="separate"/>
      </w:r>
      <w:r w:rsidR="00443526" w:rsidRPr="00417AD3">
        <w:t>RBT211</w:t>
      </w:r>
      <w:r w:rsidR="00D62A84">
        <w:fldChar w:fldCharType="end"/>
      </w:r>
      <w:r w:rsidR="00713B57" w:rsidRPr="00F30C13">
        <w:t>.</w:t>
      </w:r>
    </w:p>
    <w:p w14:paraId="38223208" w14:textId="24B81018" w:rsidR="00B03065" w:rsidRPr="00F30C13" w:rsidRDefault="00B03065" w:rsidP="00B03065">
      <w:pPr>
        <w:pStyle w:val="Heading3"/>
      </w:pPr>
      <w:bookmarkStart w:id="171" w:name="_Ref88743997"/>
      <w:bookmarkStart w:id="172" w:name="_Toc88831333"/>
      <w:r w:rsidRPr="00F30C13">
        <w:t xml:space="preserve">RMT221: Transaction must not be </w:t>
      </w:r>
      <w:proofErr w:type="gramStart"/>
      <w:r w:rsidRPr="00F30C13">
        <w:t>coinbase</w:t>
      </w:r>
      <w:bookmarkEnd w:id="171"/>
      <w:bookmarkEnd w:id="172"/>
      <w:proofErr w:type="gramEnd"/>
    </w:p>
    <w:p w14:paraId="082CC22F" w14:textId="24E53834" w:rsidR="00B03065" w:rsidRPr="00F30C13" w:rsidRDefault="00B03065" w:rsidP="00FC4ED2">
      <w:r w:rsidRPr="00F30C13">
        <w:t xml:space="preserve">Same as rule </w:t>
      </w:r>
      <w:r w:rsidRPr="00F30C13">
        <w:fldChar w:fldCharType="begin"/>
      </w:r>
      <w:r w:rsidRPr="00F30C13">
        <w:instrText xml:space="preserve"> REF Rule221 \h </w:instrText>
      </w:r>
      <w:r w:rsidRPr="00F30C13">
        <w:fldChar w:fldCharType="separate"/>
      </w:r>
      <w:r w:rsidR="00443526" w:rsidRPr="00B9767B">
        <w:t>RBT221</w:t>
      </w:r>
      <w:r w:rsidRPr="00F30C13">
        <w:fldChar w:fldCharType="end"/>
      </w:r>
      <w:r w:rsidRPr="00F30C13">
        <w:t>.</w:t>
      </w:r>
    </w:p>
    <w:p w14:paraId="53D86936" w14:textId="7989C2FF" w:rsidR="003E1E79" w:rsidRPr="00F30C13" w:rsidRDefault="003E1E79" w:rsidP="003E1E79">
      <w:pPr>
        <w:pStyle w:val="Heading3"/>
      </w:pPr>
      <w:bookmarkStart w:id="173" w:name="_Ref88744001"/>
      <w:bookmarkStart w:id="174" w:name="_Toc88831334"/>
      <w:r w:rsidRPr="00F30C13">
        <w:t xml:space="preserve">RMT222: No output must be </w:t>
      </w:r>
      <w:proofErr w:type="gramStart"/>
      <w:r w:rsidRPr="00F30C13">
        <w:t>P2SH</w:t>
      </w:r>
      <w:bookmarkEnd w:id="173"/>
      <w:bookmarkEnd w:id="174"/>
      <w:proofErr w:type="gramEnd"/>
    </w:p>
    <w:p w14:paraId="78CB1EA4" w14:textId="5EBC9C5C" w:rsidR="006215C3" w:rsidRPr="00F30C13" w:rsidRDefault="003E1E79" w:rsidP="00032AA8">
      <w:r w:rsidRPr="00F30C13">
        <w:t xml:space="preserve">Same as rule </w:t>
      </w:r>
      <w:r w:rsidRPr="00F30C13">
        <w:fldChar w:fldCharType="begin"/>
      </w:r>
      <w:r w:rsidRPr="00F30C13">
        <w:instrText xml:space="preserve"> REF Rule222 \h </w:instrText>
      </w:r>
      <w:r w:rsidRPr="00F30C13">
        <w:fldChar w:fldCharType="separate"/>
      </w:r>
      <w:r w:rsidR="00443526" w:rsidRPr="00B9767B">
        <w:t>RBT222</w:t>
      </w:r>
      <w:r w:rsidRPr="00F30C13">
        <w:fldChar w:fldCharType="end"/>
      </w:r>
      <w:r w:rsidR="00042342" w:rsidRPr="00F30C13">
        <w:t>.</w:t>
      </w:r>
    </w:p>
    <w:p w14:paraId="489A7815" w14:textId="4D7FCFB1" w:rsidR="00F45F72" w:rsidRPr="00F30C13" w:rsidRDefault="00F45F72" w:rsidP="00F45F72">
      <w:pPr>
        <w:pStyle w:val="Heading3"/>
      </w:pPr>
      <w:bookmarkStart w:id="175" w:name="_Ref88744006"/>
      <w:bookmarkStart w:id="176" w:name="_Toc88831335"/>
      <w:r w:rsidRPr="00F30C13">
        <w:t>R</w:t>
      </w:r>
      <w:r w:rsidR="000257EE" w:rsidRPr="00F30C13">
        <w:t>M</w:t>
      </w:r>
      <w:r w:rsidRPr="00F30C13">
        <w:t xml:space="preserve">T223: No input must be NULL or </w:t>
      </w:r>
      <w:proofErr w:type="gramStart"/>
      <w:r w:rsidRPr="00F30C13">
        <w:t>duplicated</w:t>
      </w:r>
      <w:bookmarkEnd w:id="175"/>
      <w:bookmarkEnd w:id="176"/>
      <w:proofErr w:type="gramEnd"/>
    </w:p>
    <w:p w14:paraId="4E7526E4" w14:textId="3C920A07" w:rsidR="00F45F72" w:rsidRPr="00F30C13" w:rsidRDefault="00F45F72" w:rsidP="00F45F72">
      <w:r w:rsidRPr="00F30C13">
        <w:t xml:space="preserve">Same as rule </w:t>
      </w:r>
      <w:r w:rsidRPr="00F30C13">
        <w:fldChar w:fldCharType="begin"/>
      </w:r>
      <w:r w:rsidRPr="00F30C13">
        <w:instrText xml:space="preserve"> REF Rule223 \h </w:instrText>
      </w:r>
      <w:r w:rsidRPr="00F30C13">
        <w:fldChar w:fldCharType="separate"/>
      </w:r>
      <w:r w:rsidR="00443526" w:rsidRPr="006C656B">
        <w:t>RBT223</w:t>
      </w:r>
      <w:r w:rsidRPr="00F30C13">
        <w:fldChar w:fldCharType="end"/>
      </w:r>
      <w:r w:rsidRPr="00F30C13">
        <w:t>.</w:t>
      </w:r>
    </w:p>
    <w:p w14:paraId="71C09C7F" w14:textId="6D927128" w:rsidR="00BF6FE8" w:rsidRPr="00F30C13" w:rsidRDefault="00BF6FE8" w:rsidP="00BF6FE8">
      <w:pPr>
        <w:pStyle w:val="Heading3"/>
      </w:pPr>
      <w:bookmarkStart w:id="177" w:name="_Ref88744010"/>
      <w:bookmarkStart w:id="178" w:name="_Toc88831336"/>
      <w:r w:rsidRPr="00F30C13">
        <w:t xml:space="preserve">RMT241: </w:t>
      </w:r>
      <w:r w:rsidR="00395E0E" w:rsidRPr="00F30C13">
        <w:t>Check if t</w:t>
      </w:r>
      <w:r w:rsidRPr="00F30C13">
        <w:t xml:space="preserve">ransaction </w:t>
      </w:r>
      <w:r w:rsidR="00395E0E" w:rsidRPr="00F30C13">
        <w:t xml:space="preserve">is </w:t>
      </w:r>
      <w:proofErr w:type="gramStart"/>
      <w:r w:rsidRPr="00F30C13">
        <w:t>standard</w:t>
      </w:r>
      <w:bookmarkEnd w:id="177"/>
      <w:bookmarkEnd w:id="178"/>
      <w:proofErr w:type="gramEnd"/>
    </w:p>
    <w:p w14:paraId="326833E1" w14:textId="77777777" w:rsidR="00A619E8" w:rsidRDefault="00A619E8" w:rsidP="00A619E8">
      <w:pPr>
        <w:pStyle w:val="RuleInfo"/>
      </w:pPr>
      <w:r w:rsidRPr="0034671A">
        <w:t>Category</w:t>
      </w:r>
    </w:p>
    <w:p w14:paraId="629B0DB6" w14:textId="7C9A691C" w:rsidR="00A619E8" w:rsidRDefault="00A619E8" w:rsidP="00C6620A">
      <w:pPr>
        <w:pStyle w:val="ListParagraph"/>
        <w:numPr>
          <w:ilvl w:val="0"/>
          <w:numId w:val="7"/>
        </w:numPr>
      </w:pPr>
      <w:r>
        <w:t>policy</w:t>
      </w:r>
    </w:p>
    <w:p w14:paraId="63BB9EB4" w14:textId="4AB94D19" w:rsidR="00A619E8" w:rsidRDefault="00A619E8" w:rsidP="00A619E8">
      <w:pPr>
        <w:pStyle w:val="RuleInfo"/>
      </w:pPr>
      <w:r w:rsidRPr="00B93155">
        <w:t>Error</w:t>
      </w:r>
    </w:p>
    <w:p w14:paraId="32E4A2C5" w14:textId="02A0CBC7" w:rsidR="00AC3F45" w:rsidRDefault="00AC3F45" w:rsidP="00C6620A">
      <w:pPr>
        <w:pStyle w:val="ListParagraph"/>
        <w:numPr>
          <w:ilvl w:val="0"/>
          <w:numId w:val="15"/>
        </w:numPr>
        <w:rPr>
          <w:rStyle w:val="SourceText"/>
        </w:rPr>
      </w:pPr>
      <w:r w:rsidRPr="00AC3F45">
        <w:rPr>
          <w:rStyle w:val="SourceText"/>
        </w:rPr>
        <w:t>version</w:t>
      </w:r>
    </w:p>
    <w:p w14:paraId="6DB634CE" w14:textId="271D9E2F" w:rsidR="00AC3F45" w:rsidRDefault="00AC3F45" w:rsidP="00C6620A">
      <w:pPr>
        <w:pStyle w:val="ListParagraph"/>
        <w:numPr>
          <w:ilvl w:val="0"/>
          <w:numId w:val="15"/>
        </w:numPr>
        <w:rPr>
          <w:rFonts w:ascii="Liberation Mono" w:eastAsia="DejaVu Sans Mono" w:hAnsi="Liberation Mono" w:cs="Liberation Mono"/>
          <w:noProof/>
        </w:rPr>
      </w:pPr>
      <w:r w:rsidRPr="00AC3F45">
        <w:rPr>
          <w:rFonts w:ascii="Liberation Mono" w:eastAsia="DejaVu Sans Mono" w:hAnsi="Liberation Mono" w:cs="Liberation Mono"/>
          <w:noProof/>
        </w:rPr>
        <w:t>tx-size</w:t>
      </w:r>
    </w:p>
    <w:p w14:paraId="3D610CEC" w14:textId="5803B39B" w:rsidR="00AC3F45" w:rsidRDefault="00AC3F45" w:rsidP="00C6620A">
      <w:pPr>
        <w:pStyle w:val="ListParagraph"/>
        <w:numPr>
          <w:ilvl w:val="0"/>
          <w:numId w:val="15"/>
        </w:numPr>
        <w:rPr>
          <w:rFonts w:ascii="Liberation Mono" w:eastAsia="DejaVu Sans Mono" w:hAnsi="Liberation Mono" w:cs="Liberation Mono"/>
          <w:noProof/>
        </w:rPr>
      </w:pPr>
      <w:r w:rsidRPr="00AC3F45">
        <w:rPr>
          <w:rFonts w:ascii="Liberation Mono" w:eastAsia="DejaVu Sans Mono" w:hAnsi="Liberation Mono" w:cs="Liberation Mono"/>
          <w:noProof/>
        </w:rPr>
        <w:t>scriptsig-not-pushonly</w:t>
      </w:r>
    </w:p>
    <w:p w14:paraId="210E275D" w14:textId="043557BA" w:rsidR="007A4010" w:rsidRDefault="007A4010" w:rsidP="00C6620A">
      <w:pPr>
        <w:pStyle w:val="ListParagraph"/>
        <w:numPr>
          <w:ilvl w:val="0"/>
          <w:numId w:val="15"/>
        </w:numPr>
        <w:rPr>
          <w:rFonts w:ascii="Liberation Mono" w:eastAsia="DejaVu Sans Mono" w:hAnsi="Liberation Mono" w:cs="Liberation Mono"/>
          <w:noProof/>
        </w:rPr>
      </w:pPr>
      <w:r w:rsidRPr="007A4010">
        <w:rPr>
          <w:rFonts w:ascii="Liberation Mono" w:eastAsia="DejaVu Sans Mono" w:hAnsi="Liberation Mono" w:cs="Liberation Mono"/>
          <w:noProof/>
        </w:rPr>
        <w:t>bare-multisig</w:t>
      </w:r>
    </w:p>
    <w:p w14:paraId="0D732B6D" w14:textId="33903ECE" w:rsidR="007A4010" w:rsidRDefault="007A4010" w:rsidP="00C6620A">
      <w:pPr>
        <w:pStyle w:val="ListParagraph"/>
        <w:numPr>
          <w:ilvl w:val="0"/>
          <w:numId w:val="15"/>
        </w:numPr>
        <w:rPr>
          <w:rFonts w:ascii="Liberation Mono" w:eastAsia="DejaVu Sans Mono" w:hAnsi="Liberation Mono" w:cs="Liberation Mono"/>
          <w:noProof/>
        </w:rPr>
      </w:pPr>
      <w:r w:rsidRPr="007A4010">
        <w:rPr>
          <w:rFonts w:ascii="Liberation Mono" w:eastAsia="DejaVu Sans Mono" w:hAnsi="Liberation Mono" w:cs="Liberation Mono"/>
          <w:noProof/>
        </w:rPr>
        <w:t>dust</w:t>
      </w:r>
    </w:p>
    <w:p w14:paraId="3FC626B3" w14:textId="2CF58C06" w:rsidR="007A4010" w:rsidRDefault="007A4010" w:rsidP="00C6620A">
      <w:pPr>
        <w:pStyle w:val="ListParagraph"/>
        <w:numPr>
          <w:ilvl w:val="0"/>
          <w:numId w:val="15"/>
        </w:numPr>
        <w:rPr>
          <w:rFonts w:ascii="Liberation Mono" w:eastAsia="DejaVu Sans Mono" w:hAnsi="Liberation Mono" w:cs="Liberation Mono"/>
          <w:noProof/>
        </w:rPr>
      </w:pPr>
      <w:r w:rsidRPr="007A4010">
        <w:rPr>
          <w:rFonts w:ascii="Liberation Mono" w:eastAsia="DejaVu Sans Mono" w:hAnsi="Liberation Mono" w:cs="Liberation Mono"/>
          <w:noProof/>
        </w:rPr>
        <w:t>datacarrier-size-exceeded</w:t>
      </w:r>
    </w:p>
    <w:p w14:paraId="63098431" w14:textId="6EEBC711" w:rsidR="00482896" w:rsidRPr="00AC3F45" w:rsidRDefault="00482896" w:rsidP="00C6620A">
      <w:pPr>
        <w:pStyle w:val="ListParagraph"/>
        <w:numPr>
          <w:ilvl w:val="0"/>
          <w:numId w:val="15"/>
        </w:numPr>
        <w:rPr>
          <w:rFonts w:ascii="Liberation Mono" w:eastAsia="DejaVu Sans Mono" w:hAnsi="Liberation Mono" w:cs="Liberation Mono"/>
          <w:noProof/>
        </w:rPr>
      </w:pPr>
      <w:r w:rsidRPr="00482896">
        <w:rPr>
          <w:rFonts w:ascii="Liberation Mono" w:eastAsia="DejaVu Sans Mono" w:hAnsi="Liberation Mono" w:cs="Liberation Mono"/>
          <w:noProof/>
        </w:rPr>
        <w:t>scriptpubkey</w:t>
      </w:r>
    </w:p>
    <w:p w14:paraId="2F2F6344" w14:textId="77777777" w:rsidR="00A619E8" w:rsidRDefault="00A619E8" w:rsidP="00A619E8">
      <w:pPr>
        <w:pStyle w:val="RuleInfo"/>
      </w:pPr>
      <w:r>
        <w:t>Inputs</w:t>
      </w:r>
    </w:p>
    <w:p w14:paraId="47FFF734" w14:textId="77777777" w:rsidR="00A619E8" w:rsidRDefault="00A619E8" w:rsidP="00C6620A">
      <w:pPr>
        <w:pStyle w:val="ListParagraph"/>
        <w:numPr>
          <w:ilvl w:val="0"/>
          <w:numId w:val="5"/>
        </w:numPr>
      </w:pPr>
      <w:r>
        <w:t>transaction</w:t>
      </w:r>
    </w:p>
    <w:p w14:paraId="41BB5504" w14:textId="2ED41861" w:rsidR="00A619E8" w:rsidRDefault="00A619E8" w:rsidP="00C6620A">
      <w:pPr>
        <w:pStyle w:val="ListParagraph"/>
        <w:numPr>
          <w:ilvl w:val="0"/>
          <w:numId w:val="5"/>
        </w:numPr>
      </w:pPr>
      <w:r>
        <w:t>mempool</w:t>
      </w:r>
      <w:r w:rsidR="00A41C87">
        <w:t xml:space="preserve"> height</w:t>
      </w:r>
    </w:p>
    <w:p w14:paraId="4ABF6071" w14:textId="7F7FF6DE" w:rsidR="00A619E8" w:rsidRPr="00B93155" w:rsidRDefault="006C0F4B" w:rsidP="006C0F4B">
      <w:pPr>
        <w:pStyle w:val="RuleInfo"/>
      </w:pPr>
      <w:r>
        <w:t>Notes</w:t>
      </w:r>
    </w:p>
    <w:p w14:paraId="0FCB5397" w14:textId="347040DC" w:rsidR="006F3BDC" w:rsidRPr="00F30C13" w:rsidRDefault="726A2AAC" w:rsidP="00BF6FE8">
      <w:commentRangeStart w:id="179"/>
      <w:r>
        <w:t>Transaction is considered standard if and only if all the following is true</w:t>
      </w:r>
      <w:commentRangeEnd w:id="179"/>
      <w:r w:rsidR="007F23D6">
        <w:rPr>
          <w:rStyle w:val="CommentReference"/>
        </w:rPr>
        <w:commentReference w:id="179"/>
      </w:r>
      <w:r>
        <w:t>:</w:t>
      </w:r>
    </w:p>
    <w:p w14:paraId="51751402" w14:textId="7EF37BD6" w:rsidR="007F23D6" w:rsidRPr="00F30C13" w:rsidRDefault="00234178" w:rsidP="00C6620A">
      <w:pPr>
        <w:pStyle w:val="ListParagraph"/>
        <w:numPr>
          <w:ilvl w:val="0"/>
          <w:numId w:val="16"/>
        </w:numPr>
      </w:pPr>
      <w:r w:rsidRPr="00F30C13">
        <w:t xml:space="preserve">Transaction version </w:t>
      </w:r>
      <w:r w:rsidR="00773EC3" w:rsidRPr="00F30C13">
        <w:t xml:space="preserve">is </w:t>
      </w:r>
      <w:r w:rsidRPr="00F30C13">
        <w:t>1 or 2.</w:t>
      </w:r>
    </w:p>
    <w:p w14:paraId="4114CD57" w14:textId="576DD8E4" w:rsidR="00F572C5" w:rsidRPr="00F30C13" w:rsidRDefault="00F93952" w:rsidP="00C6620A">
      <w:pPr>
        <w:pStyle w:val="ListParagraph"/>
        <w:numPr>
          <w:ilvl w:val="0"/>
          <w:numId w:val="16"/>
        </w:numPr>
      </w:pPr>
      <w:r w:rsidRPr="00F30C13">
        <w:t>Serialized t</w:t>
      </w:r>
      <w:r w:rsidR="00CB1434" w:rsidRPr="00F30C13">
        <w:t xml:space="preserve">ransaction size </w:t>
      </w:r>
      <w:r w:rsidR="004938EA" w:rsidRPr="00F30C13">
        <w:t xml:space="preserve">is </w:t>
      </w:r>
      <w:r w:rsidR="00DA76B1" w:rsidRPr="00F30C13">
        <w:t xml:space="preserve">not larger </w:t>
      </w:r>
      <w:r w:rsidR="00CB1434" w:rsidRPr="00F30C13">
        <w:t xml:space="preserve">than maximum specified </w:t>
      </w:r>
      <w:r w:rsidR="00D20FB5" w:rsidRPr="00F30C13">
        <w:t xml:space="preserve">in </w:t>
      </w:r>
      <w:r w:rsidR="00CB1434" w:rsidRPr="00F30C13">
        <w:t>node policy</w:t>
      </w:r>
      <w:r w:rsidR="00374DEF" w:rsidRPr="00F30C13">
        <w:t xml:space="preserve"> </w:t>
      </w:r>
      <w:r w:rsidR="00374DEF" w:rsidRPr="00F30C13">
        <w:rPr>
          <w:noProof/>
        </w:rPr>
        <w:t>(maxtxsizepolicy)</w:t>
      </w:r>
      <w:r w:rsidR="00374DEF" w:rsidRPr="00F30C13">
        <w:t>.</w:t>
      </w:r>
    </w:p>
    <w:p w14:paraId="223ABC33" w14:textId="2E68B777" w:rsidR="00322A68" w:rsidRPr="00897B38" w:rsidRDefault="00C4268A" w:rsidP="00C6620A">
      <w:pPr>
        <w:pStyle w:val="ListParagraph"/>
        <w:numPr>
          <w:ilvl w:val="0"/>
          <w:numId w:val="16"/>
        </w:numPr>
      </w:pPr>
      <w:r w:rsidRPr="00897B38">
        <w:t xml:space="preserve">All input </w:t>
      </w:r>
      <w:r w:rsidR="00FB7144" w:rsidRPr="00897B38">
        <w:t xml:space="preserve">scripts </w:t>
      </w:r>
      <w:r w:rsidR="00142F74" w:rsidRPr="00897B38">
        <w:rPr>
          <w:rStyle w:val="SourceText"/>
        </w:rPr>
        <w:t>scriptSig</w:t>
      </w:r>
      <w:r w:rsidR="00142F74" w:rsidRPr="00897B38">
        <w:t xml:space="preserve"> </w:t>
      </w:r>
      <w:r w:rsidR="00FB7144" w:rsidRPr="00897B38">
        <w:t xml:space="preserve">are </w:t>
      </w:r>
      <w:r w:rsidRPr="00897B38">
        <w:t>push-only</w:t>
      </w:r>
      <w:r w:rsidR="00044C48" w:rsidRPr="00897B38">
        <w:t>.</w:t>
      </w:r>
    </w:p>
    <w:p w14:paraId="41B063F9" w14:textId="7F0C3C6A" w:rsidR="006F2E4B" w:rsidRPr="00897B38" w:rsidRDefault="006F2E4B" w:rsidP="00C6620A">
      <w:pPr>
        <w:pStyle w:val="ListParagraph"/>
        <w:numPr>
          <w:ilvl w:val="0"/>
          <w:numId w:val="16"/>
        </w:numPr>
      </w:pPr>
      <w:r w:rsidRPr="00897B38">
        <w:t>If any output script is MULTISIG, it must be</w:t>
      </w:r>
      <w:r w:rsidR="004B3090" w:rsidRPr="00897B38">
        <w:t xml:space="preserve"> allowed in node policy</w:t>
      </w:r>
      <w:r w:rsidR="008E1AF1" w:rsidRPr="00897B38">
        <w:t xml:space="preserve"> </w:t>
      </w:r>
      <w:r w:rsidR="008E1AF1" w:rsidRPr="00897B38">
        <w:rPr>
          <w:noProof/>
        </w:rPr>
        <w:t>(permitbaremultisig)</w:t>
      </w:r>
      <w:r w:rsidR="008E1AF1" w:rsidRPr="00897B38">
        <w:t>.</w:t>
      </w:r>
    </w:p>
    <w:p w14:paraId="1376B0D0" w14:textId="64AB1BB3" w:rsidR="000A79DE" w:rsidRPr="00897B38" w:rsidRDefault="000062AF" w:rsidP="00C6620A">
      <w:pPr>
        <w:pStyle w:val="ListParagraph"/>
        <w:numPr>
          <w:ilvl w:val="0"/>
          <w:numId w:val="16"/>
        </w:numPr>
      </w:pPr>
      <w:commentRangeStart w:id="180"/>
      <w:r w:rsidRPr="00897B38">
        <w:t xml:space="preserve">Amount in all </w:t>
      </w:r>
      <w:r w:rsidR="00130785" w:rsidRPr="00897B38">
        <w:t>(except un</w:t>
      </w:r>
      <w:r w:rsidR="00486339" w:rsidRPr="00897B38">
        <w:t>-</w:t>
      </w:r>
      <w:r w:rsidR="00130785" w:rsidRPr="00897B38">
        <w:t>spendable</w:t>
      </w:r>
      <w:r w:rsidR="00DD2A72" w:rsidRPr="00897B38">
        <w:t xml:space="preserve"> OP_RETURN</w:t>
      </w:r>
      <w:r w:rsidR="00130785" w:rsidRPr="00897B38">
        <w:t xml:space="preserve">) </w:t>
      </w:r>
      <w:r w:rsidRPr="00897B38">
        <w:t>outputs</w:t>
      </w:r>
      <w:r w:rsidR="00130785" w:rsidRPr="00897B38">
        <w:t xml:space="preserve"> </w:t>
      </w:r>
      <w:r w:rsidRPr="00897B38">
        <w:t xml:space="preserve">is not smaller </w:t>
      </w:r>
      <w:r w:rsidR="00A61186" w:rsidRPr="00897B38">
        <w:t xml:space="preserve">than </w:t>
      </w:r>
      <w:r w:rsidR="00A1533E" w:rsidRPr="00897B38">
        <w:t>dust</w:t>
      </w:r>
      <w:r w:rsidR="00A61186" w:rsidRPr="00897B38">
        <w:t xml:space="preserve"> </w:t>
      </w:r>
      <w:r w:rsidR="00E3061E" w:rsidRPr="00897B38">
        <w:t>threshold</w:t>
      </w:r>
      <w:r w:rsidR="00B26372" w:rsidRPr="00897B38">
        <w:t>.</w:t>
      </w:r>
      <w:r w:rsidR="001239DD" w:rsidRPr="00897B38">
        <w:t xml:space="preserve"> </w:t>
      </w:r>
      <w:r w:rsidR="00E973B9" w:rsidRPr="00897B38">
        <w:t xml:space="preserve">Value of dust </w:t>
      </w:r>
      <w:r w:rsidR="003D1E0D" w:rsidRPr="00897B38">
        <w:t xml:space="preserve">threshold </w:t>
      </w:r>
      <w:r w:rsidR="00E973B9" w:rsidRPr="00897B38">
        <w:t xml:space="preserve">is </w:t>
      </w:r>
      <w:r w:rsidR="000340CF" w:rsidRPr="00897B38">
        <w:t xml:space="preserve">calculated from </w:t>
      </w:r>
      <w:r w:rsidR="00C65DAE" w:rsidRPr="00897B38">
        <w:t xml:space="preserve">serialized transaction size </w:t>
      </w:r>
      <w:r w:rsidR="000877EA" w:rsidRPr="00897B38">
        <w:t xml:space="preserve">and </w:t>
      </w:r>
      <w:r w:rsidR="000340CF" w:rsidRPr="00897B38">
        <w:t xml:space="preserve">policy parameters </w:t>
      </w:r>
      <w:r w:rsidR="003D1E0D" w:rsidRPr="00897B38">
        <w:rPr>
          <w:noProof/>
        </w:rPr>
        <w:t>(dustlimitfactor, dustrelayfee)</w:t>
      </w:r>
      <w:r w:rsidR="00E973B9" w:rsidRPr="00897B38">
        <w:t>.</w:t>
      </w:r>
      <w:commentRangeEnd w:id="180"/>
      <w:r w:rsidR="00836B11">
        <w:rPr>
          <w:rStyle w:val="CommentReference"/>
        </w:rPr>
        <w:commentReference w:id="180"/>
      </w:r>
    </w:p>
    <w:p w14:paraId="43A21706" w14:textId="7EFA33B8" w:rsidR="00FB7E27" w:rsidRPr="00897B38" w:rsidRDefault="00FB7E27" w:rsidP="00C6620A">
      <w:pPr>
        <w:pStyle w:val="ListParagraph"/>
        <w:numPr>
          <w:ilvl w:val="0"/>
          <w:numId w:val="16"/>
        </w:numPr>
      </w:pPr>
      <w:r w:rsidRPr="00897B38">
        <w:t xml:space="preserve">Cumulative size of all </w:t>
      </w:r>
      <w:r w:rsidR="003837FA" w:rsidRPr="00897B38">
        <w:t xml:space="preserve">un-spendable </w:t>
      </w:r>
      <w:r w:rsidRPr="00897B38">
        <w:t xml:space="preserve">OP_RETURN outputs is not larger than specified in node policy </w:t>
      </w:r>
      <w:r w:rsidRPr="00897B38">
        <w:rPr>
          <w:noProof/>
        </w:rPr>
        <w:t>(datacarriersize)</w:t>
      </w:r>
      <w:r w:rsidRPr="00897B38">
        <w:t>.</w:t>
      </w:r>
    </w:p>
    <w:p w14:paraId="34432365" w14:textId="57DB387D" w:rsidR="000A1271" w:rsidRPr="002C7329" w:rsidRDefault="000A1271" w:rsidP="00C6620A">
      <w:pPr>
        <w:pStyle w:val="ListParagraph"/>
        <w:numPr>
          <w:ilvl w:val="0"/>
          <w:numId w:val="16"/>
        </w:numPr>
      </w:pPr>
      <w:r w:rsidRPr="002C7329">
        <w:t xml:space="preserve">All output scripts </w:t>
      </w:r>
      <w:r w:rsidRPr="002C7329">
        <w:rPr>
          <w:rStyle w:val="SourceText"/>
        </w:rPr>
        <w:t>scriptPubKey</w:t>
      </w:r>
      <w:r w:rsidRPr="002C7329">
        <w:t xml:space="preserve"> are standard.</w:t>
      </w:r>
    </w:p>
    <w:p w14:paraId="42D4661B" w14:textId="64CF83CD" w:rsidR="00B67EF4" w:rsidRPr="002C7329" w:rsidRDefault="00B67EF4" w:rsidP="00F834FC">
      <w:r w:rsidRPr="002C7329">
        <w:t xml:space="preserve">Output script is considered standard if </w:t>
      </w:r>
      <w:r w:rsidR="006529CF" w:rsidRPr="002C7329">
        <w:t xml:space="preserve">and only if </w:t>
      </w:r>
      <w:r w:rsidRPr="002C7329">
        <w:t>all the following is true:</w:t>
      </w:r>
    </w:p>
    <w:p w14:paraId="3D052521" w14:textId="342BC1A3" w:rsidR="00ED277C" w:rsidRPr="002C7329" w:rsidRDefault="00ED277C" w:rsidP="00C6620A">
      <w:pPr>
        <w:pStyle w:val="ListParagraph"/>
        <w:numPr>
          <w:ilvl w:val="0"/>
          <w:numId w:val="18"/>
        </w:numPr>
      </w:pPr>
      <w:r w:rsidRPr="002C7329">
        <w:t>Is standard as specified by script engine.</w:t>
      </w:r>
    </w:p>
    <w:p w14:paraId="14B22261" w14:textId="6B15C3CB" w:rsidR="00CE3445" w:rsidRPr="002C7329" w:rsidRDefault="002C0C21" w:rsidP="00C6620A">
      <w:pPr>
        <w:pStyle w:val="ListParagraph"/>
        <w:numPr>
          <w:ilvl w:val="0"/>
          <w:numId w:val="18"/>
        </w:numPr>
      </w:pPr>
      <w:r w:rsidRPr="002C7329">
        <w:t>Is not MULTISIG</w:t>
      </w:r>
      <w:r w:rsidR="00341566" w:rsidRPr="002C7329">
        <w:t xml:space="preserve"> or </w:t>
      </w:r>
      <w:r w:rsidR="006F1BFF" w:rsidRPr="002C7329">
        <w:t>is up to x-of-3.</w:t>
      </w:r>
    </w:p>
    <w:p w14:paraId="7AAEEFEA" w14:textId="6BE6EA29" w:rsidR="00B67EF4" w:rsidRPr="002C7329" w:rsidRDefault="00D177EE" w:rsidP="00C6620A">
      <w:pPr>
        <w:pStyle w:val="ListParagraph"/>
        <w:numPr>
          <w:ilvl w:val="0"/>
          <w:numId w:val="18"/>
        </w:numPr>
      </w:pPr>
      <w:r w:rsidRPr="002C7329">
        <w:t>Is not un-spendable OP_RETURN, or relaying data carrier transactions is enabled in node policy</w:t>
      </w:r>
      <w:r w:rsidR="002A7658" w:rsidRPr="002C7329">
        <w:t xml:space="preserve"> </w:t>
      </w:r>
      <w:r w:rsidR="002A7658" w:rsidRPr="002C7329">
        <w:rPr>
          <w:noProof/>
        </w:rPr>
        <w:t>(datacarrier)</w:t>
      </w:r>
      <w:r w:rsidRPr="002C7329">
        <w:t>.</w:t>
      </w:r>
    </w:p>
    <w:p w14:paraId="335E14E7" w14:textId="517B1F7A" w:rsidR="00F834FC" w:rsidRPr="00A87358" w:rsidRDefault="00261FAD" w:rsidP="00F834FC">
      <w:r w:rsidRPr="00A87358">
        <w:t xml:space="preserve">Non-standard transaction is </w:t>
      </w:r>
      <w:r w:rsidR="00DA7081" w:rsidRPr="00A87358">
        <w:t xml:space="preserve">only </w:t>
      </w:r>
      <w:r w:rsidRPr="00A87358">
        <w:t>rejected if:</w:t>
      </w:r>
    </w:p>
    <w:p w14:paraId="36C94671" w14:textId="6CBCBBD0" w:rsidR="00261FAD" w:rsidRPr="002C7329" w:rsidRDefault="003A1F6B" w:rsidP="00C6620A">
      <w:pPr>
        <w:pStyle w:val="ListParagraph"/>
        <w:numPr>
          <w:ilvl w:val="0"/>
          <w:numId w:val="17"/>
        </w:numPr>
      </w:pPr>
      <w:r w:rsidRPr="002C7329">
        <w:t xml:space="preserve">Non-standard outputs are not accepted in node policy </w:t>
      </w:r>
      <w:r w:rsidRPr="002C7329">
        <w:rPr>
          <w:noProof/>
        </w:rPr>
        <w:t>(acceptnonstdoutputs)</w:t>
      </w:r>
      <w:r w:rsidR="002C7329">
        <w:rPr>
          <w:rStyle w:val="FootnoteReference"/>
        </w:rPr>
        <w:footnoteReference w:id="12"/>
      </w:r>
      <w:r w:rsidR="00603580" w:rsidRPr="002C7329">
        <w:t xml:space="preserve"> or,</w:t>
      </w:r>
    </w:p>
    <w:p w14:paraId="78C53B6E" w14:textId="77777777" w:rsidR="007E47A0" w:rsidRDefault="00296662" w:rsidP="00C6620A">
      <w:pPr>
        <w:pStyle w:val="ListParagraph"/>
        <w:numPr>
          <w:ilvl w:val="0"/>
          <w:numId w:val="17"/>
        </w:numPr>
      </w:pPr>
      <w:r w:rsidRPr="002C7329">
        <w:t xml:space="preserve">Non-standard transactions are not accepted in </w:t>
      </w:r>
      <w:r w:rsidR="00D8127C" w:rsidRPr="002C7329">
        <w:t xml:space="preserve">node </w:t>
      </w:r>
      <w:r w:rsidRPr="002C7329">
        <w:t xml:space="preserve">policy </w:t>
      </w:r>
      <w:r w:rsidRPr="002C7329">
        <w:rPr>
          <w:noProof/>
        </w:rPr>
        <w:t>(acceptnonstdtxn)</w:t>
      </w:r>
      <w:r w:rsidRPr="002C7329">
        <w:t xml:space="preserve"> and transaction is considered non-standard for reason other th</w:t>
      </w:r>
      <w:r w:rsidR="00165AAC" w:rsidRPr="002C7329">
        <w:t>a</w:t>
      </w:r>
      <w:r w:rsidRPr="002C7329">
        <w:t xml:space="preserve">n </w:t>
      </w:r>
      <w:r w:rsidR="0048342A" w:rsidRPr="002C7329">
        <w:t>having non-standard output</w:t>
      </w:r>
      <w:r w:rsidR="00261DDC" w:rsidRPr="002C7329">
        <w:t xml:space="preserve"> scripts</w:t>
      </w:r>
      <w:r w:rsidR="0048342A" w:rsidRPr="002C7329">
        <w:t>.</w:t>
      </w:r>
    </w:p>
    <w:p w14:paraId="18063B06" w14:textId="7797D1A9" w:rsidR="00836D07" w:rsidRDefault="00E14E5D" w:rsidP="00ED1B17">
      <w:r w:rsidRPr="00DB236B">
        <w:t xml:space="preserve">Value of </w:t>
      </w:r>
      <w:r>
        <w:t xml:space="preserve">the following policy limits may </w:t>
      </w:r>
      <w:r w:rsidRPr="00DB236B">
        <w:t xml:space="preserve">be specific to </w:t>
      </w:r>
      <w:r>
        <w:t xml:space="preserve">the </w:t>
      </w:r>
      <w:r w:rsidRPr="00DB236B">
        <w:t>user sending the transaction:</w:t>
      </w:r>
    </w:p>
    <w:p w14:paraId="137D3859" w14:textId="359009C8" w:rsidR="00E14E5D" w:rsidRDefault="00AB63B1" w:rsidP="00E14E5D">
      <w:pPr>
        <w:pStyle w:val="ListParagraph"/>
        <w:numPr>
          <w:ilvl w:val="0"/>
          <w:numId w:val="34"/>
        </w:numPr>
        <w:rPr>
          <w:noProof/>
        </w:rPr>
      </w:pPr>
      <w:r>
        <w:rPr>
          <w:noProof/>
        </w:rPr>
        <w:t>m</w:t>
      </w:r>
      <w:r w:rsidRPr="00AB63B1">
        <w:rPr>
          <w:noProof/>
        </w:rPr>
        <w:t>axtxsizepolicy</w:t>
      </w:r>
    </w:p>
    <w:p w14:paraId="7C9A9226" w14:textId="77777777" w:rsidR="0090247E" w:rsidRDefault="0090247E" w:rsidP="0090247E">
      <w:pPr>
        <w:pStyle w:val="ListParagraph"/>
        <w:numPr>
          <w:ilvl w:val="0"/>
          <w:numId w:val="34"/>
        </w:numPr>
        <w:rPr>
          <w:noProof/>
        </w:rPr>
      </w:pPr>
      <w:r w:rsidRPr="00B61CBF">
        <w:rPr>
          <w:noProof/>
        </w:rPr>
        <w:t>dustrelayfee</w:t>
      </w:r>
    </w:p>
    <w:p w14:paraId="52ECA5B4" w14:textId="77777777" w:rsidR="0090247E" w:rsidRDefault="0090247E" w:rsidP="0090247E">
      <w:pPr>
        <w:pStyle w:val="ListParagraph"/>
        <w:numPr>
          <w:ilvl w:val="0"/>
          <w:numId w:val="34"/>
        </w:numPr>
        <w:rPr>
          <w:noProof/>
        </w:rPr>
      </w:pPr>
      <w:r w:rsidRPr="00B61CBF">
        <w:rPr>
          <w:noProof/>
        </w:rPr>
        <w:t>dustlimitfactor</w:t>
      </w:r>
    </w:p>
    <w:p w14:paraId="65AA747D" w14:textId="7BFA7879" w:rsidR="00AB63B1" w:rsidRDefault="00960953" w:rsidP="0090247E">
      <w:pPr>
        <w:pStyle w:val="ListParagraph"/>
        <w:numPr>
          <w:ilvl w:val="0"/>
          <w:numId w:val="34"/>
        </w:numPr>
        <w:rPr>
          <w:noProof/>
        </w:rPr>
      </w:pPr>
      <w:r w:rsidRPr="00960953">
        <w:rPr>
          <w:noProof/>
        </w:rPr>
        <w:t>datacarriersize</w:t>
      </w:r>
    </w:p>
    <w:p w14:paraId="2EB69B57" w14:textId="6AA7B7E2" w:rsidR="00406019" w:rsidRDefault="00406019" w:rsidP="0090247E">
      <w:pPr>
        <w:pStyle w:val="ListParagraph"/>
        <w:numPr>
          <w:ilvl w:val="0"/>
          <w:numId w:val="34"/>
        </w:numPr>
        <w:rPr>
          <w:noProof/>
        </w:rPr>
      </w:pPr>
      <w:r w:rsidRPr="00406019">
        <w:rPr>
          <w:noProof/>
        </w:rPr>
        <w:t>datacarrier</w:t>
      </w:r>
    </w:p>
    <w:p w14:paraId="6430800F" w14:textId="78AED981" w:rsidR="00B61CBF" w:rsidRPr="002C7329" w:rsidRDefault="00960953" w:rsidP="006A7DD5">
      <w:pPr>
        <w:pStyle w:val="ListParagraph"/>
        <w:numPr>
          <w:ilvl w:val="0"/>
          <w:numId w:val="34"/>
        </w:numPr>
        <w:rPr>
          <w:noProof/>
        </w:rPr>
      </w:pPr>
      <w:r w:rsidRPr="00960953">
        <w:rPr>
          <w:noProof/>
        </w:rPr>
        <w:t>acceptnonstdoutputs</w:t>
      </w:r>
    </w:p>
    <w:p w14:paraId="5F4F0E66" w14:textId="025EDB60" w:rsidR="009633CE" w:rsidRPr="00A87358" w:rsidRDefault="009633CE" w:rsidP="009633CE">
      <w:pPr>
        <w:pStyle w:val="Heading3"/>
      </w:pPr>
      <w:bookmarkStart w:id="181" w:name="Rule242M"/>
      <w:bookmarkStart w:id="182" w:name="_Ref88744013"/>
      <w:bookmarkStart w:id="183" w:name="_Toc88831337"/>
      <w:r w:rsidRPr="00A87358">
        <w:t>R</w:t>
      </w:r>
      <w:r w:rsidR="007637FF" w:rsidRPr="00A87358">
        <w:t>M</w:t>
      </w:r>
      <w:r w:rsidRPr="00A87358">
        <w:t>T242</w:t>
      </w:r>
      <w:bookmarkEnd w:id="181"/>
      <w:r w:rsidRPr="00A87358">
        <w:t xml:space="preserve">: Non-final transaction must be minable in the next </w:t>
      </w:r>
      <w:proofErr w:type="gramStart"/>
      <w:r w:rsidRPr="00A87358">
        <w:t>block</w:t>
      </w:r>
      <w:bookmarkEnd w:id="182"/>
      <w:bookmarkEnd w:id="183"/>
      <w:proofErr w:type="gramEnd"/>
    </w:p>
    <w:p w14:paraId="76E85A89" w14:textId="77777777" w:rsidR="009633CE" w:rsidRDefault="009633CE" w:rsidP="009633CE">
      <w:pPr>
        <w:pStyle w:val="RuleInfo"/>
      </w:pPr>
      <w:r w:rsidRPr="0034671A">
        <w:t>Category</w:t>
      </w:r>
    </w:p>
    <w:p w14:paraId="4AE620CC" w14:textId="77777777" w:rsidR="009633CE" w:rsidRPr="00B93155" w:rsidRDefault="009633CE" w:rsidP="00C6620A">
      <w:pPr>
        <w:pStyle w:val="ListParagraph"/>
        <w:numPr>
          <w:ilvl w:val="0"/>
          <w:numId w:val="7"/>
        </w:numPr>
      </w:pPr>
      <w:r w:rsidRPr="00B93155">
        <w:t>consensus</w:t>
      </w:r>
    </w:p>
    <w:p w14:paraId="798502A7" w14:textId="77777777" w:rsidR="009633CE" w:rsidRPr="00B93155" w:rsidRDefault="009633CE" w:rsidP="009633CE">
      <w:pPr>
        <w:pStyle w:val="RuleInfo"/>
      </w:pPr>
      <w:r w:rsidRPr="00B93155">
        <w:t>Error</w:t>
      </w:r>
    </w:p>
    <w:p w14:paraId="384F0B60" w14:textId="77777777" w:rsidR="009633CE" w:rsidRPr="00A87358" w:rsidRDefault="009633CE" w:rsidP="00C6620A">
      <w:pPr>
        <w:pStyle w:val="ListParagraph"/>
        <w:numPr>
          <w:ilvl w:val="0"/>
          <w:numId w:val="6"/>
        </w:numPr>
        <w:rPr>
          <w:rStyle w:val="SourceText"/>
        </w:rPr>
      </w:pPr>
      <w:r w:rsidRPr="00A87358">
        <w:rPr>
          <w:rStyle w:val="SourceText"/>
        </w:rPr>
        <w:t>non-final-pool-full/0</w:t>
      </w:r>
    </w:p>
    <w:p w14:paraId="4B743605" w14:textId="77777777" w:rsidR="009633CE" w:rsidRPr="00A87358" w:rsidRDefault="009633CE" w:rsidP="00C6620A">
      <w:pPr>
        <w:pStyle w:val="ListParagraph"/>
        <w:numPr>
          <w:ilvl w:val="0"/>
          <w:numId w:val="6"/>
        </w:numPr>
        <w:rPr>
          <w:rStyle w:val="SourceText"/>
        </w:rPr>
      </w:pPr>
      <w:r w:rsidRPr="00A87358">
        <w:rPr>
          <w:rStyle w:val="SourceText"/>
        </w:rPr>
        <w:t>too-long-non-final-chain/0</w:t>
      </w:r>
    </w:p>
    <w:p w14:paraId="444936FB" w14:textId="77777777" w:rsidR="009633CE" w:rsidRDefault="009633CE" w:rsidP="009633CE">
      <w:pPr>
        <w:pStyle w:val="RuleInfo"/>
      </w:pPr>
      <w:r>
        <w:t>Inputs</w:t>
      </w:r>
    </w:p>
    <w:p w14:paraId="47CF1ADE" w14:textId="77777777" w:rsidR="009633CE" w:rsidRDefault="009633CE" w:rsidP="00C6620A">
      <w:pPr>
        <w:pStyle w:val="ListParagraph"/>
        <w:numPr>
          <w:ilvl w:val="0"/>
          <w:numId w:val="5"/>
        </w:numPr>
      </w:pPr>
      <w:r>
        <w:t>transaction</w:t>
      </w:r>
    </w:p>
    <w:p w14:paraId="6F468EC3" w14:textId="4BC64BC6" w:rsidR="009633CE" w:rsidRDefault="009633CE" w:rsidP="00C6620A">
      <w:pPr>
        <w:pStyle w:val="ListParagraph"/>
        <w:numPr>
          <w:ilvl w:val="0"/>
          <w:numId w:val="5"/>
        </w:numPr>
      </w:pPr>
      <w:r>
        <w:t>mempool</w:t>
      </w:r>
      <w:r w:rsidR="00712AA4">
        <w:t xml:space="preserve"> height</w:t>
      </w:r>
    </w:p>
    <w:p w14:paraId="279C5F7E" w14:textId="232BC4E5" w:rsidR="00341975" w:rsidRDefault="00341975" w:rsidP="00C6620A">
      <w:pPr>
        <w:pStyle w:val="ListParagraph"/>
        <w:numPr>
          <w:ilvl w:val="0"/>
          <w:numId w:val="5"/>
        </w:numPr>
      </w:pPr>
      <w:r>
        <w:t>active chain tip block index</w:t>
      </w:r>
    </w:p>
    <w:p w14:paraId="35082A75" w14:textId="77777777" w:rsidR="00341975" w:rsidRDefault="00341975" w:rsidP="00C6620A">
      <w:pPr>
        <w:pStyle w:val="ListParagraph"/>
        <w:numPr>
          <w:ilvl w:val="0"/>
          <w:numId w:val="5"/>
        </w:numPr>
      </w:pPr>
      <w:r>
        <w:t>chain tracker</w:t>
      </w:r>
    </w:p>
    <w:p w14:paraId="00DFC010" w14:textId="77777777" w:rsidR="009633CE" w:rsidRPr="00A87358" w:rsidRDefault="009633CE" w:rsidP="009633CE">
      <w:pPr>
        <w:pStyle w:val="RuleInfo"/>
      </w:pPr>
      <w:r w:rsidRPr="00A87358">
        <w:t>Notes</w:t>
      </w:r>
    </w:p>
    <w:p w14:paraId="135FB381" w14:textId="1B78C422" w:rsidR="00972DDF" w:rsidRPr="00A87358" w:rsidRDefault="00E96EFD" w:rsidP="00E62AA2">
      <w:r w:rsidRPr="00A87358">
        <w:t>Like</w:t>
      </w:r>
      <w:r w:rsidR="00FE0949" w:rsidRPr="00A87358">
        <w:t xml:space="preserve"> </w:t>
      </w:r>
      <w:r w:rsidR="00E62AA2" w:rsidRPr="00A87358">
        <w:t xml:space="preserve">rule </w:t>
      </w:r>
      <w:r w:rsidR="00E62AA2" w:rsidRPr="00A87358">
        <w:fldChar w:fldCharType="begin"/>
      </w:r>
      <w:r w:rsidR="00E62AA2" w:rsidRPr="00A87358">
        <w:instrText xml:space="preserve"> REF Rule231 \h </w:instrText>
      </w:r>
      <w:r w:rsidR="00E62AA2" w:rsidRPr="00A87358">
        <w:fldChar w:fldCharType="separate"/>
      </w:r>
      <w:r w:rsidR="00443526" w:rsidRPr="00384C5F">
        <w:t>RBT231</w:t>
      </w:r>
      <w:r w:rsidR="00E62AA2" w:rsidRPr="00A87358">
        <w:fldChar w:fldCharType="end"/>
      </w:r>
      <w:r w:rsidR="00E62AA2" w:rsidRPr="00A87358">
        <w:t xml:space="preserve">, except that </w:t>
      </w:r>
      <w:r w:rsidR="00E943AD" w:rsidRPr="00A87358">
        <w:t xml:space="preserve">non-final transaction is </w:t>
      </w:r>
      <w:r w:rsidR="00972DDF" w:rsidRPr="00A87358">
        <w:t>only reject</w:t>
      </w:r>
      <w:r w:rsidR="00E943AD" w:rsidRPr="00A87358">
        <w:t>ed</w:t>
      </w:r>
      <w:r w:rsidR="00972DDF" w:rsidRPr="00A87358">
        <w:t xml:space="preserve"> if non-final mempool is full or </w:t>
      </w:r>
      <w:r w:rsidR="009B3756" w:rsidRPr="00A87358">
        <w:t xml:space="preserve">if </w:t>
      </w:r>
      <w:r w:rsidR="00DF5F23" w:rsidRPr="00A87358">
        <w:t>it</w:t>
      </w:r>
      <w:r w:rsidR="00972DDF" w:rsidRPr="00A87358">
        <w:t xml:space="preserve"> tries to spend </w:t>
      </w:r>
      <w:r w:rsidR="00AB029C" w:rsidRPr="00A87358">
        <w:t xml:space="preserve">an </w:t>
      </w:r>
      <w:r w:rsidR="00972DDF" w:rsidRPr="00A87358">
        <w:t xml:space="preserve">output </w:t>
      </w:r>
      <w:r w:rsidR="00410223" w:rsidRPr="00A87358">
        <w:t xml:space="preserve">of </w:t>
      </w:r>
      <w:r w:rsidR="00F7445D" w:rsidRPr="00A87358">
        <w:t xml:space="preserve">a </w:t>
      </w:r>
      <w:r w:rsidR="00972DDF" w:rsidRPr="00A87358">
        <w:t>transaction</w:t>
      </w:r>
      <w:r w:rsidR="000B06CB" w:rsidRPr="00A87358">
        <w:t xml:space="preserve"> that is already in non-final mempool.</w:t>
      </w:r>
    </w:p>
    <w:p w14:paraId="390981A8" w14:textId="1250014A" w:rsidR="00E62AA2" w:rsidRPr="00A87358" w:rsidRDefault="009B3756" w:rsidP="00E62AA2">
      <w:r w:rsidRPr="00A87358">
        <w:t>Otherwise</w:t>
      </w:r>
      <w:r w:rsidR="007A6838" w:rsidRPr="00A87358">
        <w:t>,</w:t>
      </w:r>
      <w:r w:rsidRPr="00A87358">
        <w:t xml:space="preserve"> </w:t>
      </w:r>
      <w:r w:rsidR="00AB3284" w:rsidRPr="00A87358">
        <w:t xml:space="preserve">non-final transaction </w:t>
      </w:r>
      <w:r w:rsidR="00711237" w:rsidRPr="00A87358">
        <w:t xml:space="preserve">is </w:t>
      </w:r>
      <w:r w:rsidR="006C0C9B" w:rsidRPr="00A87358">
        <w:t xml:space="preserve">not rejected but </w:t>
      </w:r>
      <w:r w:rsidR="00AB3284" w:rsidRPr="00A87358">
        <w:t xml:space="preserve">is </w:t>
      </w:r>
      <w:r w:rsidR="006C0C9B" w:rsidRPr="00A87358">
        <w:t xml:space="preserve">instead </w:t>
      </w:r>
      <w:r w:rsidR="000C1B54">
        <w:t xml:space="preserve">marked so that it is </w:t>
      </w:r>
      <w:r w:rsidR="00E62AA2" w:rsidRPr="00A87358">
        <w:t>stor</w:t>
      </w:r>
      <w:r w:rsidR="00AB3284" w:rsidRPr="00A87358">
        <w:t>ed</w:t>
      </w:r>
      <w:r w:rsidR="00E62AA2" w:rsidRPr="00A87358">
        <w:t xml:space="preserve"> into non-final mempool.</w:t>
      </w:r>
    </w:p>
    <w:p w14:paraId="612AACA7" w14:textId="5106DD94" w:rsidR="00FB6462" w:rsidRPr="00A87358" w:rsidRDefault="00FB6462" w:rsidP="00FB6462">
      <w:pPr>
        <w:pStyle w:val="Heading3"/>
      </w:pPr>
      <w:bookmarkStart w:id="184" w:name="_Ref88744018"/>
      <w:bookmarkStart w:id="185" w:name="_Toc88831338"/>
      <w:r w:rsidRPr="00A87358">
        <w:t>R</w:t>
      </w:r>
      <w:r w:rsidR="002D3A5A" w:rsidRPr="00A87358">
        <w:t>M</w:t>
      </w:r>
      <w:r w:rsidRPr="00A87358">
        <w:t xml:space="preserve">T243: Transaction must not already exist in </w:t>
      </w:r>
      <w:proofErr w:type="gramStart"/>
      <w:r w:rsidRPr="00A87358">
        <w:t>mempool</w:t>
      </w:r>
      <w:bookmarkEnd w:id="184"/>
      <w:bookmarkEnd w:id="185"/>
      <w:proofErr w:type="gramEnd"/>
    </w:p>
    <w:p w14:paraId="3D2E6FB0" w14:textId="77777777" w:rsidR="00FB6462" w:rsidRDefault="00FB6462" w:rsidP="00FB6462">
      <w:pPr>
        <w:pStyle w:val="RuleInfo"/>
      </w:pPr>
      <w:r w:rsidRPr="0034671A">
        <w:t>Category</w:t>
      </w:r>
    </w:p>
    <w:p w14:paraId="397F97CB" w14:textId="77777777" w:rsidR="00FB6462" w:rsidRPr="00B93155" w:rsidRDefault="00FB6462" w:rsidP="00C6620A">
      <w:pPr>
        <w:pStyle w:val="ListParagraph"/>
        <w:numPr>
          <w:ilvl w:val="0"/>
          <w:numId w:val="7"/>
        </w:numPr>
      </w:pPr>
      <w:r w:rsidRPr="00B93155">
        <w:t>consensus</w:t>
      </w:r>
    </w:p>
    <w:p w14:paraId="6EEF0CF4" w14:textId="77777777" w:rsidR="00FB6462" w:rsidRPr="00B93155" w:rsidRDefault="00FB6462" w:rsidP="00FB6462">
      <w:pPr>
        <w:pStyle w:val="RuleInfo"/>
      </w:pPr>
      <w:r w:rsidRPr="00B93155">
        <w:t>Error</w:t>
      </w:r>
    </w:p>
    <w:p w14:paraId="63D0CE0C" w14:textId="77777777" w:rsidR="00FB6462" w:rsidRPr="00A87358" w:rsidRDefault="00FB6462" w:rsidP="00C6620A">
      <w:pPr>
        <w:pStyle w:val="ListParagraph"/>
        <w:numPr>
          <w:ilvl w:val="0"/>
          <w:numId w:val="6"/>
        </w:numPr>
        <w:rPr>
          <w:rStyle w:val="SourceText"/>
        </w:rPr>
      </w:pPr>
      <w:r w:rsidRPr="00A87358">
        <w:rPr>
          <w:rStyle w:val="SourceText"/>
        </w:rPr>
        <w:t>txn-already-in-mempool</w:t>
      </w:r>
    </w:p>
    <w:p w14:paraId="5C7D814B" w14:textId="77777777" w:rsidR="00FB6462" w:rsidRDefault="00FB6462" w:rsidP="00FB6462">
      <w:pPr>
        <w:pStyle w:val="RuleInfo"/>
      </w:pPr>
      <w:r>
        <w:t>Inputs</w:t>
      </w:r>
    </w:p>
    <w:p w14:paraId="55D5F967" w14:textId="77777777" w:rsidR="00FB6462" w:rsidRDefault="00FB6462" w:rsidP="00C6620A">
      <w:pPr>
        <w:pStyle w:val="ListParagraph"/>
        <w:numPr>
          <w:ilvl w:val="0"/>
          <w:numId w:val="5"/>
        </w:numPr>
      </w:pPr>
      <w:r>
        <w:t>transaction</w:t>
      </w:r>
    </w:p>
    <w:p w14:paraId="0CCDD87C" w14:textId="77777777" w:rsidR="00FB6462" w:rsidRDefault="00FB6462" w:rsidP="00C6620A">
      <w:pPr>
        <w:pStyle w:val="ListParagraph"/>
        <w:numPr>
          <w:ilvl w:val="0"/>
          <w:numId w:val="5"/>
        </w:numPr>
      </w:pPr>
      <w:r>
        <w:t>mempool</w:t>
      </w:r>
    </w:p>
    <w:p w14:paraId="4FF6CE62" w14:textId="77777777" w:rsidR="00FB6462" w:rsidRPr="00F966AC" w:rsidRDefault="00FB6462" w:rsidP="00FB6462">
      <w:pPr>
        <w:pStyle w:val="RuleInfo"/>
      </w:pPr>
      <w:r w:rsidRPr="00F966AC">
        <w:t>Notes</w:t>
      </w:r>
    </w:p>
    <w:p w14:paraId="3D9129DC" w14:textId="77777777" w:rsidR="00FB6462" w:rsidRPr="00E50CE4" w:rsidRDefault="00FB6462" w:rsidP="00FB6462">
      <w:r>
        <w:t>This rule is used to detect duplicate transactions early in validation process. Only main mempool is checked (non-final mempool is not).</w:t>
      </w:r>
    </w:p>
    <w:p w14:paraId="04FFA3BC" w14:textId="2C7D8378" w:rsidR="00FB6462" w:rsidRPr="00A87358" w:rsidRDefault="00FB6462" w:rsidP="00FB6462">
      <w:pPr>
        <w:pStyle w:val="Heading3"/>
      </w:pPr>
      <w:bookmarkStart w:id="186" w:name="_Ref88744029"/>
      <w:bookmarkStart w:id="187" w:name="_Toc88831339"/>
      <w:r w:rsidRPr="00A87358">
        <w:t>R</w:t>
      </w:r>
      <w:r w:rsidR="00670032" w:rsidRPr="00A87358">
        <w:t>M</w:t>
      </w:r>
      <w:r w:rsidRPr="00A87358">
        <w:t xml:space="preserve">T244: Must not conflict with in-memory </w:t>
      </w:r>
      <w:proofErr w:type="gramStart"/>
      <w:r w:rsidRPr="00A87358">
        <w:t>transactions</w:t>
      </w:r>
      <w:bookmarkEnd w:id="186"/>
      <w:bookmarkEnd w:id="187"/>
      <w:proofErr w:type="gramEnd"/>
    </w:p>
    <w:p w14:paraId="5E39095C" w14:textId="77777777" w:rsidR="00FB6462" w:rsidRDefault="00FB6462" w:rsidP="00FB6462">
      <w:pPr>
        <w:pStyle w:val="RuleInfo"/>
      </w:pPr>
      <w:r w:rsidRPr="0034671A">
        <w:t>Category</w:t>
      </w:r>
    </w:p>
    <w:p w14:paraId="4D28F2C0" w14:textId="77777777" w:rsidR="00FB6462" w:rsidRPr="00B93155" w:rsidRDefault="00FB6462" w:rsidP="00C6620A">
      <w:pPr>
        <w:pStyle w:val="ListParagraph"/>
        <w:numPr>
          <w:ilvl w:val="0"/>
          <w:numId w:val="7"/>
        </w:numPr>
      </w:pPr>
      <w:r w:rsidRPr="00B93155">
        <w:t>consensus</w:t>
      </w:r>
    </w:p>
    <w:p w14:paraId="36F591E8" w14:textId="77777777" w:rsidR="00FB6462" w:rsidRPr="00B93155" w:rsidRDefault="00FB6462" w:rsidP="00FB6462">
      <w:pPr>
        <w:pStyle w:val="RuleInfo"/>
      </w:pPr>
      <w:r w:rsidRPr="00B93155">
        <w:t>Error</w:t>
      </w:r>
    </w:p>
    <w:p w14:paraId="05EB492D" w14:textId="77777777" w:rsidR="00FB6462" w:rsidRPr="00A87358" w:rsidRDefault="00FB6462" w:rsidP="00C6620A">
      <w:pPr>
        <w:pStyle w:val="ListParagraph"/>
        <w:numPr>
          <w:ilvl w:val="0"/>
          <w:numId w:val="6"/>
        </w:numPr>
        <w:rPr>
          <w:rStyle w:val="SourceText"/>
        </w:rPr>
      </w:pPr>
      <w:r w:rsidRPr="00A87358">
        <w:rPr>
          <w:rStyle w:val="SourceText"/>
        </w:rPr>
        <w:t>txn-mempool-conflict</w:t>
      </w:r>
    </w:p>
    <w:p w14:paraId="2E62F94C" w14:textId="77777777" w:rsidR="00FB6462" w:rsidRDefault="00FB6462" w:rsidP="00FB6462">
      <w:pPr>
        <w:pStyle w:val="RuleInfo"/>
      </w:pPr>
      <w:r>
        <w:t>Inputs</w:t>
      </w:r>
    </w:p>
    <w:p w14:paraId="2602AA0F" w14:textId="77777777" w:rsidR="00FB6462" w:rsidRDefault="00FB6462" w:rsidP="00C6620A">
      <w:pPr>
        <w:pStyle w:val="ListParagraph"/>
        <w:numPr>
          <w:ilvl w:val="0"/>
          <w:numId w:val="5"/>
        </w:numPr>
      </w:pPr>
      <w:r>
        <w:t>transaction</w:t>
      </w:r>
    </w:p>
    <w:p w14:paraId="4F42C5EF" w14:textId="4EF8B56D" w:rsidR="00FB6462" w:rsidRDefault="00FB6462" w:rsidP="00C6620A">
      <w:pPr>
        <w:pStyle w:val="ListParagraph"/>
        <w:numPr>
          <w:ilvl w:val="0"/>
          <w:numId w:val="5"/>
        </w:numPr>
      </w:pPr>
      <w:r>
        <w:t>mempool</w:t>
      </w:r>
    </w:p>
    <w:p w14:paraId="3654FB4D" w14:textId="320522A2" w:rsidR="007451BC" w:rsidRDefault="007451BC" w:rsidP="00C6620A">
      <w:pPr>
        <w:pStyle w:val="ListParagraph"/>
        <w:numPr>
          <w:ilvl w:val="0"/>
          <w:numId w:val="5"/>
        </w:numPr>
      </w:pPr>
      <w:r>
        <w:t>non-final mempool</w:t>
      </w:r>
    </w:p>
    <w:p w14:paraId="4FB03C69" w14:textId="77777777" w:rsidR="00FB6462" w:rsidRDefault="00FB6462" w:rsidP="00FB6462">
      <w:pPr>
        <w:pStyle w:val="RuleInfo"/>
      </w:pPr>
      <w:r>
        <w:t>Preconditions</w:t>
      </w:r>
    </w:p>
    <w:p w14:paraId="370A7923" w14:textId="4FB3B1D6" w:rsidR="00FB6462" w:rsidRPr="00872486" w:rsidRDefault="00FB6462" w:rsidP="00C6620A">
      <w:pPr>
        <w:pStyle w:val="ListParagraph"/>
        <w:numPr>
          <w:ilvl w:val="0"/>
          <w:numId w:val="11"/>
        </w:numPr>
      </w:pPr>
      <w:r>
        <w:t xml:space="preserve">Rule </w:t>
      </w:r>
      <w:r>
        <w:fldChar w:fldCharType="begin"/>
      </w:r>
      <w:r>
        <w:instrText xml:space="preserve"> REF Rule242M \h </w:instrText>
      </w:r>
      <w:r>
        <w:fldChar w:fldCharType="separate"/>
      </w:r>
      <w:r w:rsidR="00443526" w:rsidRPr="00A87358">
        <w:t>RMT242</w:t>
      </w:r>
      <w:r>
        <w:fldChar w:fldCharType="end"/>
      </w:r>
      <w:r>
        <w:t xml:space="preserve"> must be checked before to determine if transaction is final or not.</w:t>
      </w:r>
    </w:p>
    <w:p w14:paraId="27D60A42" w14:textId="77777777" w:rsidR="00FB6462" w:rsidRPr="00F966AC" w:rsidRDefault="00FB6462" w:rsidP="00FB6462">
      <w:pPr>
        <w:pStyle w:val="RuleInfo"/>
      </w:pPr>
      <w:r w:rsidRPr="00F966AC">
        <w:t>Notes</w:t>
      </w:r>
    </w:p>
    <w:p w14:paraId="13BED42E" w14:textId="77777777" w:rsidR="00FB6462" w:rsidRPr="009049AE" w:rsidRDefault="00FB6462" w:rsidP="00FB6462">
      <w:r w:rsidRPr="009049AE">
        <w:t>Rule checks if any of transaction inputs are already spent by another transaction in main mempool or non-final mempool.</w:t>
      </w:r>
    </w:p>
    <w:p w14:paraId="76C370ED" w14:textId="2B2CE888" w:rsidR="00FB6462" w:rsidRPr="009049AE" w:rsidRDefault="00FB6462" w:rsidP="00FB6462">
      <w:pPr>
        <w:pStyle w:val="Heading3"/>
      </w:pPr>
      <w:bookmarkStart w:id="188" w:name="Rule246M"/>
      <w:bookmarkStart w:id="189" w:name="_Ref88744037"/>
      <w:bookmarkStart w:id="190" w:name="_Toc88831340"/>
      <w:r w:rsidRPr="009049AE">
        <w:t>RMT246</w:t>
      </w:r>
      <w:bookmarkEnd w:id="188"/>
      <w:r w:rsidRPr="009049AE">
        <w:t xml:space="preserve">: All inputs must not </w:t>
      </w:r>
      <w:r w:rsidR="00FA163F">
        <w:t xml:space="preserve">be </w:t>
      </w:r>
      <w:r w:rsidRPr="009049AE">
        <w:t xml:space="preserve">too </w:t>
      </w:r>
      <w:proofErr w:type="gramStart"/>
      <w:r w:rsidRPr="009049AE">
        <w:t>big</w:t>
      </w:r>
      <w:bookmarkEnd w:id="189"/>
      <w:bookmarkEnd w:id="190"/>
      <w:proofErr w:type="gramEnd"/>
    </w:p>
    <w:p w14:paraId="42D03B32" w14:textId="77777777" w:rsidR="00FB6462" w:rsidRDefault="00FB6462" w:rsidP="00FB6462">
      <w:pPr>
        <w:pStyle w:val="RuleInfo"/>
      </w:pPr>
      <w:r w:rsidRPr="0034671A">
        <w:t>Category</w:t>
      </w:r>
    </w:p>
    <w:p w14:paraId="497BB3D2" w14:textId="78EFD8EC" w:rsidR="00FB6462" w:rsidRPr="00B93155" w:rsidRDefault="00B30B43" w:rsidP="00C6620A">
      <w:pPr>
        <w:pStyle w:val="ListParagraph"/>
        <w:numPr>
          <w:ilvl w:val="0"/>
          <w:numId w:val="7"/>
        </w:numPr>
      </w:pPr>
      <w:r>
        <w:t>c</w:t>
      </w:r>
      <w:r w:rsidR="00FB6462" w:rsidRPr="00B93155">
        <w:t>onsensus</w:t>
      </w:r>
      <w:r w:rsidR="00FB6462">
        <w:t>/policy</w:t>
      </w:r>
    </w:p>
    <w:p w14:paraId="29AE6425" w14:textId="77777777" w:rsidR="00FB6462" w:rsidRPr="00B93155" w:rsidRDefault="00FB6462" w:rsidP="00FB6462">
      <w:pPr>
        <w:pStyle w:val="RuleInfo"/>
      </w:pPr>
      <w:r w:rsidRPr="00B93155">
        <w:t>Error</w:t>
      </w:r>
    </w:p>
    <w:p w14:paraId="3E93B2B6" w14:textId="1560045C" w:rsidR="00FB6462" w:rsidRPr="00656FDC" w:rsidRDefault="00FB6462" w:rsidP="00C6620A">
      <w:pPr>
        <w:pStyle w:val="ListParagraph"/>
        <w:numPr>
          <w:ilvl w:val="0"/>
          <w:numId w:val="6"/>
        </w:numPr>
        <w:rPr>
          <w:rStyle w:val="SourceText"/>
        </w:rPr>
      </w:pPr>
      <w:r w:rsidRPr="00656FDC">
        <w:rPr>
          <w:rStyle w:val="SourceText"/>
        </w:rPr>
        <w:t>bad-txns-inputs-too-large</w:t>
      </w:r>
    </w:p>
    <w:p w14:paraId="433BCF0D" w14:textId="77777777" w:rsidR="00FB6462" w:rsidRDefault="00FB6462" w:rsidP="00FB6462">
      <w:pPr>
        <w:pStyle w:val="RuleInfo"/>
      </w:pPr>
      <w:r>
        <w:t>Inputs</w:t>
      </w:r>
    </w:p>
    <w:p w14:paraId="688304E1" w14:textId="19318AA1" w:rsidR="00FB6462" w:rsidRDefault="00FB6462" w:rsidP="00C6620A">
      <w:pPr>
        <w:pStyle w:val="ListParagraph"/>
        <w:numPr>
          <w:ilvl w:val="0"/>
          <w:numId w:val="5"/>
        </w:numPr>
      </w:pPr>
      <w:r>
        <w:t>transaction</w:t>
      </w:r>
    </w:p>
    <w:p w14:paraId="1C9FEF99" w14:textId="00AF4CDA" w:rsidR="00993D51" w:rsidRDefault="00993D51" w:rsidP="00C6620A">
      <w:pPr>
        <w:pStyle w:val="ListParagraph"/>
        <w:numPr>
          <w:ilvl w:val="0"/>
          <w:numId w:val="5"/>
        </w:numPr>
      </w:pPr>
      <w:r>
        <w:t>transaction inputs</w:t>
      </w:r>
      <w:r w:rsidR="00B0743C">
        <w:t xml:space="preserve"> - </w:t>
      </w:r>
      <w:r>
        <w:t>script</w:t>
      </w:r>
    </w:p>
    <w:p w14:paraId="055F1FCE" w14:textId="77777777" w:rsidR="00FB6462" w:rsidRDefault="00FB6462" w:rsidP="00C6620A">
      <w:pPr>
        <w:pStyle w:val="ListParagraph"/>
        <w:numPr>
          <w:ilvl w:val="0"/>
          <w:numId w:val="5"/>
        </w:numPr>
      </w:pPr>
      <w:r>
        <w:t>mempool</w:t>
      </w:r>
    </w:p>
    <w:p w14:paraId="2D53E32D" w14:textId="77777777" w:rsidR="00FB6462" w:rsidRDefault="00FB6462" w:rsidP="00C6620A">
      <w:pPr>
        <w:pStyle w:val="ListParagraph"/>
        <w:numPr>
          <w:ilvl w:val="0"/>
          <w:numId w:val="5"/>
        </w:numPr>
      </w:pPr>
      <w:r>
        <w:t>UTXO DB</w:t>
      </w:r>
    </w:p>
    <w:p w14:paraId="301FDC0C" w14:textId="77777777" w:rsidR="00765861" w:rsidRDefault="00765861" w:rsidP="00765861">
      <w:pPr>
        <w:pStyle w:val="RuleInfo"/>
      </w:pPr>
      <w:r>
        <w:t>Preconditions</w:t>
      </w:r>
    </w:p>
    <w:p w14:paraId="51497520" w14:textId="02B1ACC8" w:rsidR="00765861" w:rsidRPr="00872486" w:rsidRDefault="00765861" w:rsidP="00765861">
      <w:pPr>
        <w:pStyle w:val="ListParagraph"/>
        <w:numPr>
          <w:ilvl w:val="0"/>
          <w:numId w:val="11"/>
        </w:numPr>
      </w:pPr>
      <w:r>
        <w:t xml:space="preserve">Rule </w:t>
      </w:r>
      <w:r>
        <w:fldChar w:fldCharType="begin"/>
      </w:r>
      <w:r>
        <w:instrText xml:space="preserve"> REF Rule311M \h </w:instrText>
      </w:r>
      <w:r>
        <w:fldChar w:fldCharType="separate"/>
      </w:r>
      <w:r w:rsidR="00443526" w:rsidRPr="00FA206A">
        <w:t>RMT311</w:t>
      </w:r>
      <w:r>
        <w:fldChar w:fldCharType="end"/>
      </w:r>
      <w:r>
        <w:t xml:space="preserve"> must be checked first to determine if inputs are available or not.</w:t>
      </w:r>
    </w:p>
    <w:p w14:paraId="063EF7D0" w14:textId="26713B2F" w:rsidR="00FB6462" w:rsidRPr="00F966AC" w:rsidRDefault="00FB6462" w:rsidP="00FB6462">
      <w:pPr>
        <w:pStyle w:val="RuleInfo"/>
      </w:pPr>
      <w:r w:rsidRPr="00F966AC">
        <w:t>Notes</w:t>
      </w:r>
    </w:p>
    <w:p w14:paraId="2A8CDBAD" w14:textId="5BB52F75" w:rsidR="00FB6462" w:rsidRPr="00656FDC" w:rsidRDefault="00FB6462" w:rsidP="00FB6462">
      <w:r w:rsidRPr="00656FDC">
        <w:t>Maximum permitted size of input script is specified in node configuration.</w:t>
      </w:r>
    </w:p>
    <w:p w14:paraId="2860734F" w14:textId="4B59ACDE" w:rsidR="001E0EC6" w:rsidRPr="009049AE" w:rsidRDefault="001E0EC6" w:rsidP="001E0EC6">
      <w:pPr>
        <w:pStyle w:val="Heading3"/>
      </w:pPr>
      <w:bookmarkStart w:id="191" w:name="_Ref88744040"/>
      <w:bookmarkStart w:id="192" w:name="_Toc88831341"/>
      <w:r w:rsidRPr="009049AE">
        <w:t xml:space="preserve">RMT248: </w:t>
      </w:r>
      <w:r w:rsidR="00B21D9C" w:rsidRPr="009049AE">
        <w:t>Check if a</w:t>
      </w:r>
      <w:r w:rsidR="00211397" w:rsidRPr="009049AE">
        <w:t>ll transaction inputs refer to outputs</w:t>
      </w:r>
      <w:r w:rsidR="00B93911" w:rsidRPr="009049AE">
        <w:t xml:space="preserve"> with standard </w:t>
      </w:r>
      <w:proofErr w:type="gramStart"/>
      <w:r w:rsidR="00B93911" w:rsidRPr="009049AE">
        <w:t>scripts</w:t>
      </w:r>
      <w:bookmarkEnd w:id="191"/>
      <w:bookmarkEnd w:id="192"/>
      <w:proofErr w:type="gramEnd"/>
    </w:p>
    <w:p w14:paraId="78711E66" w14:textId="77777777" w:rsidR="00B15583" w:rsidRDefault="00B15583" w:rsidP="00B15583">
      <w:pPr>
        <w:pStyle w:val="RuleInfo"/>
      </w:pPr>
      <w:r w:rsidRPr="0034671A">
        <w:t>Category</w:t>
      </w:r>
    </w:p>
    <w:p w14:paraId="26A82E5C" w14:textId="671DF34E" w:rsidR="00B15583" w:rsidRPr="00B93155" w:rsidRDefault="00B15583" w:rsidP="00C6620A">
      <w:pPr>
        <w:pStyle w:val="ListParagraph"/>
        <w:numPr>
          <w:ilvl w:val="0"/>
          <w:numId w:val="7"/>
        </w:numPr>
      </w:pPr>
      <w:r>
        <w:t>policy</w:t>
      </w:r>
    </w:p>
    <w:p w14:paraId="1D074A47" w14:textId="77777777" w:rsidR="00B15583" w:rsidRPr="00B93155" w:rsidRDefault="00B15583" w:rsidP="00B15583">
      <w:pPr>
        <w:pStyle w:val="RuleInfo"/>
      </w:pPr>
      <w:r w:rsidRPr="00B93155">
        <w:t>Error</w:t>
      </w:r>
    </w:p>
    <w:p w14:paraId="4E7A5F59" w14:textId="25AD6CA4" w:rsidR="00B15583" w:rsidRPr="00656FDC" w:rsidRDefault="00DE74D3" w:rsidP="00C6620A">
      <w:pPr>
        <w:pStyle w:val="ListParagraph"/>
        <w:numPr>
          <w:ilvl w:val="0"/>
          <w:numId w:val="6"/>
        </w:numPr>
        <w:rPr>
          <w:rStyle w:val="SourceText"/>
        </w:rPr>
      </w:pPr>
      <w:r w:rsidRPr="00656FDC">
        <w:rPr>
          <w:rStyle w:val="SourceText"/>
        </w:rPr>
        <w:t>bad-txns-nonstandard-inputs</w:t>
      </w:r>
      <w:r w:rsidR="00ED274F" w:rsidRPr="00656FDC">
        <w:rPr>
          <w:rStyle w:val="SourceText"/>
        </w:rPr>
        <w:t>/0</w:t>
      </w:r>
    </w:p>
    <w:p w14:paraId="47A8A95B" w14:textId="77777777" w:rsidR="00B15583" w:rsidRDefault="00B15583" w:rsidP="00B15583">
      <w:pPr>
        <w:pStyle w:val="RuleInfo"/>
      </w:pPr>
      <w:r>
        <w:t>Inputs</w:t>
      </w:r>
    </w:p>
    <w:p w14:paraId="2C75E199" w14:textId="6191AC35" w:rsidR="00B15583" w:rsidRDefault="00B15583" w:rsidP="00C6620A">
      <w:pPr>
        <w:pStyle w:val="ListParagraph"/>
        <w:numPr>
          <w:ilvl w:val="0"/>
          <w:numId w:val="5"/>
        </w:numPr>
      </w:pPr>
      <w:r>
        <w:t>transaction</w:t>
      </w:r>
    </w:p>
    <w:p w14:paraId="2C88496B" w14:textId="391AE330" w:rsidR="00B55F3C" w:rsidRDefault="00B55F3C" w:rsidP="00C6620A">
      <w:pPr>
        <w:pStyle w:val="ListParagraph"/>
        <w:numPr>
          <w:ilvl w:val="0"/>
          <w:numId w:val="5"/>
        </w:numPr>
      </w:pPr>
      <w:r>
        <w:t>transaction inputs</w:t>
      </w:r>
      <w:r w:rsidR="00493804">
        <w:t xml:space="preserve"> - script</w:t>
      </w:r>
    </w:p>
    <w:p w14:paraId="38571448" w14:textId="77777777" w:rsidR="00B15583" w:rsidRPr="00F966AC" w:rsidRDefault="00B15583" w:rsidP="00B15583">
      <w:pPr>
        <w:pStyle w:val="RuleInfo"/>
      </w:pPr>
      <w:r w:rsidRPr="00F966AC">
        <w:t>Notes</w:t>
      </w:r>
    </w:p>
    <w:p w14:paraId="2BC10A5B" w14:textId="2A98490F" w:rsidR="00EE6551" w:rsidRPr="00656FDC" w:rsidRDefault="00EE6551" w:rsidP="00EE6551">
      <w:r w:rsidRPr="00656FDC">
        <w:t xml:space="preserve">Output script </w:t>
      </w:r>
      <w:r w:rsidR="00493804" w:rsidRPr="00656FDC">
        <w:rPr>
          <w:noProof/>
        </w:rPr>
        <w:t>(</w:t>
      </w:r>
      <w:r w:rsidR="00493804" w:rsidRPr="00656FDC">
        <w:rPr>
          <w:rStyle w:val="SourceText"/>
        </w:rPr>
        <w:t>scriptPubKey</w:t>
      </w:r>
      <w:r w:rsidR="00493804" w:rsidRPr="00656FDC">
        <w:rPr>
          <w:noProof/>
        </w:rPr>
        <w:t>)</w:t>
      </w:r>
      <w:r w:rsidR="00493804" w:rsidRPr="00656FDC">
        <w:t xml:space="preserve"> referenced by</w:t>
      </w:r>
      <w:r w:rsidR="00593DA9" w:rsidRPr="00656FDC">
        <w:t xml:space="preserve"> </w:t>
      </w:r>
      <w:r w:rsidR="00493804" w:rsidRPr="00656FDC">
        <w:t xml:space="preserve">transaction input </w:t>
      </w:r>
      <w:r w:rsidRPr="00656FDC">
        <w:t>is considered standard if and only if all the following is true:</w:t>
      </w:r>
    </w:p>
    <w:p w14:paraId="4E3A7016" w14:textId="75444AE1" w:rsidR="001E0EC6" w:rsidRPr="00591631" w:rsidRDefault="00EE6551" w:rsidP="00C6620A">
      <w:pPr>
        <w:pStyle w:val="ListParagraph"/>
        <w:numPr>
          <w:ilvl w:val="0"/>
          <w:numId w:val="18"/>
        </w:numPr>
      </w:pPr>
      <w:r w:rsidRPr="00591631">
        <w:t>Is standard as specified by script engine.</w:t>
      </w:r>
    </w:p>
    <w:p w14:paraId="57F99F7C" w14:textId="0E96825C" w:rsidR="0008561C" w:rsidRPr="00591631" w:rsidRDefault="00D4029E" w:rsidP="00C6620A">
      <w:pPr>
        <w:pStyle w:val="ListParagraph"/>
        <w:numPr>
          <w:ilvl w:val="0"/>
          <w:numId w:val="18"/>
        </w:numPr>
      </w:pPr>
      <w:r w:rsidRPr="00591631">
        <w:t xml:space="preserve">Is not </w:t>
      </w:r>
      <w:r w:rsidR="004310D8" w:rsidRPr="00591631">
        <w:t>P2SH</w:t>
      </w:r>
      <w:r w:rsidRPr="00591631">
        <w:t xml:space="preserve">, or </w:t>
      </w:r>
      <w:r w:rsidR="00696F88" w:rsidRPr="00591631">
        <w:t xml:space="preserve">evaluation of </w:t>
      </w:r>
      <w:r w:rsidR="006B62A5" w:rsidRPr="00591631">
        <w:t xml:space="preserve">transaction </w:t>
      </w:r>
      <w:r w:rsidR="00736D99" w:rsidRPr="00591631">
        <w:t xml:space="preserve">input </w:t>
      </w:r>
      <w:r w:rsidR="00696F88" w:rsidRPr="00591631">
        <w:t xml:space="preserve">script </w:t>
      </w:r>
      <w:r w:rsidR="00736D99" w:rsidRPr="00591631">
        <w:rPr>
          <w:rStyle w:val="SourceText"/>
        </w:rPr>
        <w:t>scriptSig</w:t>
      </w:r>
      <w:r w:rsidR="00736D99" w:rsidRPr="00591631">
        <w:t xml:space="preserve"> </w:t>
      </w:r>
      <w:r w:rsidR="00696F88" w:rsidRPr="00591631">
        <w:t>succeeds and leaves stack non-empty</w:t>
      </w:r>
      <w:r w:rsidR="002C0C78" w:rsidRPr="00591631">
        <w:t xml:space="preserve"> and number of </w:t>
      </w:r>
      <w:r w:rsidR="002C0C78" w:rsidRPr="00591631">
        <w:rPr>
          <w:rStyle w:val="SourceText"/>
        </w:rPr>
        <w:t>sigops</w:t>
      </w:r>
      <w:r w:rsidR="002C0C78" w:rsidRPr="00591631">
        <w:t xml:space="preserve"> </w:t>
      </w:r>
      <w:r w:rsidR="000D5D6C" w:rsidRPr="00591631">
        <w:t xml:space="preserve">in </w:t>
      </w:r>
      <w:r w:rsidR="002C0C78" w:rsidRPr="00591631">
        <w:t xml:space="preserve">script left on stack </w:t>
      </w:r>
      <w:r w:rsidR="00C3474E" w:rsidRPr="00591631">
        <w:t xml:space="preserve">is </w:t>
      </w:r>
      <w:r w:rsidR="009A3174" w:rsidRPr="00591631">
        <w:t>not more tha</w:t>
      </w:r>
      <w:r w:rsidR="000D5D6C" w:rsidRPr="00591631">
        <w:t>n 15 (MAX_P2SH_SIGOPS).</w:t>
      </w:r>
    </w:p>
    <w:p w14:paraId="3F13BC11" w14:textId="1C02FDBC" w:rsidR="00944465" w:rsidRPr="0052798E" w:rsidRDefault="00B50FCB" w:rsidP="00944465">
      <w:r w:rsidRPr="0052798E">
        <w:t xml:space="preserve">If </w:t>
      </w:r>
      <w:r w:rsidR="00FB5C46" w:rsidRPr="0052798E">
        <w:t xml:space="preserve">any </w:t>
      </w:r>
      <w:r w:rsidRPr="0052798E">
        <w:t xml:space="preserve">transaction input refers to output with </w:t>
      </w:r>
      <w:r w:rsidR="00F031F8" w:rsidRPr="0052798E">
        <w:t>non-</w:t>
      </w:r>
      <w:r w:rsidRPr="0052798E">
        <w:t>standard script</w:t>
      </w:r>
      <w:r w:rsidR="00F87A8D" w:rsidRPr="0052798E">
        <w:t>,</w:t>
      </w:r>
      <w:r w:rsidRPr="0052798E">
        <w:t xml:space="preserve"> transaction is </w:t>
      </w:r>
      <w:r w:rsidR="00555FAC" w:rsidRPr="0052798E">
        <w:t xml:space="preserve">only </w:t>
      </w:r>
      <w:r w:rsidRPr="0052798E">
        <w:t>rejected if:</w:t>
      </w:r>
    </w:p>
    <w:p w14:paraId="7B47A46E" w14:textId="4C39213E" w:rsidR="00E32B1B" w:rsidRPr="0052798E" w:rsidRDefault="00E32B1B" w:rsidP="00C6620A">
      <w:pPr>
        <w:pStyle w:val="ListParagraph"/>
        <w:numPr>
          <w:ilvl w:val="0"/>
          <w:numId w:val="19"/>
        </w:numPr>
      </w:pPr>
      <w:r w:rsidRPr="0052798E">
        <w:t xml:space="preserve">Non-standard outputs are not accepted in node policy </w:t>
      </w:r>
      <w:r w:rsidRPr="0052798E">
        <w:rPr>
          <w:noProof/>
        </w:rPr>
        <w:t>(acceptnonstdoutputs)</w:t>
      </w:r>
      <w:r w:rsidRPr="0052798E">
        <w:t xml:space="preserve"> or,</w:t>
      </w:r>
    </w:p>
    <w:p w14:paraId="03AFE673" w14:textId="3CFA6741" w:rsidR="00B50FCB" w:rsidRDefault="0A8DCE35" w:rsidP="00C6620A">
      <w:pPr>
        <w:pStyle w:val="ListParagraph"/>
        <w:numPr>
          <w:ilvl w:val="0"/>
          <w:numId w:val="19"/>
        </w:numPr>
      </w:pPr>
      <w:r>
        <w:t xml:space="preserve">Resource usage during validation should be limited </w:t>
      </w:r>
      <w:r w:rsidRPr="39B0F500">
        <w:rPr>
          <w:noProof/>
        </w:rPr>
        <w:t>(fUseLimits)</w:t>
      </w:r>
      <w:r>
        <w:t xml:space="preserve"> and </w:t>
      </w:r>
      <w:commentRangeStart w:id="193"/>
      <w:r>
        <w:t>t</w:t>
      </w:r>
      <w:r w:rsidR="662AD04E">
        <w:t>ransactio</w:t>
      </w:r>
      <w:r w:rsidR="286F9DEC">
        <w:t>n</w:t>
      </w:r>
      <w:r w:rsidR="5133D5FB">
        <w:t xml:space="preserve"> </w:t>
      </w:r>
      <w:r w:rsidR="662AD04E">
        <w:t>validation priority is not lo</w:t>
      </w:r>
      <w:r>
        <w:t>w</w:t>
      </w:r>
      <w:commentRangeEnd w:id="193"/>
      <w:r w:rsidR="00961B01">
        <w:rPr>
          <w:rStyle w:val="CommentReference"/>
        </w:rPr>
        <w:commentReference w:id="193"/>
      </w:r>
      <w:r w:rsidR="639F128D">
        <w:t>.</w:t>
      </w:r>
    </w:p>
    <w:p w14:paraId="05C1A42D" w14:textId="765AA857" w:rsidR="007A2BB0" w:rsidRPr="007A2BB0" w:rsidRDefault="00FA51CE" w:rsidP="007A2BB0">
      <w:r w:rsidRPr="00D36E28">
        <w:t>Value of policy limit</w:t>
      </w:r>
      <w:r>
        <w:t xml:space="preserve"> </w:t>
      </w:r>
      <w:r w:rsidRPr="0052798E">
        <w:rPr>
          <w:noProof/>
        </w:rPr>
        <w:t>acceptnonstdoutputs</w:t>
      </w:r>
      <w:r w:rsidRPr="00D36E28">
        <w:t xml:space="preserve"> may be specific to the user sending the transaction</w:t>
      </w:r>
      <w:r>
        <w:rPr>
          <w:noProof/>
        </w:rPr>
        <w:t>.</w:t>
      </w:r>
    </w:p>
    <w:p w14:paraId="78D44845" w14:textId="30E33AC4" w:rsidR="00FB6462" w:rsidRPr="009049AE" w:rsidRDefault="00FB6462" w:rsidP="00FB6462">
      <w:pPr>
        <w:pStyle w:val="Heading3"/>
      </w:pPr>
      <w:bookmarkStart w:id="194" w:name="_Ref88744051"/>
      <w:bookmarkStart w:id="195" w:name="_Toc88831342"/>
      <w:r w:rsidRPr="009049AE">
        <w:t>R</w:t>
      </w:r>
      <w:r w:rsidR="00097CEC" w:rsidRPr="009049AE">
        <w:t>M</w:t>
      </w:r>
      <w:r w:rsidRPr="009049AE">
        <w:t xml:space="preserve">T249: Transaction validation must not take too </w:t>
      </w:r>
      <w:proofErr w:type="gramStart"/>
      <w:r w:rsidRPr="009049AE">
        <w:t>long</w:t>
      </w:r>
      <w:bookmarkEnd w:id="194"/>
      <w:bookmarkEnd w:id="195"/>
      <w:proofErr w:type="gramEnd"/>
    </w:p>
    <w:p w14:paraId="02E589C3" w14:textId="77777777" w:rsidR="00FB6462" w:rsidRDefault="00FB6462" w:rsidP="00FB6462">
      <w:pPr>
        <w:pStyle w:val="RuleInfo"/>
      </w:pPr>
      <w:r w:rsidRPr="0034671A">
        <w:t>Category</w:t>
      </w:r>
    </w:p>
    <w:p w14:paraId="3AE2B9B5" w14:textId="77777777" w:rsidR="00FB6462" w:rsidRPr="00B93155" w:rsidRDefault="00FB6462" w:rsidP="00C6620A">
      <w:pPr>
        <w:pStyle w:val="ListParagraph"/>
        <w:numPr>
          <w:ilvl w:val="0"/>
          <w:numId w:val="7"/>
        </w:numPr>
      </w:pPr>
      <w:r>
        <w:t>policy</w:t>
      </w:r>
    </w:p>
    <w:p w14:paraId="26FB339E" w14:textId="77777777" w:rsidR="00FB6462" w:rsidRPr="00B93155" w:rsidRDefault="00FB6462" w:rsidP="00FB6462">
      <w:pPr>
        <w:pStyle w:val="RuleInfo"/>
      </w:pPr>
      <w:r w:rsidRPr="00B93155">
        <w:t>Error</w:t>
      </w:r>
    </w:p>
    <w:p w14:paraId="0DF7FD3B" w14:textId="77777777" w:rsidR="00FB6462" w:rsidRPr="00C230B5" w:rsidRDefault="00FB6462" w:rsidP="00C6620A">
      <w:pPr>
        <w:pStyle w:val="ListParagraph"/>
        <w:numPr>
          <w:ilvl w:val="0"/>
          <w:numId w:val="6"/>
        </w:numPr>
        <w:rPr>
          <w:rStyle w:val="SourceText"/>
        </w:rPr>
      </w:pPr>
      <w:r w:rsidRPr="00C230B5">
        <w:rPr>
          <w:rStyle w:val="SourceText"/>
        </w:rPr>
        <w:t>too-long-validation-time/0</w:t>
      </w:r>
    </w:p>
    <w:p w14:paraId="7DBA892F" w14:textId="77777777" w:rsidR="00FB6462" w:rsidRDefault="00FB6462" w:rsidP="00FB6462">
      <w:pPr>
        <w:pStyle w:val="RuleInfo"/>
      </w:pPr>
      <w:r>
        <w:t>Inputs</w:t>
      </w:r>
    </w:p>
    <w:p w14:paraId="782DDE96" w14:textId="77777777" w:rsidR="00FB6462" w:rsidRDefault="00FB6462" w:rsidP="00C6620A">
      <w:pPr>
        <w:pStyle w:val="ListParagraph"/>
        <w:numPr>
          <w:ilvl w:val="0"/>
          <w:numId w:val="5"/>
        </w:numPr>
      </w:pPr>
      <w:r>
        <w:t>transaction</w:t>
      </w:r>
    </w:p>
    <w:p w14:paraId="4ACE4F5E" w14:textId="77777777" w:rsidR="00FB6462" w:rsidRPr="00F966AC" w:rsidRDefault="00FB6462" w:rsidP="00FB6462">
      <w:pPr>
        <w:pStyle w:val="RuleInfo"/>
      </w:pPr>
      <w:r w:rsidRPr="00F966AC">
        <w:t>Notes</w:t>
      </w:r>
    </w:p>
    <w:p w14:paraId="70D5D4CE" w14:textId="62FA99EE" w:rsidR="00FB6462" w:rsidRDefault="0F9734EE" w:rsidP="00FB6462">
      <w:commentRangeStart w:id="196"/>
      <w:r>
        <w:t>This check is performed throughout the validation process as part of other potentially long running checks</w:t>
      </w:r>
      <w:commentRangeEnd w:id="196"/>
      <w:r w:rsidR="00FB6462">
        <w:rPr>
          <w:rStyle w:val="CommentReference"/>
        </w:rPr>
        <w:commentReference w:id="196"/>
      </w:r>
      <w:r w:rsidR="46C4CE4C">
        <w:t xml:space="preserve"> (e.g. script </w:t>
      </w:r>
      <w:r w:rsidR="2FCE64F1">
        <w:t>evaluation</w:t>
      </w:r>
      <w:r w:rsidR="46C4CE4C">
        <w:t>)</w:t>
      </w:r>
      <w:r>
        <w:t>. If the total time spend validating the transaction exceeds specified maximum, validation is aborted</w:t>
      </w:r>
      <w:r w:rsidR="007E089B">
        <w:rPr>
          <w:rStyle w:val="FootnoteReference"/>
        </w:rPr>
        <w:footnoteReference w:id="13"/>
      </w:r>
      <w:r>
        <w:t xml:space="preserve">, and transaction </w:t>
      </w:r>
      <w:r w:rsidR="02E4D620">
        <w:t>rejected</w:t>
      </w:r>
      <w:r>
        <w:t>.</w:t>
      </w:r>
    </w:p>
    <w:p w14:paraId="6ADA326B" w14:textId="22A17CF7" w:rsidR="005640F2" w:rsidRDefault="00D36E28" w:rsidP="00FB6462">
      <w:r w:rsidRPr="00D36E28">
        <w:t>Value of the following policy limits may be specific to the user sending the transaction:</w:t>
      </w:r>
    </w:p>
    <w:p w14:paraId="0C84D3A4" w14:textId="182F0BCB" w:rsidR="00C771BD" w:rsidRDefault="00C771BD" w:rsidP="00C771BD">
      <w:pPr>
        <w:pStyle w:val="ListParagraph"/>
        <w:numPr>
          <w:ilvl w:val="0"/>
          <w:numId w:val="5"/>
        </w:numPr>
        <w:rPr>
          <w:noProof/>
        </w:rPr>
      </w:pPr>
      <w:r w:rsidRPr="00C771BD">
        <w:rPr>
          <w:noProof/>
        </w:rPr>
        <w:t>maxstdtxvalidationduration</w:t>
      </w:r>
    </w:p>
    <w:p w14:paraId="4DCFBDB9" w14:textId="2C2F86FE" w:rsidR="00C771BD" w:rsidRDefault="00C771BD" w:rsidP="00C771BD">
      <w:pPr>
        <w:pStyle w:val="ListParagraph"/>
        <w:numPr>
          <w:ilvl w:val="0"/>
          <w:numId w:val="5"/>
        </w:numPr>
        <w:rPr>
          <w:noProof/>
        </w:rPr>
      </w:pPr>
      <w:r w:rsidRPr="00C771BD">
        <w:rPr>
          <w:noProof/>
        </w:rPr>
        <w:t>maxnonstdtxvalidationduration</w:t>
      </w:r>
    </w:p>
    <w:p w14:paraId="0B76E275" w14:textId="3C35BDE9" w:rsidR="009A6325" w:rsidRPr="008751E3" w:rsidRDefault="009A6325" w:rsidP="006A7DD5">
      <w:pPr>
        <w:pStyle w:val="ListParagraph"/>
        <w:numPr>
          <w:ilvl w:val="0"/>
          <w:numId w:val="5"/>
        </w:numPr>
        <w:rPr>
          <w:noProof/>
        </w:rPr>
      </w:pPr>
      <w:r w:rsidRPr="009A6325">
        <w:rPr>
          <w:noProof/>
        </w:rPr>
        <w:t>maxtxnvalidatorasynctasksrunduration</w:t>
      </w:r>
    </w:p>
    <w:p w14:paraId="585DA073" w14:textId="2B43167B" w:rsidR="00D13526" w:rsidRPr="009049AE" w:rsidRDefault="00BE5487" w:rsidP="00BE5487">
      <w:pPr>
        <w:pStyle w:val="Heading3"/>
      </w:pPr>
      <w:bookmarkStart w:id="197" w:name="_Ref88744055"/>
      <w:bookmarkStart w:id="198" w:name="_Toc88831343"/>
      <w:r w:rsidRPr="009049AE">
        <w:t xml:space="preserve">RMT250: </w:t>
      </w:r>
      <w:r w:rsidR="0002686B" w:rsidRPr="009049AE">
        <w:rPr>
          <w:noProof/>
        </w:rPr>
        <w:t>Sigops</w:t>
      </w:r>
      <w:r w:rsidR="0002686B" w:rsidRPr="009049AE">
        <w:t xml:space="preserve"> count must be below specified </w:t>
      </w:r>
      <w:proofErr w:type="gramStart"/>
      <w:r w:rsidR="0002686B" w:rsidRPr="009049AE">
        <w:t>limit</w:t>
      </w:r>
      <w:bookmarkEnd w:id="197"/>
      <w:bookmarkEnd w:id="198"/>
      <w:proofErr w:type="gramEnd"/>
    </w:p>
    <w:p w14:paraId="22586808" w14:textId="77777777" w:rsidR="00E76335" w:rsidRDefault="00E76335" w:rsidP="00E76335">
      <w:pPr>
        <w:pStyle w:val="RuleInfo"/>
      </w:pPr>
      <w:r w:rsidRPr="0034671A">
        <w:t>Category</w:t>
      </w:r>
    </w:p>
    <w:p w14:paraId="349BBD98" w14:textId="77777777" w:rsidR="00E76335" w:rsidRPr="00B93155" w:rsidRDefault="00E76335" w:rsidP="00C6620A">
      <w:pPr>
        <w:pStyle w:val="ListParagraph"/>
        <w:numPr>
          <w:ilvl w:val="0"/>
          <w:numId w:val="7"/>
        </w:numPr>
      </w:pPr>
      <w:r>
        <w:t>policy</w:t>
      </w:r>
    </w:p>
    <w:p w14:paraId="55C53D05" w14:textId="77777777" w:rsidR="00E76335" w:rsidRPr="00B93155" w:rsidRDefault="00E76335" w:rsidP="00E76335">
      <w:pPr>
        <w:pStyle w:val="RuleInfo"/>
      </w:pPr>
      <w:r w:rsidRPr="00B93155">
        <w:t>Error</w:t>
      </w:r>
    </w:p>
    <w:p w14:paraId="0AC2C9A1" w14:textId="32F94730" w:rsidR="00E76335" w:rsidRPr="00472184" w:rsidRDefault="00BB4DD2" w:rsidP="00C6620A">
      <w:pPr>
        <w:pStyle w:val="ListParagraph"/>
        <w:numPr>
          <w:ilvl w:val="0"/>
          <w:numId w:val="6"/>
        </w:numPr>
        <w:rPr>
          <w:rStyle w:val="SourceText"/>
        </w:rPr>
      </w:pPr>
      <w:r w:rsidRPr="00472184">
        <w:rPr>
          <w:rStyle w:val="SourceText"/>
        </w:rPr>
        <w:t>bad-txns-too-many-sigops</w:t>
      </w:r>
      <w:r w:rsidR="00E76335" w:rsidRPr="00472184">
        <w:rPr>
          <w:rStyle w:val="SourceText"/>
        </w:rPr>
        <w:t>/0</w:t>
      </w:r>
    </w:p>
    <w:p w14:paraId="6DBDCCAC" w14:textId="77777777" w:rsidR="00E76335" w:rsidRDefault="00E76335" w:rsidP="00E76335">
      <w:pPr>
        <w:pStyle w:val="RuleInfo"/>
      </w:pPr>
      <w:r>
        <w:t>Inputs</w:t>
      </w:r>
    </w:p>
    <w:p w14:paraId="2561E29D" w14:textId="326D9523" w:rsidR="00E76335" w:rsidRDefault="00E76335" w:rsidP="00C6620A">
      <w:pPr>
        <w:pStyle w:val="ListParagraph"/>
        <w:numPr>
          <w:ilvl w:val="0"/>
          <w:numId w:val="5"/>
        </w:numPr>
      </w:pPr>
      <w:r>
        <w:t>transaction</w:t>
      </w:r>
    </w:p>
    <w:p w14:paraId="30FF3C67" w14:textId="7F912AE3" w:rsidR="00CE5424" w:rsidRDefault="00CC04CB" w:rsidP="00C6620A">
      <w:pPr>
        <w:pStyle w:val="ListParagraph"/>
        <w:numPr>
          <w:ilvl w:val="0"/>
          <w:numId w:val="5"/>
        </w:numPr>
      </w:pPr>
      <w:r>
        <w:t>transaction inputs - script</w:t>
      </w:r>
    </w:p>
    <w:p w14:paraId="171ACEEA" w14:textId="77777777" w:rsidR="00E76335" w:rsidRPr="009D5EF6" w:rsidRDefault="00E76335" w:rsidP="009D5EF6">
      <w:pPr>
        <w:pStyle w:val="RuleInfo"/>
      </w:pPr>
      <w:r w:rsidRPr="009D5EF6">
        <w:t>Notes</w:t>
      </w:r>
    </w:p>
    <w:p w14:paraId="47C238F6" w14:textId="1344BC1A" w:rsidR="00666A99" w:rsidRDefault="003C4712" w:rsidP="00666A99">
      <w:r>
        <w:t xml:space="preserve">Maximum allowed </w:t>
      </w:r>
      <w:r>
        <w:rPr>
          <w:noProof/>
        </w:rPr>
        <w:t>sigops</w:t>
      </w:r>
      <w:r>
        <w:t xml:space="preserve"> </w:t>
      </w:r>
      <w:r w:rsidR="00AA1DB6">
        <w:t xml:space="preserve">count </w:t>
      </w:r>
      <w:r>
        <w:t>is specified in node policy.</w:t>
      </w:r>
    </w:p>
    <w:p w14:paraId="7F26D174" w14:textId="19087C7F" w:rsidR="00BB14D9" w:rsidRDefault="00BB14D9" w:rsidP="00666A99">
      <w:r>
        <w:t xml:space="preserve">Check </w:t>
      </w:r>
      <w:r w:rsidR="00B5636B">
        <w:t xml:space="preserve">also </w:t>
      </w:r>
      <w:r>
        <w:t xml:space="preserve">fails if </w:t>
      </w:r>
      <w:r>
        <w:rPr>
          <w:noProof/>
        </w:rPr>
        <w:t>sigops</w:t>
      </w:r>
      <w:r>
        <w:t xml:space="preserve"> </w:t>
      </w:r>
      <w:r w:rsidR="006029E4">
        <w:t xml:space="preserve">count </w:t>
      </w:r>
      <w:r>
        <w:t>cannot be determined.</w:t>
      </w:r>
    </w:p>
    <w:p w14:paraId="58C94186" w14:textId="77777777" w:rsidR="00D321B8" w:rsidRDefault="00B0435E" w:rsidP="00666A99">
      <w:r>
        <w:t xml:space="preserve">The following scripts participate in calculating </w:t>
      </w:r>
      <w:r>
        <w:rPr>
          <w:noProof/>
        </w:rPr>
        <w:t>si</w:t>
      </w:r>
      <w:r w:rsidR="004D0F4C">
        <w:rPr>
          <w:noProof/>
        </w:rPr>
        <w:t>g</w:t>
      </w:r>
      <w:r>
        <w:rPr>
          <w:noProof/>
        </w:rPr>
        <w:t>ops</w:t>
      </w:r>
      <w:r>
        <w:t xml:space="preserve"> count:</w:t>
      </w:r>
    </w:p>
    <w:p w14:paraId="3497D0D9" w14:textId="518EC550" w:rsidR="00D321B8" w:rsidRDefault="009D6AD0" w:rsidP="00C6620A">
      <w:pPr>
        <w:pStyle w:val="ListParagraph"/>
        <w:numPr>
          <w:ilvl w:val="0"/>
          <w:numId w:val="20"/>
        </w:numPr>
      </w:pPr>
      <w:r w:rsidRPr="00D321B8">
        <w:rPr>
          <w:rStyle w:val="SourceText"/>
        </w:rPr>
        <w:t>scriptSig</w:t>
      </w:r>
      <w:r>
        <w:t xml:space="preserve"> in all </w:t>
      </w:r>
      <w:r w:rsidR="00D321B8">
        <w:t xml:space="preserve">transaction </w:t>
      </w:r>
      <w:r>
        <w:t>inputs</w:t>
      </w:r>
    </w:p>
    <w:p w14:paraId="448F3E46" w14:textId="6FBC103C" w:rsidR="00BC1B79" w:rsidRDefault="00306504" w:rsidP="00C6620A">
      <w:pPr>
        <w:pStyle w:val="ListParagraph"/>
        <w:numPr>
          <w:ilvl w:val="0"/>
          <w:numId w:val="20"/>
        </w:numPr>
      </w:pPr>
      <w:r w:rsidRPr="00306504">
        <w:rPr>
          <w:rStyle w:val="SourceText"/>
        </w:rPr>
        <w:t>scriptPubKey</w:t>
      </w:r>
      <w:r>
        <w:t xml:space="preserve"> in </w:t>
      </w:r>
      <w:r w:rsidR="009D6AD0">
        <w:t xml:space="preserve">all </w:t>
      </w:r>
      <w:r>
        <w:t xml:space="preserve">transaction </w:t>
      </w:r>
      <w:r w:rsidR="009D6AD0">
        <w:t>outputs</w:t>
      </w:r>
    </w:p>
    <w:p w14:paraId="571D19BB" w14:textId="78EF2179" w:rsidR="00037969" w:rsidRDefault="00037969" w:rsidP="00C6620A">
      <w:pPr>
        <w:pStyle w:val="ListParagraph"/>
        <w:numPr>
          <w:ilvl w:val="0"/>
          <w:numId w:val="20"/>
        </w:numPr>
      </w:pPr>
      <w:r w:rsidRPr="00306504">
        <w:rPr>
          <w:rStyle w:val="SourceText"/>
        </w:rPr>
        <w:t>scriptPubKey</w:t>
      </w:r>
      <w:r>
        <w:t xml:space="preserve"> in spent output together with </w:t>
      </w:r>
      <w:r w:rsidRPr="00D321B8">
        <w:rPr>
          <w:rStyle w:val="SourceText"/>
        </w:rPr>
        <w:t>scriptSig</w:t>
      </w:r>
      <w:r>
        <w:t xml:space="preserve"> in corresponding transaction input, </w:t>
      </w:r>
      <w:r w:rsidR="00AD60CE">
        <w:t xml:space="preserve">but only </w:t>
      </w:r>
      <w:r>
        <w:t>if spent output is P2SH and was created before genesis was activated.</w:t>
      </w:r>
    </w:p>
    <w:p w14:paraId="5651C9DC" w14:textId="788B7D14" w:rsidR="00FB6462" w:rsidRPr="00FA206A" w:rsidRDefault="00FB6462" w:rsidP="00FB6462">
      <w:pPr>
        <w:pStyle w:val="Heading3"/>
      </w:pPr>
      <w:bookmarkStart w:id="199" w:name="_Ref88744059"/>
      <w:bookmarkStart w:id="200" w:name="_Toc88831344"/>
      <w:r w:rsidRPr="00FA206A">
        <w:t>R</w:t>
      </w:r>
      <w:r w:rsidR="006A1C44" w:rsidRPr="00FA206A">
        <w:t>M</w:t>
      </w:r>
      <w:r w:rsidRPr="00FA206A">
        <w:t xml:space="preserve">T252: Fee must </w:t>
      </w:r>
      <w:r w:rsidR="00736506">
        <w:t xml:space="preserve">not </w:t>
      </w:r>
      <w:r w:rsidRPr="00FA206A">
        <w:t xml:space="preserve">be </w:t>
      </w:r>
      <w:r w:rsidR="00736506">
        <w:t>smaller</w:t>
      </w:r>
      <w:r w:rsidRPr="00FA206A">
        <w:t xml:space="preserve"> than mempool minimal fee (reject fee)</w:t>
      </w:r>
      <w:bookmarkEnd w:id="199"/>
      <w:bookmarkEnd w:id="200"/>
    </w:p>
    <w:p w14:paraId="1AB9F3D6" w14:textId="77777777" w:rsidR="00FB6462" w:rsidRDefault="00FB6462" w:rsidP="00FB6462">
      <w:pPr>
        <w:pStyle w:val="RuleInfo"/>
      </w:pPr>
      <w:r w:rsidRPr="0034671A">
        <w:t>Category</w:t>
      </w:r>
    </w:p>
    <w:p w14:paraId="6ACC1655" w14:textId="77777777" w:rsidR="00FB6462" w:rsidRPr="00B93155" w:rsidRDefault="00FB6462" w:rsidP="00C6620A">
      <w:pPr>
        <w:pStyle w:val="ListParagraph"/>
        <w:numPr>
          <w:ilvl w:val="0"/>
          <w:numId w:val="7"/>
        </w:numPr>
      </w:pPr>
      <w:r>
        <w:t>policy</w:t>
      </w:r>
    </w:p>
    <w:p w14:paraId="3281A08F" w14:textId="77777777" w:rsidR="00FB6462" w:rsidRPr="00B93155" w:rsidRDefault="00FB6462" w:rsidP="00FB6462">
      <w:pPr>
        <w:pStyle w:val="RuleInfo"/>
      </w:pPr>
      <w:r w:rsidRPr="00B93155">
        <w:t>Error</w:t>
      </w:r>
    </w:p>
    <w:p w14:paraId="31F95429" w14:textId="77777777" w:rsidR="00FB6462" w:rsidRPr="00472184" w:rsidRDefault="00FB6462" w:rsidP="00C6620A">
      <w:pPr>
        <w:pStyle w:val="ListParagraph"/>
        <w:numPr>
          <w:ilvl w:val="0"/>
          <w:numId w:val="6"/>
        </w:numPr>
        <w:rPr>
          <w:rStyle w:val="SourceText"/>
        </w:rPr>
      </w:pPr>
      <w:r w:rsidRPr="00472184">
        <w:rPr>
          <w:rStyle w:val="SourceText"/>
        </w:rPr>
        <w:t>“mempool min fee not met”/0</w:t>
      </w:r>
    </w:p>
    <w:p w14:paraId="451E63F0" w14:textId="77777777" w:rsidR="00FB6462" w:rsidRDefault="00FB6462" w:rsidP="00FB6462">
      <w:pPr>
        <w:pStyle w:val="RuleInfo"/>
      </w:pPr>
      <w:r>
        <w:t>Inputs</w:t>
      </w:r>
    </w:p>
    <w:p w14:paraId="39ECCD1F" w14:textId="77777777" w:rsidR="00FB6462" w:rsidRDefault="00FB6462" w:rsidP="00C6620A">
      <w:pPr>
        <w:pStyle w:val="ListParagraph"/>
        <w:numPr>
          <w:ilvl w:val="0"/>
          <w:numId w:val="5"/>
        </w:numPr>
      </w:pPr>
      <w:r>
        <w:t>transaction</w:t>
      </w:r>
    </w:p>
    <w:p w14:paraId="4C85FD6C" w14:textId="018B3704" w:rsidR="00FB6462" w:rsidRDefault="000C7B3F" w:rsidP="00C6620A">
      <w:pPr>
        <w:pStyle w:val="ListParagraph"/>
        <w:numPr>
          <w:ilvl w:val="0"/>
          <w:numId w:val="5"/>
        </w:numPr>
      </w:pPr>
      <w:r>
        <w:t xml:space="preserve">transaction inputs - </w:t>
      </w:r>
      <w:r w:rsidR="00FB6462">
        <w:t>amount</w:t>
      </w:r>
    </w:p>
    <w:p w14:paraId="4B57E5EF" w14:textId="77777777" w:rsidR="00FB6462" w:rsidRDefault="00FB6462" w:rsidP="00C6620A">
      <w:pPr>
        <w:pStyle w:val="ListParagraph"/>
        <w:numPr>
          <w:ilvl w:val="0"/>
          <w:numId w:val="5"/>
        </w:numPr>
      </w:pPr>
      <w:r>
        <w:t>mempool</w:t>
      </w:r>
    </w:p>
    <w:p w14:paraId="061CE987" w14:textId="77777777" w:rsidR="00FB6462" w:rsidRPr="00F966AC" w:rsidRDefault="00FB6462" w:rsidP="00FB6462">
      <w:pPr>
        <w:pStyle w:val="RuleInfo"/>
      </w:pPr>
      <w:r w:rsidRPr="00F966AC">
        <w:t>Notes</w:t>
      </w:r>
    </w:p>
    <w:p w14:paraId="77EE3F81" w14:textId="53756C5A" w:rsidR="000C475D" w:rsidRPr="00472184" w:rsidRDefault="000C475D" w:rsidP="00FB6462">
      <w:r w:rsidRPr="00472184">
        <w:t>Fee provided by transaction must not be smaller than mempool reject fee</w:t>
      </w:r>
      <w:r w:rsidR="008A7FB7" w:rsidRPr="00472184">
        <w:t>.</w:t>
      </w:r>
    </w:p>
    <w:p w14:paraId="679E4B6E" w14:textId="118DDE46" w:rsidR="00FB6462" w:rsidRPr="00472184" w:rsidRDefault="000A7AF5" w:rsidP="00FB6462">
      <w:r w:rsidRPr="00472184">
        <w:t xml:space="preserve">Mempool reject fee </w:t>
      </w:r>
      <w:r w:rsidR="00FB6462" w:rsidRPr="00472184">
        <w:t xml:space="preserve">depends on node </w:t>
      </w:r>
      <w:r w:rsidR="00775022" w:rsidRPr="00472184">
        <w:t>policy</w:t>
      </w:r>
      <w:r w:rsidR="00FB6462" w:rsidRPr="00472184">
        <w:t>, size of transaction and other factors</w:t>
      </w:r>
      <w:r w:rsidR="00050883" w:rsidRPr="00472184">
        <w:t xml:space="preserve"> (s</w:t>
      </w:r>
      <w:r w:rsidR="00FD0DBC" w:rsidRPr="00472184">
        <w:t xml:space="preserve">ee mempool specification for </w:t>
      </w:r>
      <w:r w:rsidR="00050883" w:rsidRPr="00472184">
        <w:t>more info)</w:t>
      </w:r>
      <w:r w:rsidR="00FD0DBC" w:rsidRPr="00472184">
        <w:t>.</w:t>
      </w:r>
    </w:p>
    <w:p w14:paraId="3EC0ADC0" w14:textId="2C140003" w:rsidR="00FB6462" w:rsidRPr="00FA206A" w:rsidRDefault="00FB6462" w:rsidP="00FB6462">
      <w:pPr>
        <w:pStyle w:val="Heading3"/>
      </w:pPr>
      <w:bookmarkStart w:id="201" w:name="_Ref88744065"/>
      <w:bookmarkStart w:id="202" w:name="_Toc88831345"/>
      <w:r w:rsidRPr="00FA206A">
        <w:t>R</w:t>
      </w:r>
      <w:r w:rsidR="00213EE2" w:rsidRPr="00FA206A">
        <w:t>M</w:t>
      </w:r>
      <w:r w:rsidRPr="00FA206A">
        <w:t>T253: Transactions should have sufficient priority (relay fee)</w:t>
      </w:r>
      <w:bookmarkEnd w:id="201"/>
      <w:bookmarkEnd w:id="202"/>
    </w:p>
    <w:p w14:paraId="00D68315" w14:textId="77777777" w:rsidR="00FB6462" w:rsidRDefault="00FB6462" w:rsidP="00FB6462">
      <w:pPr>
        <w:pStyle w:val="RuleInfo"/>
      </w:pPr>
      <w:r w:rsidRPr="0034671A">
        <w:t>Category</w:t>
      </w:r>
    </w:p>
    <w:p w14:paraId="406F786C" w14:textId="77777777" w:rsidR="00FB6462" w:rsidRPr="00B93155" w:rsidRDefault="00FB6462" w:rsidP="00C6620A">
      <w:pPr>
        <w:pStyle w:val="ListParagraph"/>
        <w:numPr>
          <w:ilvl w:val="0"/>
          <w:numId w:val="7"/>
        </w:numPr>
      </w:pPr>
      <w:r>
        <w:t>policy</w:t>
      </w:r>
    </w:p>
    <w:p w14:paraId="0F6B9F21" w14:textId="77777777" w:rsidR="00FB6462" w:rsidRPr="00B93155" w:rsidRDefault="00FB6462" w:rsidP="00FB6462">
      <w:pPr>
        <w:pStyle w:val="RuleInfo"/>
      </w:pPr>
      <w:r w:rsidRPr="00B93155">
        <w:t>Error</w:t>
      </w:r>
    </w:p>
    <w:p w14:paraId="2EC47667" w14:textId="77777777" w:rsidR="00FB6462" w:rsidRPr="00D34C77" w:rsidRDefault="00FB6462" w:rsidP="00C6620A">
      <w:pPr>
        <w:pStyle w:val="ListParagraph"/>
        <w:numPr>
          <w:ilvl w:val="0"/>
          <w:numId w:val="6"/>
        </w:numPr>
        <w:rPr>
          <w:rStyle w:val="SourceText"/>
        </w:rPr>
      </w:pPr>
      <w:r w:rsidRPr="00D34C77">
        <w:rPr>
          <w:rStyle w:val="SourceText"/>
        </w:rPr>
        <w:t>“insufficient priority”/0</w:t>
      </w:r>
    </w:p>
    <w:p w14:paraId="41FF16D9" w14:textId="77777777" w:rsidR="00FB6462" w:rsidRDefault="00FB6462" w:rsidP="00FB6462">
      <w:pPr>
        <w:pStyle w:val="RuleInfo"/>
      </w:pPr>
      <w:r>
        <w:t>Inputs</w:t>
      </w:r>
    </w:p>
    <w:p w14:paraId="721C5CF8" w14:textId="77777777" w:rsidR="00FB6462" w:rsidRDefault="00FB6462" w:rsidP="00C6620A">
      <w:pPr>
        <w:pStyle w:val="ListParagraph"/>
        <w:numPr>
          <w:ilvl w:val="0"/>
          <w:numId w:val="5"/>
        </w:numPr>
      </w:pPr>
      <w:r>
        <w:t>transaction</w:t>
      </w:r>
    </w:p>
    <w:p w14:paraId="452783A4" w14:textId="5D7D4A33" w:rsidR="00FB6462" w:rsidRDefault="002233A1" w:rsidP="00C6620A">
      <w:pPr>
        <w:pStyle w:val="ListParagraph"/>
        <w:numPr>
          <w:ilvl w:val="0"/>
          <w:numId w:val="5"/>
        </w:numPr>
      </w:pPr>
      <w:r>
        <w:t>transaction inputs - amount</w:t>
      </w:r>
    </w:p>
    <w:p w14:paraId="17F1F3A3" w14:textId="77777777" w:rsidR="00FB6462" w:rsidRDefault="00FB6462" w:rsidP="00C6620A">
      <w:pPr>
        <w:pStyle w:val="ListParagraph"/>
        <w:numPr>
          <w:ilvl w:val="0"/>
          <w:numId w:val="5"/>
        </w:numPr>
      </w:pPr>
      <w:r>
        <w:t>mempool</w:t>
      </w:r>
    </w:p>
    <w:p w14:paraId="381C6B83" w14:textId="77777777" w:rsidR="00FB6462" w:rsidRPr="00F966AC" w:rsidRDefault="00FB6462" w:rsidP="00FB6462">
      <w:pPr>
        <w:pStyle w:val="RuleInfo"/>
      </w:pPr>
      <w:r w:rsidRPr="00F966AC">
        <w:t>Notes</w:t>
      </w:r>
    </w:p>
    <w:p w14:paraId="26C5BC46" w14:textId="0B673599" w:rsidR="00FB6462" w:rsidRPr="00D34C77" w:rsidRDefault="0F9734EE" w:rsidP="00FB6462">
      <w:r>
        <w:t xml:space="preserve">Not applicable for </w:t>
      </w:r>
      <w:commentRangeStart w:id="203"/>
      <w:r>
        <w:t>consolidation transactions</w:t>
      </w:r>
      <w:commentRangeEnd w:id="203"/>
      <w:r w:rsidR="00FB6462">
        <w:rPr>
          <w:rStyle w:val="CommentReference"/>
        </w:rPr>
        <w:commentReference w:id="203"/>
      </w:r>
      <w:r>
        <w:t>.</w:t>
      </w:r>
    </w:p>
    <w:p w14:paraId="4FD53B34" w14:textId="5146324F" w:rsidR="00A62CC6" w:rsidRDefault="002549D1" w:rsidP="00FB6462">
      <w:r w:rsidRPr="00D34C77">
        <w:t>F</w:t>
      </w:r>
      <w:r w:rsidR="00A62CC6" w:rsidRPr="00D34C77">
        <w:t xml:space="preserve">ee provided by transaction must not be smaller than </w:t>
      </w:r>
      <w:r w:rsidR="00225F43" w:rsidRPr="00D34C77">
        <w:t>specified in node policy</w:t>
      </w:r>
      <w:r w:rsidR="00A62CC6" w:rsidRPr="00D34C77">
        <w:t xml:space="preserve"> </w:t>
      </w:r>
      <w:r w:rsidR="00A62CC6" w:rsidRPr="00D34C77">
        <w:rPr>
          <w:noProof/>
        </w:rPr>
        <w:t>(minrelaytxfee)</w:t>
      </w:r>
      <w:r w:rsidR="00A62CC6" w:rsidRPr="00D34C77">
        <w:t>.</w:t>
      </w:r>
    </w:p>
    <w:p w14:paraId="1330696F" w14:textId="22729F85" w:rsidR="003829F0" w:rsidRDefault="006A1750" w:rsidP="00FB6462">
      <w:r w:rsidRPr="006A1750">
        <w:t>Value of the following policy limits may be specific to the user sending the transaction:</w:t>
      </w:r>
    </w:p>
    <w:p w14:paraId="1C61597F" w14:textId="7AF33F04" w:rsidR="006A1750" w:rsidRDefault="00361AC7" w:rsidP="006A1750">
      <w:pPr>
        <w:pStyle w:val="ListParagraph"/>
        <w:numPr>
          <w:ilvl w:val="0"/>
          <w:numId w:val="36"/>
        </w:numPr>
        <w:rPr>
          <w:noProof/>
        </w:rPr>
      </w:pPr>
      <w:r w:rsidRPr="00361AC7">
        <w:rPr>
          <w:noProof/>
        </w:rPr>
        <w:t>minconsolidationfactor</w:t>
      </w:r>
    </w:p>
    <w:p w14:paraId="120A1944" w14:textId="6F8F951A" w:rsidR="00361AC7" w:rsidRDefault="00361AC7" w:rsidP="006A1750">
      <w:pPr>
        <w:pStyle w:val="ListParagraph"/>
        <w:numPr>
          <w:ilvl w:val="0"/>
          <w:numId w:val="36"/>
        </w:numPr>
        <w:rPr>
          <w:noProof/>
        </w:rPr>
      </w:pPr>
      <w:r w:rsidRPr="00361AC7">
        <w:rPr>
          <w:noProof/>
        </w:rPr>
        <w:t>maxconsolidationinputscriptsize</w:t>
      </w:r>
    </w:p>
    <w:p w14:paraId="33DED8AE" w14:textId="0CC041DB" w:rsidR="00361AC7" w:rsidRDefault="00361AC7" w:rsidP="006A1750">
      <w:pPr>
        <w:pStyle w:val="ListParagraph"/>
        <w:numPr>
          <w:ilvl w:val="0"/>
          <w:numId w:val="36"/>
        </w:numPr>
        <w:rPr>
          <w:noProof/>
        </w:rPr>
      </w:pPr>
      <w:r w:rsidRPr="00361AC7">
        <w:rPr>
          <w:noProof/>
        </w:rPr>
        <w:t>minconfconsolidationinput</w:t>
      </w:r>
    </w:p>
    <w:p w14:paraId="3FCF46A7" w14:textId="732ACE3D" w:rsidR="00DB7151" w:rsidRPr="00D34C77" w:rsidRDefault="00DB7151" w:rsidP="006A7DD5">
      <w:pPr>
        <w:pStyle w:val="ListParagraph"/>
        <w:numPr>
          <w:ilvl w:val="0"/>
          <w:numId w:val="36"/>
        </w:numPr>
        <w:rPr>
          <w:noProof/>
        </w:rPr>
      </w:pPr>
      <w:r w:rsidRPr="00DB7151">
        <w:rPr>
          <w:noProof/>
        </w:rPr>
        <w:t>acceptnonstdconsolidationinput</w:t>
      </w:r>
    </w:p>
    <w:p w14:paraId="0AD48467" w14:textId="68323CA6" w:rsidR="00FB6462" w:rsidRPr="00FA206A" w:rsidRDefault="00FB6462" w:rsidP="00FB6462">
      <w:pPr>
        <w:pStyle w:val="Heading3"/>
      </w:pPr>
      <w:bookmarkStart w:id="204" w:name="_Ref88744068"/>
      <w:bookmarkStart w:id="205" w:name="_Toc88831346"/>
      <w:r w:rsidRPr="00FA206A">
        <w:t>R</w:t>
      </w:r>
      <w:r w:rsidR="00504A95" w:rsidRPr="00FA206A">
        <w:t>M</w:t>
      </w:r>
      <w:r w:rsidRPr="00FA206A">
        <w:t xml:space="preserve">T255: Number of in-mempool ancestors must not be too </w:t>
      </w:r>
      <w:proofErr w:type="gramStart"/>
      <w:r w:rsidRPr="00FA206A">
        <w:t>high</w:t>
      </w:r>
      <w:bookmarkEnd w:id="204"/>
      <w:bookmarkEnd w:id="205"/>
      <w:proofErr w:type="gramEnd"/>
    </w:p>
    <w:p w14:paraId="15E81506" w14:textId="77777777" w:rsidR="00FB6462" w:rsidRDefault="00FB6462" w:rsidP="00FB6462">
      <w:pPr>
        <w:pStyle w:val="RuleInfo"/>
      </w:pPr>
      <w:r w:rsidRPr="0034671A">
        <w:t>Category</w:t>
      </w:r>
    </w:p>
    <w:p w14:paraId="037B441A" w14:textId="77777777" w:rsidR="00FB6462" w:rsidRPr="00B93155" w:rsidRDefault="00FB6462" w:rsidP="00C6620A">
      <w:pPr>
        <w:pStyle w:val="ListParagraph"/>
        <w:numPr>
          <w:ilvl w:val="0"/>
          <w:numId w:val="7"/>
        </w:numPr>
      </w:pPr>
      <w:r>
        <w:t>policy</w:t>
      </w:r>
    </w:p>
    <w:p w14:paraId="2AF04069" w14:textId="77777777" w:rsidR="00FB6462" w:rsidRPr="00B93155" w:rsidRDefault="00FB6462" w:rsidP="00FB6462">
      <w:pPr>
        <w:pStyle w:val="RuleInfo"/>
      </w:pPr>
      <w:r w:rsidRPr="00B93155">
        <w:t>Error</w:t>
      </w:r>
    </w:p>
    <w:p w14:paraId="5DE3C101" w14:textId="77777777" w:rsidR="00FB6462" w:rsidRPr="001F4670" w:rsidRDefault="00FB6462" w:rsidP="00C6620A">
      <w:pPr>
        <w:pStyle w:val="ListParagraph"/>
        <w:numPr>
          <w:ilvl w:val="0"/>
          <w:numId w:val="6"/>
        </w:numPr>
        <w:rPr>
          <w:rStyle w:val="SourceText"/>
        </w:rPr>
      </w:pPr>
      <w:r w:rsidRPr="001F4670">
        <w:rPr>
          <w:rStyle w:val="SourceText"/>
        </w:rPr>
        <w:t>too-long-mempool-chain/0</w:t>
      </w:r>
    </w:p>
    <w:p w14:paraId="05701A6F" w14:textId="77777777" w:rsidR="00FB6462" w:rsidRDefault="00FB6462" w:rsidP="00FB6462">
      <w:pPr>
        <w:pStyle w:val="RuleInfo"/>
      </w:pPr>
      <w:r>
        <w:t>Inputs</w:t>
      </w:r>
    </w:p>
    <w:p w14:paraId="38B2CA59" w14:textId="77777777" w:rsidR="00FB6462" w:rsidRDefault="00FB6462" w:rsidP="00C6620A">
      <w:pPr>
        <w:pStyle w:val="ListParagraph"/>
        <w:numPr>
          <w:ilvl w:val="0"/>
          <w:numId w:val="5"/>
        </w:numPr>
      </w:pPr>
      <w:r>
        <w:t>transaction</w:t>
      </w:r>
    </w:p>
    <w:p w14:paraId="3E0990BF" w14:textId="77777777" w:rsidR="00FB6462" w:rsidRDefault="00FB6462" w:rsidP="00C6620A">
      <w:pPr>
        <w:pStyle w:val="ListParagraph"/>
        <w:numPr>
          <w:ilvl w:val="0"/>
          <w:numId w:val="5"/>
        </w:numPr>
      </w:pPr>
      <w:r>
        <w:t>mempool</w:t>
      </w:r>
    </w:p>
    <w:p w14:paraId="1002D61E" w14:textId="77777777" w:rsidR="00FB6462" w:rsidRPr="00F966AC" w:rsidRDefault="00FB6462" w:rsidP="00FB6462">
      <w:pPr>
        <w:pStyle w:val="RuleInfo"/>
      </w:pPr>
      <w:r w:rsidRPr="00F966AC">
        <w:t>Notes</w:t>
      </w:r>
    </w:p>
    <w:p w14:paraId="57DCF17F" w14:textId="0EC2F95D" w:rsidR="00FB6462" w:rsidRDefault="00BF139B" w:rsidP="00FB6462">
      <w:r>
        <w:t>This check is intended to limit the performance overhead that may be introduced by long transaction chains in mempool. Depends on mempool implementation.</w:t>
      </w:r>
    </w:p>
    <w:p w14:paraId="77CF09BA" w14:textId="697C9707" w:rsidR="00255168" w:rsidRDefault="00255168" w:rsidP="00FB6462">
      <w:r w:rsidRPr="00255168">
        <w:t>Value of the following policy limits may be specific to the user sending the transaction:</w:t>
      </w:r>
    </w:p>
    <w:p w14:paraId="77F84E7E" w14:textId="43BBFE8D" w:rsidR="00255168" w:rsidRDefault="006B2E98" w:rsidP="00255168">
      <w:pPr>
        <w:pStyle w:val="ListParagraph"/>
        <w:numPr>
          <w:ilvl w:val="0"/>
          <w:numId w:val="35"/>
        </w:numPr>
        <w:rPr>
          <w:noProof/>
        </w:rPr>
      </w:pPr>
      <w:r w:rsidRPr="006B2E98">
        <w:rPr>
          <w:noProof/>
        </w:rPr>
        <w:t>limitancestorcount</w:t>
      </w:r>
    </w:p>
    <w:p w14:paraId="7B964252" w14:textId="6F0C831B" w:rsidR="006B2E98" w:rsidRPr="00E07A2E" w:rsidRDefault="006B2E98" w:rsidP="006A7DD5">
      <w:pPr>
        <w:pStyle w:val="ListParagraph"/>
        <w:numPr>
          <w:ilvl w:val="0"/>
          <w:numId w:val="35"/>
        </w:numPr>
        <w:rPr>
          <w:noProof/>
        </w:rPr>
      </w:pPr>
      <w:r w:rsidRPr="006B2E98">
        <w:rPr>
          <w:noProof/>
        </w:rPr>
        <w:t>limitcpfpgroupmemberscount</w:t>
      </w:r>
    </w:p>
    <w:p w14:paraId="5229829B" w14:textId="7FF5463E" w:rsidR="00FB6462" w:rsidRPr="00FA206A" w:rsidRDefault="00FB6462" w:rsidP="00FB6462">
      <w:pPr>
        <w:pStyle w:val="Heading3"/>
      </w:pPr>
      <w:bookmarkStart w:id="206" w:name="_Ref88744073"/>
      <w:bookmarkStart w:id="207" w:name="_Toc88831347"/>
      <w:r w:rsidRPr="00FA206A">
        <w:t>R</w:t>
      </w:r>
      <w:r w:rsidR="008069F4" w:rsidRPr="00FA206A">
        <w:t>M</w:t>
      </w:r>
      <w:r w:rsidRPr="00FA206A">
        <w:t>T258: Check double-spend attempt (DS detector)</w:t>
      </w:r>
      <w:bookmarkEnd w:id="206"/>
      <w:bookmarkEnd w:id="207"/>
    </w:p>
    <w:p w14:paraId="1D845C9C" w14:textId="77777777" w:rsidR="00FB6462" w:rsidRDefault="00FB6462" w:rsidP="00FB6462">
      <w:pPr>
        <w:pStyle w:val="RuleInfo"/>
      </w:pPr>
      <w:r w:rsidRPr="0034671A">
        <w:t>Category</w:t>
      </w:r>
    </w:p>
    <w:p w14:paraId="79E1A083" w14:textId="77777777" w:rsidR="00FB6462" w:rsidRPr="00B93155" w:rsidRDefault="00FB6462" w:rsidP="00C6620A">
      <w:pPr>
        <w:pStyle w:val="ListParagraph"/>
        <w:numPr>
          <w:ilvl w:val="0"/>
          <w:numId w:val="7"/>
        </w:numPr>
      </w:pPr>
      <w:r>
        <w:t>policy</w:t>
      </w:r>
    </w:p>
    <w:p w14:paraId="5FD7CB9B" w14:textId="77777777" w:rsidR="00FB6462" w:rsidRPr="00B93155" w:rsidRDefault="00FB6462" w:rsidP="00FB6462">
      <w:pPr>
        <w:pStyle w:val="RuleInfo"/>
      </w:pPr>
      <w:r w:rsidRPr="00B93155">
        <w:t>Error</w:t>
      </w:r>
    </w:p>
    <w:p w14:paraId="74AAE9A0" w14:textId="77777777" w:rsidR="00FB6462" w:rsidRPr="001F4670" w:rsidRDefault="00FB6462" w:rsidP="00C6620A">
      <w:pPr>
        <w:pStyle w:val="ListParagraph"/>
        <w:numPr>
          <w:ilvl w:val="0"/>
          <w:numId w:val="6"/>
        </w:numPr>
      </w:pPr>
      <w:r w:rsidRPr="001F4670">
        <w:rPr>
          <w:rStyle w:val="SourceText"/>
        </w:rPr>
        <w:t>txn-double-spend-detected</w:t>
      </w:r>
      <w:r w:rsidRPr="001F4670">
        <w:t xml:space="preserve">: If double spend attempt is </w:t>
      </w:r>
      <w:proofErr w:type="gramStart"/>
      <w:r w:rsidRPr="001F4670">
        <w:t>detected</w:t>
      </w:r>
      <w:proofErr w:type="gramEnd"/>
    </w:p>
    <w:p w14:paraId="5BD183AD" w14:textId="77777777" w:rsidR="00FB6462" w:rsidRPr="001F4670" w:rsidRDefault="00FB6462" w:rsidP="00C6620A">
      <w:pPr>
        <w:pStyle w:val="ListParagraph"/>
        <w:numPr>
          <w:ilvl w:val="0"/>
          <w:numId w:val="6"/>
        </w:numPr>
      </w:pPr>
      <w:r w:rsidRPr="001F4670">
        <w:rPr>
          <w:rStyle w:val="SourceText"/>
        </w:rPr>
        <w:t>txn-mempool-conflict</w:t>
      </w:r>
      <w:r w:rsidRPr="001F4670">
        <w:t xml:space="preserve">: If this is just a mempool </w:t>
      </w:r>
      <w:proofErr w:type="gramStart"/>
      <w:r w:rsidRPr="001F4670">
        <w:t>conflict</w:t>
      </w:r>
      <w:proofErr w:type="gramEnd"/>
    </w:p>
    <w:p w14:paraId="0FB57B10" w14:textId="77777777" w:rsidR="00FB6462" w:rsidRDefault="00FB6462" w:rsidP="00FB6462">
      <w:pPr>
        <w:pStyle w:val="RuleInfo"/>
      </w:pPr>
      <w:r>
        <w:t>Inputs</w:t>
      </w:r>
    </w:p>
    <w:p w14:paraId="403EC7EA" w14:textId="77777777" w:rsidR="00FB6462" w:rsidRDefault="00FB6462" w:rsidP="00C6620A">
      <w:pPr>
        <w:pStyle w:val="ListParagraph"/>
        <w:numPr>
          <w:ilvl w:val="0"/>
          <w:numId w:val="5"/>
        </w:numPr>
      </w:pPr>
      <w:r>
        <w:t>transaction</w:t>
      </w:r>
    </w:p>
    <w:p w14:paraId="43883134" w14:textId="77777777" w:rsidR="00FB6462" w:rsidRDefault="00FB6462" w:rsidP="00C6620A">
      <w:pPr>
        <w:pStyle w:val="ListParagraph"/>
        <w:numPr>
          <w:ilvl w:val="0"/>
          <w:numId w:val="5"/>
        </w:numPr>
      </w:pPr>
      <w:r>
        <w:t>mempool</w:t>
      </w:r>
    </w:p>
    <w:p w14:paraId="5AD45F85" w14:textId="77777777" w:rsidR="00FB6462" w:rsidRDefault="00FB6462" w:rsidP="00C6620A">
      <w:pPr>
        <w:pStyle w:val="ListParagraph"/>
        <w:numPr>
          <w:ilvl w:val="0"/>
          <w:numId w:val="5"/>
        </w:numPr>
      </w:pPr>
      <w:r>
        <w:t>DS detector</w:t>
      </w:r>
    </w:p>
    <w:p w14:paraId="20616409" w14:textId="77777777" w:rsidR="00FB6462" w:rsidRPr="00F966AC" w:rsidRDefault="00FB6462" w:rsidP="00FB6462">
      <w:pPr>
        <w:pStyle w:val="RuleInfo"/>
      </w:pPr>
      <w:r w:rsidRPr="00F966AC">
        <w:t>Notes</w:t>
      </w:r>
    </w:p>
    <w:p w14:paraId="53476444" w14:textId="2D501859" w:rsidR="00FB6462" w:rsidRDefault="00BB571D" w:rsidP="00FB6462">
      <w:r>
        <w:t>Actual check is performed by DS detector.</w:t>
      </w:r>
    </w:p>
    <w:p w14:paraId="08A955CE" w14:textId="2F19810B" w:rsidR="007D2392" w:rsidRPr="00FA206A" w:rsidRDefault="007D2392" w:rsidP="007D2392">
      <w:pPr>
        <w:pStyle w:val="Heading3"/>
      </w:pPr>
      <w:bookmarkStart w:id="208" w:name="_Ref88744086"/>
      <w:bookmarkStart w:id="209" w:name="_Toc88831348"/>
      <w:r w:rsidRPr="00FA206A">
        <w:t xml:space="preserve">RMT301: All inputs must have valid </w:t>
      </w:r>
      <w:proofErr w:type="gramStart"/>
      <w:r w:rsidRPr="00FA206A">
        <w:t>scripts</w:t>
      </w:r>
      <w:bookmarkEnd w:id="208"/>
      <w:bookmarkEnd w:id="209"/>
      <w:proofErr w:type="gramEnd"/>
    </w:p>
    <w:p w14:paraId="7145C5A7" w14:textId="77777777" w:rsidR="00A202B4" w:rsidRDefault="00A202B4" w:rsidP="00A202B4">
      <w:pPr>
        <w:pStyle w:val="RuleInfo"/>
      </w:pPr>
      <w:r w:rsidRPr="0034671A">
        <w:t>Category</w:t>
      </w:r>
    </w:p>
    <w:p w14:paraId="1CBC8F68" w14:textId="64F729F5" w:rsidR="00A202B4" w:rsidRPr="00B93155" w:rsidRDefault="00114F3B" w:rsidP="00C6620A">
      <w:pPr>
        <w:pStyle w:val="ListParagraph"/>
        <w:numPr>
          <w:ilvl w:val="0"/>
          <w:numId w:val="7"/>
        </w:numPr>
      </w:pPr>
      <w:r>
        <w:t>c</w:t>
      </w:r>
      <w:r w:rsidR="00A202B4">
        <w:t>onsensus/policy</w:t>
      </w:r>
    </w:p>
    <w:p w14:paraId="08D64673" w14:textId="77777777" w:rsidR="00A202B4" w:rsidRPr="00B93155" w:rsidRDefault="00A202B4" w:rsidP="00A202B4">
      <w:pPr>
        <w:pStyle w:val="RuleInfo"/>
      </w:pPr>
      <w:r w:rsidRPr="00B93155">
        <w:t>Error</w:t>
      </w:r>
    </w:p>
    <w:p w14:paraId="1F597010" w14:textId="77777777" w:rsidR="00A202B4" w:rsidRPr="00C86882" w:rsidRDefault="00A202B4" w:rsidP="00C6620A">
      <w:pPr>
        <w:pStyle w:val="ListParagraph"/>
        <w:numPr>
          <w:ilvl w:val="0"/>
          <w:numId w:val="6"/>
        </w:numPr>
        <w:rPr>
          <w:rStyle w:val="SourceText"/>
        </w:rPr>
      </w:pPr>
      <w:r w:rsidRPr="00C86882">
        <w:rPr>
          <w:rStyle w:val="SourceText"/>
        </w:rPr>
        <w:t>&lt;many&gt;</w:t>
      </w:r>
    </w:p>
    <w:p w14:paraId="452CD7D3" w14:textId="77777777" w:rsidR="00A202B4" w:rsidRDefault="00A202B4" w:rsidP="00A202B4">
      <w:pPr>
        <w:pStyle w:val="RuleInfo"/>
      </w:pPr>
      <w:r>
        <w:t>Inputs</w:t>
      </w:r>
    </w:p>
    <w:p w14:paraId="31A56438" w14:textId="1BE68AE3" w:rsidR="00C65E8D" w:rsidRDefault="00C65E8D" w:rsidP="00C6620A">
      <w:pPr>
        <w:pStyle w:val="ListParagraph"/>
        <w:numPr>
          <w:ilvl w:val="0"/>
          <w:numId w:val="5"/>
        </w:numPr>
      </w:pPr>
      <w:r>
        <w:t>mempool height</w:t>
      </w:r>
    </w:p>
    <w:p w14:paraId="64609477" w14:textId="101285D8" w:rsidR="00A202B4" w:rsidRDefault="00A202B4" w:rsidP="00C6620A">
      <w:pPr>
        <w:pStyle w:val="ListParagraph"/>
        <w:numPr>
          <w:ilvl w:val="0"/>
          <w:numId w:val="5"/>
        </w:numPr>
      </w:pPr>
      <w:r>
        <w:t>transaction</w:t>
      </w:r>
    </w:p>
    <w:p w14:paraId="682C78C3" w14:textId="77777777" w:rsidR="00A202B4" w:rsidRDefault="00A202B4" w:rsidP="00C6620A">
      <w:pPr>
        <w:pStyle w:val="ListParagraph"/>
        <w:numPr>
          <w:ilvl w:val="0"/>
          <w:numId w:val="5"/>
        </w:numPr>
      </w:pPr>
      <w:r>
        <w:t>transaction inputs</w:t>
      </w:r>
    </w:p>
    <w:p w14:paraId="0D21C163" w14:textId="77777777" w:rsidR="00A202B4" w:rsidRDefault="00A202B4" w:rsidP="00C6620A">
      <w:pPr>
        <w:pStyle w:val="ListParagraph"/>
        <w:numPr>
          <w:ilvl w:val="0"/>
          <w:numId w:val="5"/>
        </w:numPr>
      </w:pPr>
      <w:r>
        <w:t>script engine</w:t>
      </w:r>
    </w:p>
    <w:p w14:paraId="63049FB2" w14:textId="77777777" w:rsidR="00A202B4" w:rsidRDefault="00A202B4" w:rsidP="00C6620A">
      <w:pPr>
        <w:pStyle w:val="ListParagraph"/>
        <w:numPr>
          <w:ilvl w:val="0"/>
          <w:numId w:val="5"/>
        </w:numPr>
      </w:pPr>
      <w:r>
        <w:t xml:space="preserve">flags required by script </w:t>
      </w:r>
      <w:proofErr w:type="gramStart"/>
      <w:r>
        <w:t>engine</w:t>
      </w:r>
      <w:proofErr w:type="gramEnd"/>
    </w:p>
    <w:p w14:paraId="436F5A5D" w14:textId="77777777" w:rsidR="00A202B4" w:rsidRPr="00F966AC" w:rsidRDefault="00A202B4" w:rsidP="00A202B4">
      <w:pPr>
        <w:pStyle w:val="RuleInfo"/>
      </w:pPr>
      <w:r w:rsidRPr="00F966AC">
        <w:t>Notes</w:t>
      </w:r>
    </w:p>
    <w:p w14:paraId="649185F3" w14:textId="72D8950F" w:rsidR="00B47950" w:rsidRDefault="00D521BD" w:rsidP="00FB6462">
      <w:r w:rsidRPr="00C86882">
        <w:t xml:space="preserve">Includes rule </w:t>
      </w:r>
      <w:r w:rsidR="000E0359" w:rsidRPr="00C86882">
        <w:fldChar w:fldCharType="begin"/>
      </w:r>
      <w:r w:rsidR="000E0359" w:rsidRPr="00C86882">
        <w:instrText xml:space="preserve"> REF Rule301 \h </w:instrText>
      </w:r>
      <w:r w:rsidR="000E0359" w:rsidRPr="00C86882">
        <w:fldChar w:fldCharType="separate"/>
      </w:r>
      <w:r w:rsidR="00443526" w:rsidRPr="003F5E68">
        <w:t>RBT301</w:t>
      </w:r>
      <w:r w:rsidR="000E0359" w:rsidRPr="00C86882">
        <w:fldChar w:fldCharType="end"/>
      </w:r>
      <w:r w:rsidR="00BF29DA" w:rsidRPr="00C86882">
        <w:t xml:space="preserve"> and adds additional node specific </w:t>
      </w:r>
      <w:r w:rsidR="00C22146" w:rsidRPr="00C86882">
        <w:t xml:space="preserve">policy </w:t>
      </w:r>
      <w:r w:rsidR="00BF29DA" w:rsidRPr="00C86882">
        <w:t>limitations.</w:t>
      </w:r>
    </w:p>
    <w:p w14:paraId="70963A99" w14:textId="3FCD69B1" w:rsidR="00F70F02" w:rsidRDefault="00DB236B" w:rsidP="00FB6462">
      <w:r w:rsidRPr="00DB236B">
        <w:t xml:space="preserve">Value of </w:t>
      </w:r>
      <w:r w:rsidR="00E600B4">
        <w:t xml:space="preserve">the following policy </w:t>
      </w:r>
      <w:r w:rsidR="009F521D">
        <w:t xml:space="preserve">limits </w:t>
      </w:r>
      <w:r w:rsidR="00D81595">
        <w:t xml:space="preserve">may </w:t>
      </w:r>
      <w:r w:rsidRPr="00DB236B">
        <w:t xml:space="preserve">be specific to </w:t>
      </w:r>
      <w:r>
        <w:t xml:space="preserve">the </w:t>
      </w:r>
      <w:r w:rsidRPr="00DB236B">
        <w:t>user sending the transaction:</w:t>
      </w:r>
    </w:p>
    <w:p w14:paraId="26904752" w14:textId="3F1EFDE4" w:rsidR="009F521D" w:rsidRDefault="00006F76" w:rsidP="00DB236B">
      <w:pPr>
        <w:pStyle w:val="ListParagraph"/>
        <w:numPr>
          <w:ilvl w:val="0"/>
          <w:numId w:val="33"/>
        </w:numPr>
      </w:pPr>
      <w:r>
        <w:t>S</w:t>
      </w:r>
      <w:r w:rsidR="009F521D" w:rsidRPr="00DB236B">
        <w:t>cript flags</w:t>
      </w:r>
    </w:p>
    <w:p w14:paraId="31ED427B" w14:textId="5AB9D795" w:rsidR="001D4368" w:rsidRDefault="001D4368" w:rsidP="000154CE">
      <w:pPr>
        <w:pStyle w:val="ListParagraph"/>
        <w:numPr>
          <w:ilvl w:val="1"/>
          <w:numId w:val="33"/>
        </w:numPr>
        <w:rPr>
          <w:noProof/>
        </w:rPr>
      </w:pPr>
      <w:r w:rsidRPr="001D4368">
        <w:rPr>
          <w:noProof/>
        </w:rPr>
        <w:t>SCRIPT_VERIFY_DERSIG</w:t>
      </w:r>
    </w:p>
    <w:p w14:paraId="3F0E0D77" w14:textId="77777777" w:rsidR="001D4368" w:rsidRDefault="001D4368" w:rsidP="000154CE">
      <w:pPr>
        <w:pStyle w:val="ListParagraph"/>
        <w:numPr>
          <w:ilvl w:val="1"/>
          <w:numId w:val="33"/>
        </w:numPr>
        <w:rPr>
          <w:noProof/>
        </w:rPr>
      </w:pPr>
      <w:r w:rsidRPr="001D4368">
        <w:rPr>
          <w:noProof/>
        </w:rPr>
        <w:t>SCRIPT_VERIFY_MINIMALDATA</w:t>
      </w:r>
    </w:p>
    <w:p w14:paraId="309AA70D" w14:textId="77777777" w:rsidR="001D4368" w:rsidRDefault="001D4368" w:rsidP="000154CE">
      <w:pPr>
        <w:pStyle w:val="ListParagraph"/>
        <w:numPr>
          <w:ilvl w:val="1"/>
          <w:numId w:val="33"/>
        </w:numPr>
        <w:rPr>
          <w:noProof/>
        </w:rPr>
      </w:pPr>
      <w:r w:rsidRPr="001D4368">
        <w:rPr>
          <w:noProof/>
        </w:rPr>
        <w:t>SCRIPT_VERIFY_NULLDUMMY</w:t>
      </w:r>
    </w:p>
    <w:p w14:paraId="1D83EE39" w14:textId="77777777" w:rsidR="001D4368" w:rsidRDefault="001D4368" w:rsidP="000154CE">
      <w:pPr>
        <w:pStyle w:val="ListParagraph"/>
        <w:numPr>
          <w:ilvl w:val="1"/>
          <w:numId w:val="33"/>
        </w:numPr>
        <w:rPr>
          <w:noProof/>
        </w:rPr>
      </w:pPr>
      <w:r w:rsidRPr="001D4368">
        <w:rPr>
          <w:noProof/>
        </w:rPr>
        <w:t>SCRIPT_VERIFY_DISCOURAGE_UPGRADABLE_NOPS</w:t>
      </w:r>
    </w:p>
    <w:p w14:paraId="58201189" w14:textId="16FA5B0E" w:rsidR="00DB236B" w:rsidRDefault="001D4368" w:rsidP="009F521D">
      <w:pPr>
        <w:pStyle w:val="ListParagraph"/>
        <w:numPr>
          <w:ilvl w:val="1"/>
          <w:numId w:val="33"/>
        </w:numPr>
        <w:rPr>
          <w:noProof/>
        </w:rPr>
      </w:pPr>
      <w:r w:rsidRPr="001D4368">
        <w:rPr>
          <w:noProof/>
        </w:rPr>
        <w:t>SCRIPT_VERIFY_CLEANSTACK</w:t>
      </w:r>
    </w:p>
    <w:p w14:paraId="2614597A" w14:textId="77777777" w:rsidR="000154CE" w:rsidRDefault="00006F76" w:rsidP="000154CE">
      <w:pPr>
        <w:pStyle w:val="ListParagraph"/>
        <w:numPr>
          <w:ilvl w:val="0"/>
          <w:numId w:val="33"/>
        </w:numPr>
        <w:rPr>
          <w:noProof/>
        </w:rPr>
      </w:pPr>
      <w:r>
        <w:t>P</w:t>
      </w:r>
      <w:r w:rsidR="00000326">
        <w:t>olicy</w:t>
      </w:r>
      <w:r w:rsidR="00396812">
        <w:t xml:space="preserve"> limit</w:t>
      </w:r>
      <w:r w:rsidR="002C2994">
        <w:t>s</w:t>
      </w:r>
    </w:p>
    <w:p w14:paraId="339A85D0" w14:textId="6793A456" w:rsidR="006018C5" w:rsidRDefault="006018C5" w:rsidP="00AF1A3D">
      <w:pPr>
        <w:pStyle w:val="ListParagraph"/>
        <w:numPr>
          <w:ilvl w:val="1"/>
          <w:numId w:val="33"/>
        </w:numPr>
        <w:rPr>
          <w:noProof/>
        </w:rPr>
      </w:pPr>
      <w:r>
        <w:rPr>
          <w:noProof/>
        </w:rPr>
        <w:t>m</w:t>
      </w:r>
      <w:r w:rsidRPr="006018C5">
        <w:rPr>
          <w:noProof/>
        </w:rPr>
        <w:t>axscriptsizepolicy</w:t>
      </w:r>
    </w:p>
    <w:p w14:paraId="0E675B03" w14:textId="09FFF21C" w:rsidR="00AF1A3D" w:rsidRDefault="00FC5802" w:rsidP="00AF1A3D">
      <w:pPr>
        <w:pStyle w:val="ListParagraph"/>
        <w:numPr>
          <w:ilvl w:val="1"/>
          <w:numId w:val="33"/>
        </w:numPr>
        <w:rPr>
          <w:noProof/>
        </w:rPr>
      </w:pPr>
      <w:r w:rsidRPr="00FC5802">
        <w:rPr>
          <w:noProof/>
        </w:rPr>
        <w:t>maxscriptnumlengthpolicy</w:t>
      </w:r>
    </w:p>
    <w:p w14:paraId="65733416" w14:textId="2EBCB613" w:rsidR="00CA7E2A" w:rsidRPr="00C86882" w:rsidRDefault="00CA7E2A" w:rsidP="000154CE">
      <w:pPr>
        <w:pStyle w:val="ListParagraph"/>
        <w:numPr>
          <w:ilvl w:val="1"/>
          <w:numId w:val="33"/>
        </w:numPr>
        <w:rPr>
          <w:noProof/>
        </w:rPr>
      </w:pPr>
      <w:r w:rsidRPr="00CA7E2A">
        <w:rPr>
          <w:noProof/>
        </w:rPr>
        <w:t>maxstackmemoryusagepolicy</w:t>
      </w:r>
    </w:p>
    <w:p w14:paraId="5EFDA708" w14:textId="627F78A2" w:rsidR="00264B2A" w:rsidRPr="00FA206A" w:rsidRDefault="00264B2A" w:rsidP="00264B2A">
      <w:pPr>
        <w:pStyle w:val="Heading3"/>
      </w:pPr>
      <w:bookmarkStart w:id="210" w:name="Rule311M"/>
      <w:bookmarkStart w:id="211" w:name="_Ref88744090"/>
      <w:bookmarkStart w:id="212" w:name="_Toc88831349"/>
      <w:r w:rsidRPr="00FA206A">
        <w:t>RMT311</w:t>
      </w:r>
      <w:bookmarkEnd w:id="210"/>
      <w:r w:rsidRPr="00FA206A">
        <w:t xml:space="preserve">: All transaction inputs must be available and not </w:t>
      </w:r>
      <w:proofErr w:type="gramStart"/>
      <w:r w:rsidRPr="00FA206A">
        <w:t>spent</w:t>
      </w:r>
      <w:bookmarkEnd w:id="211"/>
      <w:bookmarkEnd w:id="212"/>
      <w:proofErr w:type="gramEnd"/>
    </w:p>
    <w:p w14:paraId="43FDBDBD" w14:textId="77777777" w:rsidR="00264B2A" w:rsidRDefault="00264B2A" w:rsidP="00264B2A">
      <w:pPr>
        <w:pStyle w:val="RuleInfo"/>
      </w:pPr>
      <w:r w:rsidRPr="0034671A">
        <w:t>Category</w:t>
      </w:r>
    </w:p>
    <w:p w14:paraId="7864E1B6" w14:textId="77777777" w:rsidR="00264B2A" w:rsidRPr="00B93155" w:rsidRDefault="00264B2A" w:rsidP="00C6620A">
      <w:pPr>
        <w:pStyle w:val="ListParagraph"/>
        <w:numPr>
          <w:ilvl w:val="0"/>
          <w:numId w:val="7"/>
        </w:numPr>
      </w:pPr>
      <w:r>
        <w:t>consensus</w:t>
      </w:r>
    </w:p>
    <w:p w14:paraId="5133EC17" w14:textId="77777777" w:rsidR="00264B2A" w:rsidRPr="00B93155" w:rsidRDefault="00264B2A" w:rsidP="00264B2A">
      <w:pPr>
        <w:pStyle w:val="RuleInfo"/>
      </w:pPr>
      <w:r w:rsidRPr="00B93155">
        <w:t>Error</w:t>
      </w:r>
    </w:p>
    <w:p w14:paraId="47E99862" w14:textId="19D5C709" w:rsidR="003D6890" w:rsidRPr="00C86882" w:rsidRDefault="0011265C" w:rsidP="003D6890">
      <w:pPr>
        <w:pStyle w:val="ListParagraph"/>
        <w:numPr>
          <w:ilvl w:val="0"/>
          <w:numId w:val="6"/>
        </w:numPr>
        <w:rPr>
          <w:rStyle w:val="SourceText"/>
        </w:rPr>
      </w:pPr>
      <w:r>
        <w:rPr>
          <w:rStyle w:val="SourceText"/>
        </w:rPr>
        <w:t>&lt;empty_string&gt;/0</w:t>
      </w:r>
    </w:p>
    <w:p w14:paraId="7B639C22" w14:textId="5CF10B85" w:rsidR="00FC2DA8" w:rsidRPr="00656FDC" w:rsidRDefault="00FC2DA8" w:rsidP="00FC2DA8">
      <w:pPr>
        <w:pStyle w:val="ListParagraph"/>
        <w:numPr>
          <w:ilvl w:val="0"/>
          <w:numId w:val="6"/>
        </w:numPr>
      </w:pPr>
      <w:r w:rsidRPr="00656FDC">
        <w:rPr>
          <w:rStyle w:val="SourceText"/>
        </w:rPr>
        <w:t>txn-already-known/0</w:t>
      </w:r>
    </w:p>
    <w:p w14:paraId="090B5807" w14:textId="77777777" w:rsidR="00264B2A" w:rsidRDefault="00264B2A" w:rsidP="00264B2A">
      <w:pPr>
        <w:pStyle w:val="RuleInfo"/>
      </w:pPr>
      <w:r>
        <w:t>Inputs</w:t>
      </w:r>
    </w:p>
    <w:p w14:paraId="133CA73D" w14:textId="77777777" w:rsidR="00264B2A" w:rsidRDefault="00264B2A" w:rsidP="00C6620A">
      <w:pPr>
        <w:pStyle w:val="ListParagraph"/>
        <w:numPr>
          <w:ilvl w:val="0"/>
          <w:numId w:val="5"/>
        </w:numPr>
      </w:pPr>
      <w:r>
        <w:t>transaction</w:t>
      </w:r>
    </w:p>
    <w:p w14:paraId="18E88676" w14:textId="77777777" w:rsidR="00264B2A" w:rsidRDefault="00264B2A" w:rsidP="00C6620A">
      <w:pPr>
        <w:pStyle w:val="ListParagraph"/>
        <w:numPr>
          <w:ilvl w:val="0"/>
          <w:numId w:val="5"/>
        </w:numPr>
      </w:pPr>
      <w:r>
        <w:t>UTXO DB</w:t>
      </w:r>
    </w:p>
    <w:p w14:paraId="2B7B124B" w14:textId="77777777" w:rsidR="00264B2A" w:rsidRPr="00C545F7" w:rsidRDefault="00264B2A" w:rsidP="00264B2A">
      <w:pPr>
        <w:pStyle w:val="RuleInfo"/>
      </w:pPr>
      <w:r w:rsidRPr="00C545F7">
        <w:t>Notes</w:t>
      </w:r>
    </w:p>
    <w:p w14:paraId="7E0B264F" w14:textId="00E7A966" w:rsidR="00CA663C" w:rsidRDefault="00CA663C" w:rsidP="00050186">
      <w:r>
        <w:t xml:space="preserve">Related to rule </w:t>
      </w:r>
      <w:r>
        <w:fldChar w:fldCharType="begin"/>
      </w:r>
      <w:r>
        <w:instrText xml:space="preserve"> REF Rule142 \h </w:instrText>
      </w:r>
      <w:r>
        <w:fldChar w:fldCharType="separate"/>
      </w:r>
      <w:r w:rsidR="00443526">
        <w:t>RB</w:t>
      </w:r>
      <w:r w:rsidR="00443526" w:rsidRPr="004E7F5C">
        <w:t>T142</w:t>
      </w:r>
      <w:r>
        <w:fldChar w:fldCharType="end"/>
      </w:r>
      <w:r>
        <w:t>.</w:t>
      </w:r>
    </w:p>
    <w:p w14:paraId="71541B1F" w14:textId="5F52942B" w:rsidR="00264B2A" w:rsidRPr="00C545F7" w:rsidRDefault="00264B2A" w:rsidP="00050186">
      <w:r w:rsidRPr="00C545F7">
        <w:t xml:space="preserve">All transaction inputs must have been created either by a transaction in a block on </w:t>
      </w:r>
      <w:r w:rsidR="000F1EAE">
        <w:t>the</w:t>
      </w:r>
      <w:r w:rsidRPr="00C545F7">
        <w:t xml:space="preserve"> chain that mempool extends, or by a transaction that is already accepted into mempool.</w:t>
      </w:r>
    </w:p>
    <w:p w14:paraId="42A17297" w14:textId="2E4C135A" w:rsidR="00264B2A" w:rsidRDefault="00264B2A" w:rsidP="00050186">
      <w:r w:rsidRPr="00C545F7">
        <w:t>All transaction inputs must not have been spent by any transaction in blocks on the chain that mempool extends, or by any transaction in that is accepted into mempool</w:t>
      </w:r>
      <w:r>
        <w:t xml:space="preserve"> (including </w:t>
      </w:r>
      <w:r w:rsidR="00047DC7">
        <w:t xml:space="preserve">the </w:t>
      </w:r>
      <w:r>
        <w:t>one</w:t>
      </w:r>
      <w:r w:rsidR="00047DC7">
        <w:t xml:space="preserve"> that is being validated</w:t>
      </w:r>
      <w:r>
        <w:t>).</w:t>
      </w:r>
    </w:p>
    <w:p w14:paraId="7BAC65EB" w14:textId="58FF10E4" w:rsidR="00BD3944" w:rsidRPr="00C545F7" w:rsidRDefault="007A0040" w:rsidP="00050186">
      <w:r>
        <w:t xml:space="preserve">If </w:t>
      </w:r>
      <w:r w:rsidR="00926357">
        <w:t xml:space="preserve">any inputs </w:t>
      </w:r>
      <w:r w:rsidR="00C0502D">
        <w:t>have</w:t>
      </w:r>
      <w:r w:rsidR="00926357">
        <w:t xml:space="preserve"> </w:t>
      </w:r>
      <w:r w:rsidR="00522EFB">
        <w:t>already been spent</w:t>
      </w:r>
      <w:r w:rsidR="004F4AA1">
        <w:t xml:space="preserve">, </w:t>
      </w:r>
      <w:r w:rsidR="004D6BB5">
        <w:t xml:space="preserve">additional check </w:t>
      </w:r>
      <w:r w:rsidR="00446DE8">
        <w:t>is made to determine i</w:t>
      </w:r>
      <w:r w:rsidR="004F4AA1" w:rsidRPr="00656FDC">
        <w:t xml:space="preserve">f transaction </w:t>
      </w:r>
      <w:r w:rsidR="004F4AA1">
        <w:t>outputs already exist</w:t>
      </w:r>
      <w:r w:rsidR="00CE461C">
        <w:rPr>
          <w:rStyle w:val="FootnoteReference"/>
        </w:rPr>
        <w:footnoteReference w:id="14"/>
      </w:r>
      <w:r w:rsidR="00446DE8">
        <w:t>.</w:t>
      </w:r>
      <w:r w:rsidR="00C0502D" w:rsidRPr="00C0502D">
        <w:t xml:space="preserve"> It is used to distinguish between double-spend attempts and duplicate transactions.</w:t>
      </w:r>
    </w:p>
    <w:p w14:paraId="35B54198" w14:textId="13023925" w:rsidR="00852EC6" w:rsidRPr="00FA206A" w:rsidRDefault="00852EC6" w:rsidP="00852EC6">
      <w:pPr>
        <w:pStyle w:val="Heading3"/>
      </w:pPr>
      <w:bookmarkStart w:id="213" w:name="_Ref88744094"/>
      <w:bookmarkStart w:id="214" w:name="_Toc88831350"/>
      <w:r w:rsidRPr="00FA206A">
        <w:t xml:space="preserve">RMT312: Outputs created by coinbase transaction must not be spent too </w:t>
      </w:r>
      <w:proofErr w:type="gramStart"/>
      <w:r w:rsidRPr="00FA206A">
        <w:t>soon</w:t>
      </w:r>
      <w:bookmarkEnd w:id="213"/>
      <w:bookmarkEnd w:id="214"/>
      <w:proofErr w:type="gramEnd"/>
    </w:p>
    <w:p w14:paraId="5756EF7F" w14:textId="5A4E9DFB" w:rsidR="00852EC6" w:rsidRPr="00FA206A" w:rsidRDefault="00852EC6" w:rsidP="00852EC6">
      <w:r w:rsidRPr="00FA206A">
        <w:t xml:space="preserve">Same as rule </w:t>
      </w:r>
      <w:r w:rsidRPr="00FA206A">
        <w:fldChar w:fldCharType="begin"/>
      </w:r>
      <w:r w:rsidRPr="00FA206A">
        <w:instrText xml:space="preserve"> REF Rule312 \h </w:instrText>
      </w:r>
      <w:r w:rsidRPr="00FA206A">
        <w:fldChar w:fldCharType="separate"/>
      </w:r>
      <w:r w:rsidR="00443526" w:rsidRPr="003F5E68">
        <w:t>RBT312</w:t>
      </w:r>
      <w:r w:rsidRPr="00FA206A">
        <w:fldChar w:fldCharType="end"/>
      </w:r>
      <w:r w:rsidRPr="00FA206A">
        <w:t>.</w:t>
      </w:r>
    </w:p>
    <w:p w14:paraId="00AFECBD" w14:textId="36FC4D66" w:rsidR="00A64A4C" w:rsidRPr="00FA206A" w:rsidRDefault="00A64A4C" w:rsidP="00A64A4C">
      <w:pPr>
        <w:pStyle w:val="Heading3"/>
      </w:pPr>
      <w:bookmarkStart w:id="215" w:name="_Ref88744098"/>
      <w:bookmarkStart w:id="216" w:name="_Toc88831351"/>
      <w:r w:rsidRPr="00FA206A">
        <w:t xml:space="preserve">RMT313: Amount in all inputs must be within </w:t>
      </w:r>
      <w:proofErr w:type="gramStart"/>
      <w:r w:rsidRPr="00FA206A">
        <w:t>range</w:t>
      </w:r>
      <w:bookmarkEnd w:id="215"/>
      <w:bookmarkEnd w:id="216"/>
      <w:proofErr w:type="gramEnd"/>
    </w:p>
    <w:p w14:paraId="0832184D" w14:textId="4EC4BE56" w:rsidR="001535C9" w:rsidRPr="00FA206A" w:rsidRDefault="001535C9" w:rsidP="001535C9">
      <w:r w:rsidRPr="00FA206A">
        <w:t xml:space="preserve">Same as rule </w:t>
      </w:r>
      <w:r w:rsidRPr="00FA206A">
        <w:fldChar w:fldCharType="begin"/>
      </w:r>
      <w:r w:rsidRPr="00FA206A">
        <w:instrText xml:space="preserve"> REF Rule313 \h </w:instrText>
      </w:r>
      <w:r w:rsidRPr="00FA206A">
        <w:fldChar w:fldCharType="separate"/>
      </w:r>
      <w:r w:rsidR="00443526" w:rsidRPr="0018308B">
        <w:t>RBT313</w:t>
      </w:r>
      <w:r w:rsidRPr="00FA206A">
        <w:fldChar w:fldCharType="end"/>
      </w:r>
      <w:r w:rsidRPr="00FA206A">
        <w:t>.</w:t>
      </w:r>
    </w:p>
    <w:p w14:paraId="7EFBE35F" w14:textId="19C952E3" w:rsidR="00A64A4C" w:rsidRPr="00FA206A" w:rsidRDefault="00A64A4C" w:rsidP="00A64A4C">
      <w:pPr>
        <w:pStyle w:val="Heading3"/>
      </w:pPr>
      <w:bookmarkStart w:id="217" w:name="_Ref88744101"/>
      <w:bookmarkStart w:id="218" w:name="_Toc88831352"/>
      <w:r w:rsidRPr="00FA206A">
        <w:t xml:space="preserve">RMT314: Total amount of all inputs must not be less than total amount of all </w:t>
      </w:r>
      <w:proofErr w:type="gramStart"/>
      <w:r w:rsidRPr="00FA206A">
        <w:t>outputs</w:t>
      </w:r>
      <w:bookmarkEnd w:id="217"/>
      <w:bookmarkEnd w:id="218"/>
      <w:proofErr w:type="gramEnd"/>
    </w:p>
    <w:p w14:paraId="5B7D8D7A" w14:textId="7BACF2F8" w:rsidR="0098129F" w:rsidRPr="00FA206A" w:rsidRDefault="0098129F" w:rsidP="0098129F">
      <w:r w:rsidRPr="00FA206A">
        <w:t xml:space="preserve">Same as rule </w:t>
      </w:r>
      <w:r w:rsidRPr="00FA206A">
        <w:fldChar w:fldCharType="begin"/>
      </w:r>
      <w:r w:rsidRPr="00FA206A">
        <w:instrText xml:space="preserve"> REF Rule314 \h </w:instrText>
      </w:r>
      <w:r w:rsidRPr="00FA206A">
        <w:fldChar w:fldCharType="separate"/>
      </w:r>
      <w:r w:rsidR="00443526" w:rsidRPr="00660FA0">
        <w:t>RBT314</w:t>
      </w:r>
      <w:r w:rsidRPr="00FA206A">
        <w:fldChar w:fldCharType="end"/>
      </w:r>
      <w:r w:rsidRPr="00FA206A">
        <w:t>.</w:t>
      </w:r>
    </w:p>
    <w:p w14:paraId="04B2013C" w14:textId="066A8653" w:rsidR="00A114F2" w:rsidRPr="00FA206A" w:rsidRDefault="00A114F2" w:rsidP="00A114F2">
      <w:pPr>
        <w:pStyle w:val="Heading3"/>
      </w:pPr>
      <w:bookmarkStart w:id="219" w:name="_Ref88744105"/>
      <w:bookmarkStart w:id="220" w:name="_Toc88831353"/>
      <w:r w:rsidRPr="00FA206A">
        <w:t xml:space="preserve">RMT317: Transaction must not spend consensus frozen </w:t>
      </w:r>
      <w:proofErr w:type="gramStart"/>
      <w:r w:rsidRPr="00FA206A">
        <w:t>TXOs</w:t>
      </w:r>
      <w:bookmarkEnd w:id="219"/>
      <w:bookmarkEnd w:id="220"/>
      <w:proofErr w:type="gramEnd"/>
    </w:p>
    <w:p w14:paraId="7753ED0F" w14:textId="1E8B592C" w:rsidR="00E90852" w:rsidRPr="00FA206A" w:rsidRDefault="00151BDB" w:rsidP="00E90852">
      <w:r w:rsidRPr="00FA206A">
        <w:t xml:space="preserve">Same as rule </w:t>
      </w:r>
      <w:r w:rsidRPr="00FA206A">
        <w:fldChar w:fldCharType="begin"/>
      </w:r>
      <w:r w:rsidRPr="00FA206A">
        <w:instrText xml:space="preserve"> REF Rule317 \h </w:instrText>
      </w:r>
      <w:r w:rsidRPr="00FA206A">
        <w:fldChar w:fldCharType="separate"/>
      </w:r>
      <w:r w:rsidR="00443526" w:rsidRPr="009148FB">
        <w:t>RBT317</w:t>
      </w:r>
      <w:r w:rsidRPr="00FA206A">
        <w:fldChar w:fldCharType="end"/>
      </w:r>
      <w:r w:rsidR="004B7BEF" w:rsidRPr="00FA206A">
        <w:t xml:space="preserve"> </w:t>
      </w:r>
      <w:r w:rsidR="00E90852" w:rsidRPr="00FA206A">
        <w:t>except that</w:t>
      </w:r>
      <w:r w:rsidR="00E179DE" w:rsidRPr="00FA206A">
        <w:t xml:space="preserve"> </w:t>
      </w:r>
      <w:r w:rsidR="0010729A" w:rsidRPr="00FA206A">
        <w:t xml:space="preserve">transaction is </w:t>
      </w:r>
      <w:r w:rsidR="00BD5715" w:rsidRPr="00FA206A">
        <w:t>rejected if</w:t>
      </w:r>
      <w:r w:rsidR="00E90852" w:rsidRPr="00FA206A">
        <w:t xml:space="preserve"> check fails.</w:t>
      </w:r>
    </w:p>
    <w:p w14:paraId="0F0C9CB1" w14:textId="551331BA" w:rsidR="00DF6A0D" w:rsidRPr="00FA206A" w:rsidRDefault="00DF6A0D" w:rsidP="00DF6A0D">
      <w:pPr>
        <w:pStyle w:val="Heading3"/>
      </w:pPr>
      <w:bookmarkStart w:id="221" w:name="_Ref88744108"/>
      <w:bookmarkStart w:id="222" w:name="_Toc88831354"/>
      <w:r w:rsidRPr="00FA206A">
        <w:t xml:space="preserve">RMT318: Transaction must not spend policy frozen </w:t>
      </w:r>
      <w:proofErr w:type="gramStart"/>
      <w:r w:rsidRPr="00FA206A">
        <w:t>TXOs</w:t>
      </w:r>
      <w:bookmarkEnd w:id="221"/>
      <w:bookmarkEnd w:id="222"/>
      <w:proofErr w:type="gramEnd"/>
    </w:p>
    <w:p w14:paraId="71E3EF37" w14:textId="77777777" w:rsidR="00DF6A0D" w:rsidRDefault="00DF6A0D" w:rsidP="00DF6A0D">
      <w:pPr>
        <w:pStyle w:val="RuleInfo"/>
      </w:pPr>
      <w:r w:rsidRPr="0034671A">
        <w:t>Category</w:t>
      </w:r>
    </w:p>
    <w:p w14:paraId="505D04AB" w14:textId="77777777" w:rsidR="00DF6A0D" w:rsidRPr="00B93155" w:rsidRDefault="00DF6A0D" w:rsidP="00C6620A">
      <w:pPr>
        <w:pStyle w:val="ListParagraph"/>
        <w:numPr>
          <w:ilvl w:val="0"/>
          <w:numId w:val="7"/>
        </w:numPr>
      </w:pPr>
      <w:r>
        <w:t>policy</w:t>
      </w:r>
    </w:p>
    <w:p w14:paraId="1B88FF59" w14:textId="77777777" w:rsidR="00DF6A0D" w:rsidRPr="00B93155" w:rsidRDefault="00DF6A0D" w:rsidP="00DF6A0D">
      <w:pPr>
        <w:pStyle w:val="RuleInfo"/>
      </w:pPr>
      <w:r w:rsidRPr="00B93155">
        <w:t>Error</w:t>
      </w:r>
    </w:p>
    <w:p w14:paraId="71B8AA08" w14:textId="77777777" w:rsidR="00DF6A0D" w:rsidRPr="001A25B1" w:rsidRDefault="00DF6A0D" w:rsidP="00C6620A">
      <w:pPr>
        <w:pStyle w:val="ListParagraph"/>
        <w:numPr>
          <w:ilvl w:val="0"/>
          <w:numId w:val="6"/>
        </w:numPr>
        <w:rPr>
          <w:rStyle w:val="SourceText"/>
        </w:rPr>
      </w:pPr>
      <w:r w:rsidRPr="001A25B1">
        <w:rPr>
          <w:rStyle w:val="SourceText"/>
        </w:rPr>
        <w:t>bad-txns-inputs-frozen</w:t>
      </w:r>
    </w:p>
    <w:p w14:paraId="545FF7A8" w14:textId="77777777" w:rsidR="00DF6A0D" w:rsidRDefault="00DF6A0D" w:rsidP="00DF6A0D">
      <w:pPr>
        <w:pStyle w:val="RuleInfo"/>
      </w:pPr>
      <w:r>
        <w:t>Inputs</w:t>
      </w:r>
    </w:p>
    <w:p w14:paraId="00ACC087" w14:textId="77777777" w:rsidR="00DF6A0D" w:rsidRDefault="00DF6A0D" w:rsidP="00C6620A">
      <w:pPr>
        <w:pStyle w:val="ListParagraph"/>
        <w:numPr>
          <w:ilvl w:val="0"/>
          <w:numId w:val="5"/>
        </w:numPr>
      </w:pPr>
      <w:r>
        <w:t>transaction</w:t>
      </w:r>
    </w:p>
    <w:p w14:paraId="7E629C02" w14:textId="77777777" w:rsidR="00DF6A0D" w:rsidRDefault="00DF6A0D" w:rsidP="00C6620A">
      <w:pPr>
        <w:pStyle w:val="ListParagraph"/>
        <w:numPr>
          <w:ilvl w:val="0"/>
          <w:numId w:val="5"/>
        </w:numPr>
      </w:pPr>
      <w:r>
        <w:t>frozen TXO DB</w:t>
      </w:r>
    </w:p>
    <w:p w14:paraId="0E29E963" w14:textId="29636A57" w:rsidR="00800063" w:rsidRPr="00FA206A" w:rsidRDefault="00800063" w:rsidP="00800063">
      <w:pPr>
        <w:pStyle w:val="Heading2"/>
      </w:pPr>
      <w:bookmarkStart w:id="223" w:name="_Toc88831355"/>
      <w:r w:rsidRPr="00FA206A">
        <w:t>Transaction level rules in non-final mempool</w:t>
      </w:r>
      <w:bookmarkEnd w:id="223"/>
    </w:p>
    <w:p w14:paraId="65F35A81" w14:textId="396D546A" w:rsidR="00BE6E0F" w:rsidRPr="00FA206A" w:rsidRDefault="00BE6E0F" w:rsidP="00BE6E0F">
      <w:r w:rsidRPr="00FA206A">
        <w:t>These rules apply to transactions in non-final mempool.</w:t>
      </w:r>
      <w:r w:rsidR="001E227E" w:rsidRPr="00FA206A">
        <w:t xml:space="preserve"> </w:t>
      </w:r>
      <w:r w:rsidR="004D029D" w:rsidRPr="00FA206A">
        <w:t>Rule</w:t>
      </w:r>
      <w:r w:rsidR="001E227E" w:rsidRPr="00FA206A">
        <w:t xml:space="preserve"> </w:t>
      </w:r>
      <w:r w:rsidR="00A82695" w:rsidRPr="00FA206A">
        <w:fldChar w:fldCharType="begin"/>
      </w:r>
      <w:r w:rsidR="00A82695" w:rsidRPr="00FA206A">
        <w:instrText xml:space="preserve"> REF Rule242M \h </w:instrText>
      </w:r>
      <w:r w:rsidR="00A82695" w:rsidRPr="00FA206A">
        <w:fldChar w:fldCharType="separate"/>
      </w:r>
      <w:r w:rsidR="00443526" w:rsidRPr="00A87358">
        <w:t>RMT242</w:t>
      </w:r>
      <w:r w:rsidR="00A82695" w:rsidRPr="00FA206A">
        <w:fldChar w:fldCharType="end"/>
      </w:r>
      <w:r w:rsidR="00A82695" w:rsidRPr="00FA206A">
        <w:t xml:space="preserve"> </w:t>
      </w:r>
      <w:r w:rsidR="001E227E" w:rsidRPr="00FA206A">
        <w:t>must be checked first to determine if transaction is final.</w:t>
      </w:r>
    </w:p>
    <w:p w14:paraId="4D2DB612" w14:textId="218729EF" w:rsidR="00DF6A0D" w:rsidRPr="00FA206A" w:rsidRDefault="00DF6A0D" w:rsidP="00DF6A0D">
      <w:pPr>
        <w:pStyle w:val="Heading3"/>
      </w:pPr>
      <w:bookmarkStart w:id="224" w:name="_Ref88744176"/>
      <w:bookmarkStart w:id="225" w:name="_Toc88831356"/>
      <w:r w:rsidRPr="00FA206A">
        <w:t>R</w:t>
      </w:r>
      <w:r w:rsidR="00864FAE" w:rsidRPr="00FA206A">
        <w:t>N</w:t>
      </w:r>
      <w:r w:rsidRPr="00FA206A">
        <w:t xml:space="preserve">T401: New transaction must not update more than one transaction in time locked </w:t>
      </w:r>
      <w:proofErr w:type="gramStart"/>
      <w:r w:rsidRPr="00FA206A">
        <w:t>mempool</w:t>
      </w:r>
      <w:bookmarkEnd w:id="224"/>
      <w:bookmarkEnd w:id="225"/>
      <w:proofErr w:type="gramEnd"/>
    </w:p>
    <w:p w14:paraId="7C1DDA4D" w14:textId="77777777" w:rsidR="00B678D7" w:rsidRDefault="00B678D7" w:rsidP="00B678D7">
      <w:pPr>
        <w:pStyle w:val="RuleInfo"/>
      </w:pPr>
      <w:r w:rsidRPr="0034671A">
        <w:t>Category</w:t>
      </w:r>
    </w:p>
    <w:p w14:paraId="204CA8D9" w14:textId="77777777" w:rsidR="00B678D7" w:rsidRPr="00B93155" w:rsidRDefault="00B678D7" w:rsidP="00C6620A">
      <w:pPr>
        <w:pStyle w:val="ListParagraph"/>
        <w:numPr>
          <w:ilvl w:val="0"/>
          <w:numId w:val="7"/>
        </w:numPr>
      </w:pPr>
      <w:r>
        <w:t>policy</w:t>
      </w:r>
    </w:p>
    <w:p w14:paraId="37F63D76" w14:textId="77777777" w:rsidR="00B678D7" w:rsidRPr="00B93155" w:rsidRDefault="00B678D7" w:rsidP="00B678D7">
      <w:pPr>
        <w:pStyle w:val="RuleInfo"/>
      </w:pPr>
      <w:r w:rsidRPr="00B93155">
        <w:t>Error</w:t>
      </w:r>
    </w:p>
    <w:p w14:paraId="7CA0AD48" w14:textId="454A9E06" w:rsidR="00B678D7" w:rsidRPr="001A25B1" w:rsidRDefault="000256CE" w:rsidP="00C6620A">
      <w:pPr>
        <w:pStyle w:val="ListParagraph"/>
        <w:numPr>
          <w:ilvl w:val="0"/>
          <w:numId w:val="6"/>
        </w:numPr>
        <w:rPr>
          <w:rStyle w:val="SourceText"/>
        </w:rPr>
      </w:pPr>
      <w:r w:rsidRPr="001A25B1">
        <w:rPr>
          <w:rStyle w:val="SourceText"/>
        </w:rPr>
        <w:t>bad-txn-update</w:t>
      </w:r>
    </w:p>
    <w:p w14:paraId="3B24A60E" w14:textId="77777777" w:rsidR="00B678D7" w:rsidRDefault="00B678D7" w:rsidP="00B678D7">
      <w:pPr>
        <w:pStyle w:val="RuleInfo"/>
      </w:pPr>
      <w:r>
        <w:t>Inputs</w:t>
      </w:r>
    </w:p>
    <w:p w14:paraId="08034D84" w14:textId="77777777" w:rsidR="00B678D7" w:rsidRDefault="00B678D7" w:rsidP="00C6620A">
      <w:pPr>
        <w:pStyle w:val="ListParagraph"/>
        <w:numPr>
          <w:ilvl w:val="0"/>
          <w:numId w:val="5"/>
        </w:numPr>
      </w:pPr>
      <w:r>
        <w:t>transaction</w:t>
      </w:r>
    </w:p>
    <w:p w14:paraId="01C1800C" w14:textId="390B1E1B" w:rsidR="00B678D7" w:rsidRDefault="005A73C0" w:rsidP="00C6620A">
      <w:pPr>
        <w:pStyle w:val="ListParagraph"/>
        <w:numPr>
          <w:ilvl w:val="0"/>
          <w:numId w:val="5"/>
        </w:numPr>
      </w:pPr>
      <w:r>
        <w:t>non-final mempool</w:t>
      </w:r>
    </w:p>
    <w:p w14:paraId="6DAE9D30" w14:textId="77FBCD7A" w:rsidR="00DF6A0D" w:rsidRPr="00FA206A" w:rsidRDefault="00DF6A0D" w:rsidP="00DF6A0D">
      <w:pPr>
        <w:pStyle w:val="Heading3"/>
      </w:pPr>
      <w:bookmarkStart w:id="226" w:name="_Ref88744180"/>
      <w:bookmarkStart w:id="227" w:name="_Toc88831357"/>
      <w:r w:rsidRPr="00FA206A">
        <w:t>R</w:t>
      </w:r>
      <w:r w:rsidR="000E2CA1" w:rsidRPr="00FA206A">
        <w:t>N</w:t>
      </w:r>
      <w:r w:rsidRPr="00FA206A">
        <w:t xml:space="preserve">T402: Old and new transaction must have the same number of </w:t>
      </w:r>
      <w:proofErr w:type="gramStart"/>
      <w:r w:rsidRPr="00FA206A">
        <w:t>inputs</w:t>
      </w:r>
      <w:bookmarkEnd w:id="226"/>
      <w:bookmarkEnd w:id="227"/>
      <w:proofErr w:type="gramEnd"/>
    </w:p>
    <w:p w14:paraId="2968F885" w14:textId="77777777" w:rsidR="00EF011B" w:rsidRDefault="00EF011B" w:rsidP="00EF011B">
      <w:pPr>
        <w:pStyle w:val="RuleInfo"/>
      </w:pPr>
      <w:r w:rsidRPr="0034671A">
        <w:t>Category</w:t>
      </w:r>
    </w:p>
    <w:p w14:paraId="3B12C362" w14:textId="77777777" w:rsidR="00EF011B" w:rsidRPr="00B93155" w:rsidRDefault="00EF011B" w:rsidP="00C6620A">
      <w:pPr>
        <w:pStyle w:val="ListParagraph"/>
        <w:numPr>
          <w:ilvl w:val="0"/>
          <w:numId w:val="7"/>
        </w:numPr>
      </w:pPr>
      <w:r>
        <w:t>policy</w:t>
      </w:r>
    </w:p>
    <w:p w14:paraId="59DE61DD" w14:textId="77777777" w:rsidR="00EF011B" w:rsidRPr="00B93155" w:rsidRDefault="00EF011B" w:rsidP="00EF011B">
      <w:pPr>
        <w:pStyle w:val="RuleInfo"/>
      </w:pPr>
      <w:r w:rsidRPr="00B93155">
        <w:t>Error</w:t>
      </w:r>
    </w:p>
    <w:p w14:paraId="435D3E44" w14:textId="77777777" w:rsidR="00EF011B" w:rsidRPr="001A25B1" w:rsidRDefault="00EF011B" w:rsidP="00C6620A">
      <w:pPr>
        <w:pStyle w:val="ListParagraph"/>
        <w:numPr>
          <w:ilvl w:val="0"/>
          <w:numId w:val="6"/>
        </w:numPr>
        <w:rPr>
          <w:rStyle w:val="SourceText"/>
        </w:rPr>
      </w:pPr>
      <w:r w:rsidRPr="001A25B1">
        <w:rPr>
          <w:rStyle w:val="SourceText"/>
        </w:rPr>
        <w:t>bad-txn-update</w:t>
      </w:r>
    </w:p>
    <w:p w14:paraId="6B2A8E84" w14:textId="77777777" w:rsidR="00EF011B" w:rsidRDefault="00EF011B" w:rsidP="00EF011B">
      <w:pPr>
        <w:pStyle w:val="RuleInfo"/>
      </w:pPr>
      <w:r>
        <w:t>Inputs</w:t>
      </w:r>
    </w:p>
    <w:p w14:paraId="5AAA59A9" w14:textId="77777777" w:rsidR="00EF011B" w:rsidRDefault="00EF011B" w:rsidP="00C6620A">
      <w:pPr>
        <w:pStyle w:val="ListParagraph"/>
        <w:numPr>
          <w:ilvl w:val="0"/>
          <w:numId w:val="5"/>
        </w:numPr>
      </w:pPr>
      <w:r>
        <w:t>transaction</w:t>
      </w:r>
    </w:p>
    <w:p w14:paraId="3D2202EE" w14:textId="3AFC4431" w:rsidR="00AF7954" w:rsidRDefault="00EF011B" w:rsidP="00C6620A">
      <w:pPr>
        <w:pStyle w:val="ListParagraph"/>
        <w:numPr>
          <w:ilvl w:val="0"/>
          <w:numId w:val="5"/>
        </w:numPr>
      </w:pPr>
      <w:r>
        <w:t>non-final mempool</w:t>
      </w:r>
    </w:p>
    <w:p w14:paraId="5ED133AC" w14:textId="62283D5C" w:rsidR="00DF6A0D" w:rsidRPr="00FA206A" w:rsidRDefault="00DF6A0D" w:rsidP="00DF6A0D">
      <w:pPr>
        <w:pStyle w:val="Heading3"/>
      </w:pPr>
      <w:bookmarkStart w:id="228" w:name="_Ref88744184"/>
      <w:bookmarkStart w:id="229" w:name="_Toc88831358"/>
      <w:r w:rsidRPr="00FA206A">
        <w:t>R</w:t>
      </w:r>
      <w:r w:rsidR="002E5F53" w:rsidRPr="00FA206A">
        <w:t>N</w:t>
      </w:r>
      <w:r w:rsidRPr="00FA206A">
        <w:t xml:space="preserve">T403: All inputs in new transaction must be the same as in old </w:t>
      </w:r>
      <w:proofErr w:type="gramStart"/>
      <w:r w:rsidRPr="00FA206A">
        <w:t>transaction</w:t>
      </w:r>
      <w:bookmarkEnd w:id="228"/>
      <w:bookmarkEnd w:id="229"/>
      <w:proofErr w:type="gramEnd"/>
    </w:p>
    <w:p w14:paraId="339980DD" w14:textId="77777777" w:rsidR="00BB2B99" w:rsidRDefault="00BB2B99" w:rsidP="00BB2B99">
      <w:pPr>
        <w:pStyle w:val="RuleInfo"/>
      </w:pPr>
      <w:r w:rsidRPr="0034671A">
        <w:t>Category</w:t>
      </w:r>
    </w:p>
    <w:p w14:paraId="22F16EE9" w14:textId="77777777" w:rsidR="00BB2B99" w:rsidRPr="00B93155" w:rsidRDefault="00BB2B99" w:rsidP="00C6620A">
      <w:pPr>
        <w:pStyle w:val="ListParagraph"/>
        <w:numPr>
          <w:ilvl w:val="0"/>
          <w:numId w:val="7"/>
        </w:numPr>
      </w:pPr>
      <w:r>
        <w:t>policy</w:t>
      </w:r>
    </w:p>
    <w:p w14:paraId="2338A535" w14:textId="77777777" w:rsidR="00BB2B99" w:rsidRPr="00B93155" w:rsidRDefault="00BB2B99" w:rsidP="00BB2B99">
      <w:pPr>
        <w:pStyle w:val="RuleInfo"/>
      </w:pPr>
      <w:r w:rsidRPr="00B93155">
        <w:t>Error</w:t>
      </w:r>
    </w:p>
    <w:p w14:paraId="4F269D72" w14:textId="77777777" w:rsidR="00BB2B99" w:rsidRPr="001A25B1" w:rsidRDefault="00BB2B99" w:rsidP="00C6620A">
      <w:pPr>
        <w:pStyle w:val="ListParagraph"/>
        <w:numPr>
          <w:ilvl w:val="0"/>
          <w:numId w:val="6"/>
        </w:numPr>
        <w:rPr>
          <w:rStyle w:val="SourceText"/>
        </w:rPr>
      </w:pPr>
      <w:r w:rsidRPr="001A25B1">
        <w:rPr>
          <w:rStyle w:val="SourceText"/>
        </w:rPr>
        <w:t>bad-txn-update</w:t>
      </w:r>
    </w:p>
    <w:p w14:paraId="17730B4A" w14:textId="77777777" w:rsidR="00BB2B99" w:rsidRDefault="00BB2B99" w:rsidP="00BB2B99">
      <w:pPr>
        <w:pStyle w:val="RuleInfo"/>
      </w:pPr>
      <w:r>
        <w:t>Inputs</w:t>
      </w:r>
    </w:p>
    <w:p w14:paraId="3384C670" w14:textId="77777777" w:rsidR="00BB2B99" w:rsidRDefault="00BB2B99" w:rsidP="00C6620A">
      <w:pPr>
        <w:pStyle w:val="ListParagraph"/>
        <w:numPr>
          <w:ilvl w:val="0"/>
          <w:numId w:val="5"/>
        </w:numPr>
      </w:pPr>
      <w:r>
        <w:t>transaction</w:t>
      </w:r>
    </w:p>
    <w:p w14:paraId="07BD8524" w14:textId="77777777" w:rsidR="00BB2B99" w:rsidRDefault="00BB2B99" w:rsidP="00C6620A">
      <w:pPr>
        <w:pStyle w:val="ListParagraph"/>
        <w:numPr>
          <w:ilvl w:val="0"/>
          <w:numId w:val="5"/>
        </w:numPr>
      </w:pPr>
      <w:r>
        <w:t>non-final mempool</w:t>
      </w:r>
    </w:p>
    <w:p w14:paraId="1AB8236E" w14:textId="367895D8" w:rsidR="00DF6A0D" w:rsidRPr="00FA206A" w:rsidRDefault="00DF6A0D" w:rsidP="00DF6A0D">
      <w:pPr>
        <w:pStyle w:val="Heading3"/>
      </w:pPr>
      <w:bookmarkStart w:id="230" w:name="_Ref88744187"/>
      <w:bookmarkStart w:id="231" w:name="_Toc88831359"/>
      <w:r w:rsidRPr="00FA206A">
        <w:t>R</w:t>
      </w:r>
      <w:r w:rsidR="00AA1221" w:rsidRPr="00FA206A">
        <w:t>N</w:t>
      </w:r>
      <w:r w:rsidRPr="00FA206A">
        <w:t xml:space="preserve">T404: Sequence in all inputs in new transaction must not be smaller than sequence in inputs in old </w:t>
      </w:r>
      <w:proofErr w:type="gramStart"/>
      <w:r w:rsidRPr="00FA206A">
        <w:t>transaction</w:t>
      </w:r>
      <w:bookmarkEnd w:id="230"/>
      <w:bookmarkEnd w:id="231"/>
      <w:proofErr w:type="gramEnd"/>
    </w:p>
    <w:p w14:paraId="2655FF71" w14:textId="77777777" w:rsidR="000A1585" w:rsidRDefault="000A1585" w:rsidP="000A1585">
      <w:pPr>
        <w:pStyle w:val="RuleInfo"/>
      </w:pPr>
      <w:r w:rsidRPr="0034671A">
        <w:t>Category</w:t>
      </w:r>
    </w:p>
    <w:p w14:paraId="4C3560A6" w14:textId="77777777" w:rsidR="000A1585" w:rsidRPr="00B93155" w:rsidRDefault="000A1585" w:rsidP="00C6620A">
      <w:pPr>
        <w:pStyle w:val="ListParagraph"/>
        <w:numPr>
          <w:ilvl w:val="0"/>
          <w:numId w:val="7"/>
        </w:numPr>
      </w:pPr>
      <w:r>
        <w:t>policy</w:t>
      </w:r>
    </w:p>
    <w:p w14:paraId="36C9AEE6" w14:textId="77777777" w:rsidR="000A1585" w:rsidRPr="00B93155" w:rsidRDefault="000A1585" w:rsidP="000A1585">
      <w:pPr>
        <w:pStyle w:val="RuleInfo"/>
      </w:pPr>
      <w:r w:rsidRPr="00B93155">
        <w:t>Error</w:t>
      </w:r>
    </w:p>
    <w:p w14:paraId="72478B4A" w14:textId="77777777" w:rsidR="000A1585" w:rsidRPr="001A25B1" w:rsidRDefault="000A1585" w:rsidP="00C6620A">
      <w:pPr>
        <w:pStyle w:val="ListParagraph"/>
        <w:numPr>
          <w:ilvl w:val="0"/>
          <w:numId w:val="6"/>
        </w:numPr>
        <w:rPr>
          <w:rStyle w:val="SourceText"/>
        </w:rPr>
      </w:pPr>
      <w:r w:rsidRPr="001A25B1">
        <w:rPr>
          <w:rStyle w:val="SourceText"/>
        </w:rPr>
        <w:t>bad-txn-update</w:t>
      </w:r>
    </w:p>
    <w:p w14:paraId="3DB778A4" w14:textId="77777777" w:rsidR="000A1585" w:rsidRDefault="000A1585" w:rsidP="000A1585">
      <w:pPr>
        <w:pStyle w:val="RuleInfo"/>
      </w:pPr>
      <w:r>
        <w:t>Inputs</w:t>
      </w:r>
    </w:p>
    <w:p w14:paraId="429BEEA4" w14:textId="77777777" w:rsidR="000A1585" w:rsidRDefault="000A1585" w:rsidP="00C6620A">
      <w:pPr>
        <w:pStyle w:val="ListParagraph"/>
        <w:numPr>
          <w:ilvl w:val="0"/>
          <w:numId w:val="5"/>
        </w:numPr>
      </w:pPr>
      <w:r>
        <w:t>transaction</w:t>
      </w:r>
    </w:p>
    <w:p w14:paraId="731ED2DB" w14:textId="77777777" w:rsidR="000A1585" w:rsidRDefault="000A1585" w:rsidP="00C6620A">
      <w:pPr>
        <w:pStyle w:val="ListParagraph"/>
        <w:numPr>
          <w:ilvl w:val="0"/>
          <w:numId w:val="5"/>
        </w:numPr>
      </w:pPr>
      <w:r>
        <w:t>non-final mempool</w:t>
      </w:r>
    </w:p>
    <w:p w14:paraId="2533F38D" w14:textId="42CC2612" w:rsidR="00DF6A0D" w:rsidRPr="00FA206A" w:rsidRDefault="00DF6A0D" w:rsidP="00DF6A0D">
      <w:pPr>
        <w:pStyle w:val="Heading3"/>
      </w:pPr>
      <w:bookmarkStart w:id="232" w:name="_Ref88744191"/>
      <w:bookmarkStart w:id="233" w:name="_Toc88831360"/>
      <w:r w:rsidRPr="00FA206A">
        <w:t>R</w:t>
      </w:r>
      <w:r w:rsidR="00AA1C01" w:rsidRPr="00FA206A">
        <w:t>N</w:t>
      </w:r>
      <w:r w:rsidRPr="00FA206A">
        <w:t xml:space="preserve">T405: Sequence of at least one input in new transaction must be </w:t>
      </w:r>
      <w:proofErr w:type="gramStart"/>
      <w:r w:rsidRPr="00FA206A">
        <w:t>increased</w:t>
      </w:r>
      <w:bookmarkEnd w:id="232"/>
      <w:bookmarkEnd w:id="233"/>
      <w:proofErr w:type="gramEnd"/>
    </w:p>
    <w:p w14:paraId="4037CB90" w14:textId="77777777" w:rsidR="00713AC4" w:rsidRDefault="00713AC4" w:rsidP="00713AC4">
      <w:pPr>
        <w:pStyle w:val="RuleInfo"/>
      </w:pPr>
      <w:r w:rsidRPr="0034671A">
        <w:t>Category</w:t>
      </w:r>
    </w:p>
    <w:p w14:paraId="378917F3" w14:textId="77777777" w:rsidR="00713AC4" w:rsidRPr="00B93155" w:rsidRDefault="00713AC4" w:rsidP="00C6620A">
      <w:pPr>
        <w:pStyle w:val="ListParagraph"/>
        <w:numPr>
          <w:ilvl w:val="0"/>
          <w:numId w:val="7"/>
        </w:numPr>
      </w:pPr>
      <w:r>
        <w:t>policy</w:t>
      </w:r>
    </w:p>
    <w:p w14:paraId="21688771" w14:textId="77777777" w:rsidR="00713AC4" w:rsidRPr="00B93155" w:rsidRDefault="00713AC4" w:rsidP="00713AC4">
      <w:pPr>
        <w:pStyle w:val="RuleInfo"/>
      </w:pPr>
      <w:r w:rsidRPr="00B93155">
        <w:t>Error</w:t>
      </w:r>
    </w:p>
    <w:p w14:paraId="4220BC70" w14:textId="77777777" w:rsidR="00713AC4" w:rsidRPr="001A25B1" w:rsidRDefault="00713AC4" w:rsidP="00C6620A">
      <w:pPr>
        <w:pStyle w:val="ListParagraph"/>
        <w:numPr>
          <w:ilvl w:val="0"/>
          <w:numId w:val="6"/>
        </w:numPr>
        <w:rPr>
          <w:rStyle w:val="SourceText"/>
        </w:rPr>
      </w:pPr>
      <w:r w:rsidRPr="001A25B1">
        <w:rPr>
          <w:rStyle w:val="SourceText"/>
        </w:rPr>
        <w:t>bad-txn-update</w:t>
      </w:r>
    </w:p>
    <w:p w14:paraId="7CE9EBFA" w14:textId="77777777" w:rsidR="00713AC4" w:rsidRDefault="00713AC4" w:rsidP="00713AC4">
      <w:pPr>
        <w:pStyle w:val="RuleInfo"/>
      </w:pPr>
      <w:r>
        <w:t>Inputs</w:t>
      </w:r>
    </w:p>
    <w:p w14:paraId="350EC71D" w14:textId="77777777" w:rsidR="00713AC4" w:rsidRDefault="00713AC4" w:rsidP="00C6620A">
      <w:pPr>
        <w:pStyle w:val="ListParagraph"/>
        <w:numPr>
          <w:ilvl w:val="0"/>
          <w:numId w:val="5"/>
        </w:numPr>
      </w:pPr>
      <w:r>
        <w:t>transaction</w:t>
      </w:r>
    </w:p>
    <w:p w14:paraId="12F96F97" w14:textId="77777777" w:rsidR="00713AC4" w:rsidRDefault="00713AC4" w:rsidP="00C6620A">
      <w:pPr>
        <w:pStyle w:val="ListParagraph"/>
        <w:numPr>
          <w:ilvl w:val="0"/>
          <w:numId w:val="5"/>
        </w:numPr>
      </w:pPr>
      <w:r>
        <w:t>non-final mempool</w:t>
      </w:r>
    </w:p>
    <w:p w14:paraId="45DFDD86" w14:textId="331D54D5" w:rsidR="007A151B" w:rsidRPr="00FA206A" w:rsidRDefault="00506E75" w:rsidP="00C60B80">
      <w:pPr>
        <w:pStyle w:val="Heading1"/>
      </w:pPr>
      <w:bookmarkStart w:id="234" w:name="_Toc88831361"/>
      <w:r w:rsidRPr="00FA206A">
        <w:t>Block v</w:t>
      </w:r>
      <w:r w:rsidR="007A151B" w:rsidRPr="00FA206A">
        <w:t>alidat</w:t>
      </w:r>
      <w:r w:rsidRPr="00FA206A">
        <w:t xml:space="preserve">ion </w:t>
      </w:r>
      <w:r w:rsidR="00EB0DD3" w:rsidRPr="00FA206A">
        <w:t>rule groups</w:t>
      </w:r>
      <w:bookmarkEnd w:id="234"/>
    </w:p>
    <w:p w14:paraId="7F9CCB8C" w14:textId="2ED522C5" w:rsidR="007A151B" w:rsidRPr="001A25B1" w:rsidRDefault="00EB0DD3" w:rsidP="007A151B">
      <w:r w:rsidRPr="001A25B1">
        <w:t>This chapter p</w:t>
      </w:r>
      <w:r w:rsidR="007A151B" w:rsidRPr="001A25B1">
        <w:t>rovides rules</w:t>
      </w:r>
      <w:r w:rsidR="004F6A64" w:rsidRPr="001A25B1">
        <w:t xml:space="preserve">, which </w:t>
      </w:r>
      <w:r w:rsidR="009F6EE5" w:rsidRPr="001A25B1">
        <w:t xml:space="preserve">must be </w:t>
      </w:r>
      <w:r w:rsidR="007A151B" w:rsidRPr="001A25B1">
        <w:t>checked when validating a block</w:t>
      </w:r>
      <w:r w:rsidR="004F6A64" w:rsidRPr="001A25B1">
        <w:t>,</w:t>
      </w:r>
      <w:r w:rsidR="00760B44">
        <w:t xml:space="preserve"> and </w:t>
      </w:r>
      <w:r w:rsidR="007A151B" w:rsidRPr="001A25B1">
        <w:t>group</w:t>
      </w:r>
      <w:r w:rsidR="007361F6">
        <w:t xml:space="preserve">s them </w:t>
      </w:r>
      <w:r w:rsidR="007A151B" w:rsidRPr="001A25B1">
        <w:t>according to preconditions</w:t>
      </w:r>
      <w:r w:rsidR="003F402D" w:rsidRPr="001A25B1">
        <w:t xml:space="preserve"> so that each group of rules can be checked together at the same point during </w:t>
      </w:r>
      <w:r w:rsidR="00646B2A" w:rsidRPr="001A25B1">
        <w:t xml:space="preserve">block </w:t>
      </w:r>
      <w:r w:rsidR="003F402D" w:rsidRPr="001A25B1">
        <w:t>validation process.</w:t>
      </w:r>
    </w:p>
    <w:p w14:paraId="3D4199E4" w14:textId="3537F80A" w:rsidR="0001798E" w:rsidRPr="00805BD6" w:rsidRDefault="0001798E" w:rsidP="00805BD6">
      <w:pPr>
        <w:pStyle w:val="Heading2"/>
      </w:pPr>
      <w:bookmarkStart w:id="235" w:name="_Toc88831362"/>
      <w:r w:rsidRPr="00805BD6">
        <w:t>Header</w:t>
      </w:r>
      <w:bookmarkEnd w:id="235"/>
    </w:p>
    <w:p w14:paraId="7E6B2A00" w14:textId="731F0BB3" w:rsidR="0001798E" w:rsidRPr="001A25B1" w:rsidRDefault="00C163FA" w:rsidP="007A151B">
      <w:r w:rsidRPr="001A25B1">
        <w:t>Contents of b</w:t>
      </w:r>
      <w:r w:rsidR="00AA10C0" w:rsidRPr="001A25B1">
        <w:t>lock header is available</w:t>
      </w:r>
      <w:r w:rsidR="0001798E" w:rsidRPr="001A25B1">
        <w:t>.</w:t>
      </w:r>
    </w:p>
    <w:p w14:paraId="0910C2F3" w14:textId="391ADFF7" w:rsidR="00D35A24" w:rsidRPr="001A25B1" w:rsidRDefault="00D35A24" w:rsidP="007A151B">
      <w:r w:rsidRPr="001A25B1">
        <w:t>Rules:</w:t>
      </w:r>
    </w:p>
    <w:p w14:paraId="27FCD4F7" w14:textId="6C6939D6" w:rsidR="0081573C" w:rsidRPr="001A25B1" w:rsidRDefault="0081573C" w:rsidP="00C6620A">
      <w:pPr>
        <w:pStyle w:val="ListParagraph"/>
        <w:numPr>
          <w:ilvl w:val="0"/>
          <w:numId w:val="21"/>
        </w:numPr>
      </w:pPr>
      <w:r w:rsidRPr="001A25B1">
        <w:fldChar w:fldCharType="begin"/>
      </w:r>
      <w:r w:rsidRPr="001A25B1">
        <w:instrText xml:space="preserve"> REF _Ref88661087 \h </w:instrText>
      </w:r>
      <w:r w:rsidRPr="001A25B1">
        <w:fldChar w:fldCharType="separate"/>
      </w:r>
      <w:r w:rsidR="00443526">
        <w:t xml:space="preserve">RBB131: </w:t>
      </w:r>
      <w:r w:rsidR="00443526" w:rsidRPr="00EF552F">
        <w:t xml:space="preserve">Block must not be </w:t>
      </w:r>
      <w:r w:rsidR="00443526">
        <w:t xml:space="preserve">explicitly </w:t>
      </w:r>
      <w:r w:rsidR="00443526" w:rsidRPr="00EF552F">
        <w:t xml:space="preserve">marked as invalid in </w:t>
      </w:r>
      <w:r w:rsidR="00443526">
        <w:t>node configuration</w:t>
      </w:r>
      <w:r w:rsidRPr="001A25B1">
        <w:fldChar w:fldCharType="end"/>
      </w:r>
    </w:p>
    <w:p w14:paraId="32190EF8" w14:textId="0FE3B22C" w:rsidR="00192FA0" w:rsidRPr="001A25B1" w:rsidRDefault="00192FA0" w:rsidP="00C6620A">
      <w:pPr>
        <w:pStyle w:val="ListParagraph"/>
        <w:numPr>
          <w:ilvl w:val="0"/>
          <w:numId w:val="21"/>
        </w:numPr>
      </w:pPr>
      <w:r w:rsidRPr="001A25B1">
        <w:fldChar w:fldCharType="begin"/>
      </w:r>
      <w:r w:rsidRPr="001A25B1">
        <w:instrText xml:space="preserve"> REF _Ref88660827 \h </w:instrText>
      </w:r>
      <w:r w:rsidRPr="001A25B1">
        <w:fldChar w:fldCharType="separate"/>
      </w:r>
      <w:r w:rsidR="00443526">
        <w:t xml:space="preserve">RBB102: </w:t>
      </w:r>
      <w:r w:rsidR="00443526" w:rsidRPr="00E2046E">
        <w:t xml:space="preserve">Proof of work must be more than </w:t>
      </w:r>
      <w:r w:rsidR="00443526" w:rsidRPr="00E2046E">
        <w:rPr>
          <w:noProof/>
        </w:rPr>
        <w:t>n</w:t>
      </w:r>
      <w:r w:rsidR="00443526">
        <w:rPr>
          <w:noProof/>
        </w:rPr>
        <w:t>B</w:t>
      </w:r>
      <w:r w:rsidR="00443526" w:rsidRPr="00E2046E">
        <w:rPr>
          <w:noProof/>
        </w:rPr>
        <w:t>its</w:t>
      </w:r>
      <w:r w:rsidR="00443526" w:rsidRPr="00E2046E">
        <w:t xml:space="preserve"> in block</w:t>
      </w:r>
      <w:r w:rsidR="00443526">
        <w:t xml:space="preserve"> header</w:t>
      </w:r>
      <w:r w:rsidRPr="001A25B1">
        <w:fldChar w:fldCharType="end"/>
      </w:r>
    </w:p>
    <w:p w14:paraId="69024A13" w14:textId="546F7B09" w:rsidR="008E2991" w:rsidRPr="001A25B1" w:rsidRDefault="006D73F2" w:rsidP="00C6620A">
      <w:pPr>
        <w:pStyle w:val="ListParagraph"/>
        <w:numPr>
          <w:ilvl w:val="0"/>
          <w:numId w:val="21"/>
        </w:numPr>
      </w:pPr>
      <w:r w:rsidRPr="001A25B1">
        <w:fldChar w:fldCharType="begin"/>
      </w:r>
      <w:r w:rsidRPr="001A25B1">
        <w:instrText xml:space="preserve"> REF _Ref88660823 \h </w:instrText>
      </w:r>
      <w:r w:rsidRPr="001A25B1">
        <w:fldChar w:fldCharType="separate"/>
      </w:r>
      <w:r w:rsidR="00443526">
        <w:t>RBB</w:t>
      </w:r>
      <w:r w:rsidR="00443526" w:rsidRPr="00A87103">
        <w:t xml:space="preserve">101: Hash of previous block </w:t>
      </w:r>
      <w:r w:rsidR="00443526">
        <w:t>must</w:t>
      </w:r>
      <w:r w:rsidR="00443526" w:rsidRPr="00A87103">
        <w:t xml:space="preserve"> be known and valid</w:t>
      </w:r>
      <w:r w:rsidRPr="001A25B1">
        <w:fldChar w:fldCharType="end"/>
      </w:r>
    </w:p>
    <w:p w14:paraId="1277E2FE" w14:textId="67EBABCF" w:rsidR="0049734E" w:rsidRPr="001A25B1" w:rsidRDefault="0049734E" w:rsidP="00C6620A">
      <w:pPr>
        <w:pStyle w:val="ListParagraph"/>
        <w:numPr>
          <w:ilvl w:val="0"/>
          <w:numId w:val="21"/>
        </w:numPr>
      </w:pPr>
      <w:r w:rsidRPr="001A25B1">
        <w:fldChar w:fldCharType="begin"/>
      </w:r>
      <w:r w:rsidRPr="001A25B1">
        <w:instrText xml:space="preserve"> REF _Ref88661124 \h </w:instrText>
      </w:r>
      <w:r w:rsidRPr="001A25B1">
        <w:fldChar w:fldCharType="separate"/>
      </w:r>
      <w:r w:rsidR="00443526">
        <w:t xml:space="preserve">RBB132: </w:t>
      </w:r>
      <w:r w:rsidR="00443526" w:rsidRPr="00D4603C">
        <w:t>Checkpoint checks</w:t>
      </w:r>
      <w:r w:rsidRPr="001A25B1">
        <w:fldChar w:fldCharType="end"/>
      </w:r>
    </w:p>
    <w:p w14:paraId="4A8C9FD6" w14:textId="56AA4FB4" w:rsidR="0095597D" w:rsidRPr="001A25B1" w:rsidRDefault="0095597D" w:rsidP="00C6620A">
      <w:pPr>
        <w:pStyle w:val="ListParagraph"/>
        <w:numPr>
          <w:ilvl w:val="0"/>
          <w:numId w:val="21"/>
        </w:numPr>
      </w:pPr>
      <w:r w:rsidRPr="001A25B1">
        <w:fldChar w:fldCharType="begin"/>
      </w:r>
      <w:r w:rsidRPr="001A25B1">
        <w:instrText xml:space="preserve"> REF _Ref88660933 \h </w:instrText>
      </w:r>
      <w:r w:rsidRPr="001A25B1">
        <w:fldChar w:fldCharType="separate"/>
      </w:r>
      <w:r w:rsidR="00443526">
        <w:t xml:space="preserve">RBB111: Value of </w:t>
      </w:r>
      <w:r w:rsidR="00443526" w:rsidRPr="009A1553">
        <w:rPr>
          <w:noProof/>
        </w:rPr>
        <w:t>nBits</w:t>
      </w:r>
      <w:r w:rsidR="00443526">
        <w:t xml:space="preserve"> must be as required by block height and network</w:t>
      </w:r>
      <w:r w:rsidRPr="001A25B1">
        <w:fldChar w:fldCharType="end"/>
      </w:r>
    </w:p>
    <w:p w14:paraId="362CAD7A" w14:textId="1EA1CC4D" w:rsidR="005F2FBC" w:rsidRPr="001A25B1" w:rsidRDefault="005F2FBC" w:rsidP="00C6620A">
      <w:pPr>
        <w:pStyle w:val="ListParagraph"/>
        <w:numPr>
          <w:ilvl w:val="0"/>
          <w:numId w:val="21"/>
        </w:numPr>
      </w:pPr>
      <w:r w:rsidRPr="001A25B1">
        <w:fldChar w:fldCharType="begin"/>
      </w:r>
      <w:r w:rsidRPr="001A25B1">
        <w:instrText xml:space="preserve"> REF _Ref88661005 \h </w:instrText>
      </w:r>
      <w:r w:rsidRPr="001A25B1">
        <w:fldChar w:fldCharType="separate"/>
      </w:r>
      <w:r w:rsidR="00443526">
        <w:t xml:space="preserve">RBB112: </w:t>
      </w:r>
      <w:r w:rsidR="00443526" w:rsidRPr="00A059F5">
        <w:t>Block timestamp must not be too far in the past</w:t>
      </w:r>
      <w:r w:rsidRPr="001A25B1">
        <w:fldChar w:fldCharType="end"/>
      </w:r>
    </w:p>
    <w:p w14:paraId="720EF1ED" w14:textId="431AA5DE" w:rsidR="0081573C" w:rsidRPr="001A25B1" w:rsidRDefault="0081573C" w:rsidP="00C6620A">
      <w:pPr>
        <w:pStyle w:val="ListParagraph"/>
        <w:numPr>
          <w:ilvl w:val="0"/>
          <w:numId w:val="21"/>
        </w:numPr>
      </w:pPr>
      <w:r w:rsidRPr="001A25B1">
        <w:fldChar w:fldCharType="begin"/>
      </w:r>
      <w:r w:rsidRPr="001A25B1">
        <w:instrText xml:space="preserve"> REF _Ref88661028 \h </w:instrText>
      </w:r>
      <w:r w:rsidRPr="001A25B1">
        <w:fldChar w:fldCharType="separate"/>
      </w:r>
      <w:r w:rsidR="00443526">
        <w:t xml:space="preserve">RBB113: </w:t>
      </w:r>
      <w:r w:rsidR="00443526" w:rsidRPr="00A059F5">
        <w:t>Block timestamp must not be too far in the future</w:t>
      </w:r>
      <w:r w:rsidRPr="001A25B1">
        <w:fldChar w:fldCharType="end"/>
      </w:r>
    </w:p>
    <w:p w14:paraId="6296ECDB" w14:textId="4B7E0FA8" w:rsidR="00E96412" w:rsidRPr="001A25B1" w:rsidRDefault="00E96412" w:rsidP="00C6620A">
      <w:pPr>
        <w:pStyle w:val="ListParagraph"/>
        <w:numPr>
          <w:ilvl w:val="0"/>
          <w:numId w:val="21"/>
        </w:numPr>
      </w:pPr>
      <w:r w:rsidRPr="001A25B1">
        <w:fldChar w:fldCharType="begin"/>
      </w:r>
      <w:r w:rsidRPr="001A25B1">
        <w:instrText xml:space="preserve"> REF _Ref88661048 \h </w:instrText>
      </w:r>
      <w:r w:rsidRPr="001A25B1">
        <w:fldChar w:fldCharType="separate"/>
      </w:r>
      <w:r w:rsidR="00443526">
        <w:t xml:space="preserve">RBB114: </w:t>
      </w:r>
      <w:r w:rsidR="00443526" w:rsidRPr="00A059F5">
        <w:t>Block version must be the latest</w:t>
      </w:r>
      <w:r w:rsidRPr="001A25B1">
        <w:fldChar w:fldCharType="end"/>
      </w:r>
    </w:p>
    <w:p w14:paraId="5CCB0F2D" w14:textId="4B869247" w:rsidR="005B0CB4" w:rsidRPr="001A25B1" w:rsidRDefault="005B0CB4" w:rsidP="00C6620A">
      <w:pPr>
        <w:pStyle w:val="ListParagraph"/>
        <w:numPr>
          <w:ilvl w:val="0"/>
          <w:numId w:val="21"/>
        </w:numPr>
      </w:pPr>
      <w:r w:rsidRPr="001A25B1">
        <w:fldChar w:fldCharType="begin"/>
      </w:r>
      <w:r w:rsidRPr="001A25B1">
        <w:instrText xml:space="preserve"> REF _Ref88660917 \h </w:instrText>
      </w:r>
      <w:r w:rsidRPr="001A25B1">
        <w:fldChar w:fldCharType="separate"/>
      </w:r>
      <w:r w:rsidR="00443526">
        <w:t>RBB107: Soft rejected block cannot become tip of active chain</w:t>
      </w:r>
      <w:r w:rsidRPr="001A25B1">
        <w:fldChar w:fldCharType="end"/>
      </w:r>
    </w:p>
    <w:p w14:paraId="2F50B131" w14:textId="272DEFDF" w:rsidR="0001798E" w:rsidRPr="001470DF" w:rsidRDefault="0001798E" w:rsidP="0001798E">
      <w:pPr>
        <w:pStyle w:val="Heading2"/>
      </w:pPr>
      <w:bookmarkStart w:id="236" w:name="_Toc88831363"/>
      <w:r w:rsidRPr="001470DF">
        <w:t>Block start</w:t>
      </w:r>
      <w:bookmarkEnd w:id="236"/>
    </w:p>
    <w:p w14:paraId="3D5425AA" w14:textId="37A48204" w:rsidR="00AA10C0" w:rsidRPr="001A25B1" w:rsidRDefault="00ED485D" w:rsidP="00ED485D">
      <w:r w:rsidRPr="001A25B1">
        <w:t xml:space="preserve">Total number of transactions in block and </w:t>
      </w:r>
      <w:r w:rsidR="00C163FA" w:rsidRPr="001A25B1">
        <w:t xml:space="preserve">contents of the </w:t>
      </w:r>
      <w:r w:rsidRPr="001A25B1">
        <w:t>first transaction is available</w:t>
      </w:r>
      <w:r w:rsidR="003E02FD" w:rsidRPr="001A25B1">
        <w:t>.</w:t>
      </w:r>
    </w:p>
    <w:p w14:paraId="3D1CB6F5" w14:textId="0B8EB62B" w:rsidR="00346160" w:rsidRPr="001A25B1" w:rsidRDefault="00346160" w:rsidP="00ED485D">
      <w:r w:rsidRPr="001A25B1">
        <w:t>Rules:</w:t>
      </w:r>
    </w:p>
    <w:p w14:paraId="7CEF5899" w14:textId="26EEDAAA" w:rsidR="00346160" w:rsidRPr="00E06BC5" w:rsidRDefault="00576EC9" w:rsidP="00C6620A">
      <w:pPr>
        <w:pStyle w:val="ListParagraph"/>
        <w:numPr>
          <w:ilvl w:val="0"/>
          <w:numId w:val="22"/>
        </w:numPr>
      </w:pPr>
      <w:r w:rsidRPr="00E06BC5">
        <w:fldChar w:fldCharType="begin"/>
      </w:r>
      <w:r w:rsidRPr="00E06BC5">
        <w:instrText xml:space="preserve"> REF _Ref88660847 \h </w:instrText>
      </w:r>
      <w:r w:rsidRPr="00E06BC5">
        <w:fldChar w:fldCharType="separate"/>
      </w:r>
      <w:r w:rsidR="00443526">
        <w:t xml:space="preserve">RBB104: </w:t>
      </w:r>
      <w:r w:rsidR="00443526" w:rsidRPr="00795F0F">
        <w:t>Block must contain at least one transaction</w:t>
      </w:r>
      <w:r w:rsidRPr="00E06BC5">
        <w:fldChar w:fldCharType="end"/>
      </w:r>
    </w:p>
    <w:p w14:paraId="5ACEC242" w14:textId="3619990D" w:rsidR="00C64BD2" w:rsidRPr="00E06BC5" w:rsidRDefault="00C64BD2" w:rsidP="00C6620A">
      <w:pPr>
        <w:pStyle w:val="ListParagraph"/>
        <w:numPr>
          <w:ilvl w:val="0"/>
          <w:numId w:val="22"/>
        </w:numPr>
      </w:pPr>
      <w:r>
        <w:fldChar w:fldCharType="begin"/>
      </w:r>
      <w:r>
        <w:instrText xml:space="preserve"> REF _Ref88740972 \h </w:instrText>
      </w:r>
      <w:r>
        <w:fldChar w:fldCharType="separate"/>
      </w:r>
      <w:r w:rsidR="00443526" w:rsidRPr="00417AD3">
        <w:t xml:space="preserve">RBT211: Transaction must </w:t>
      </w:r>
      <w:r w:rsidR="00443526">
        <w:t>be syntactically valid</w:t>
      </w:r>
      <w:r>
        <w:fldChar w:fldCharType="end"/>
      </w:r>
    </w:p>
    <w:p w14:paraId="0D1BC703" w14:textId="77F70018" w:rsidR="00C80EDF" w:rsidRPr="00E06BC5" w:rsidRDefault="00C80EDF" w:rsidP="00C6620A">
      <w:pPr>
        <w:pStyle w:val="ListParagraph"/>
        <w:numPr>
          <w:ilvl w:val="0"/>
          <w:numId w:val="22"/>
        </w:numPr>
      </w:pPr>
      <w:r w:rsidRPr="00E06BC5">
        <w:fldChar w:fldCharType="begin"/>
      </w:r>
      <w:r w:rsidRPr="00E06BC5">
        <w:instrText xml:space="preserve"> REF _Ref88661183 \h </w:instrText>
      </w:r>
      <w:r w:rsidRPr="00E06BC5">
        <w:fldChar w:fldCharType="separate"/>
      </w:r>
      <w:r w:rsidR="00443526" w:rsidRPr="006A4049">
        <w:t xml:space="preserve">RBB201: First transaction in block must be </w:t>
      </w:r>
      <w:proofErr w:type="spellStart"/>
      <w:r w:rsidR="00443526" w:rsidRPr="006A4049">
        <w:t>coinbase</w:t>
      </w:r>
      <w:proofErr w:type="spellEnd"/>
      <w:r w:rsidRPr="00E06BC5">
        <w:fldChar w:fldCharType="end"/>
      </w:r>
    </w:p>
    <w:p w14:paraId="08E0E200" w14:textId="35833A03" w:rsidR="0081573C" w:rsidRPr="00E06BC5" w:rsidRDefault="0081573C" w:rsidP="00C6620A">
      <w:pPr>
        <w:pStyle w:val="ListParagraph"/>
        <w:numPr>
          <w:ilvl w:val="0"/>
          <w:numId w:val="22"/>
        </w:numPr>
      </w:pPr>
      <w:r w:rsidRPr="00E06BC5">
        <w:fldChar w:fldCharType="begin"/>
      </w:r>
      <w:r w:rsidRPr="00E06BC5">
        <w:instrText xml:space="preserve"> REF _Ref88661058 \h </w:instrText>
      </w:r>
      <w:r w:rsidRPr="00E06BC5">
        <w:fldChar w:fldCharType="separate"/>
      </w:r>
      <w:r w:rsidR="00443526">
        <w:t xml:space="preserve">RBB122: </w:t>
      </w:r>
      <w:r w:rsidR="00443526" w:rsidRPr="00A059F5">
        <w:t xml:space="preserve">Coinbase </w:t>
      </w:r>
      <w:r w:rsidR="00443526">
        <w:t>transaction</w:t>
      </w:r>
      <w:r w:rsidR="00443526" w:rsidRPr="00A059F5">
        <w:t xml:space="preserve"> must start with serialized block height</w:t>
      </w:r>
      <w:r w:rsidRPr="00E06BC5">
        <w:fldChar w:fldCharType="end"/>
      </w:r>
    </w:p>
    <w:p w14:paraId="5E9B48E1" w14:textId="135256AD" w:rsidR="00E37246" w:rsidRPr="00E06BC5" w:rsidRDefault="00E37246" w:rsidP="00C6620A">
      <w:pPr>
        <w:pStyle w:val="ListParagraph"/>
        <w:numPr>
          <w:ilvl w:val="0"/>
          <w:numId w:val="22"/>
        </w:numPr>
      </w:pPr>
      <w:r w:rsidRPr="00E06BC5">
        <w:fldChar w:fldCharType="begin"/>
      </w:r>
      <w:r w:rsidRPr="00E06BC5">
        <w:instrText xml:space="preserve"> REF _Ref88661140 \h </w:instrText>
      </w:r>
      <w:r w:rsidRPr="00E06BC5">
        <w:fldChar w:fldCharType="separate"/>
      </w:r>
      <w:r w:rsidR="00443526" w:rsidRPr="006A4049">
        <w:t>RBB141: No transaction in a block must overwrite previous transaction (BIP30)</w:t>
      </w:r>
      <w:r w:rsidRPr="00E06BC5">
        <w:fldChar w:fldCharType="end"/>
      </w:r>
    </w:p>
    <w:p w14:paraId="2FCE6D50" w14:textId="5F26DCB2" w:rsidR="00346EEE" w:rsidRDefault="00346EEE" w:rsidP="00C6620A">
      <w:pPr>
        <w:pStyle w:val="ListParagraph"/>
        <w:numPr>
          <w:ilvl w:val="0"/>
          <w:numId w:val="22"/>
        </w:numPr>
      </w:pPr>
      <w:r w:rsidRPr="00E06BC5">
        <w:fldChar w:fldCharType="begin"/>
      </w:r>
      <w:r w:rsidRPr="00E06BC5">
        <w:instrText xml:space="preserve"> REF _Ref88661235 \h </w:instrText>
      </w:r>
      <w:r w:rsidRPr="00E06BC5">
        <w:fldChar w:fldCharType="separate"/>
      </w:r>
      <w:r w:rsidR="00443526" w:rsidRPr="00682ABB">
        <w:t xml:space="preserve">RBT202: Length of </w:t>
      </w:r>
      <w:r w:rsidR="00443526" w:rsidRPr="00682ABB">
        <w:rPr>
          <w:noProof/>
        </w:rPr>
        <w:t>scriptSig</w:t>
      </w:r>
      <w:r w:rsidR="00443526" w:rsidRPr="00682ABB">
        <w:t xml:space="preserve"> in </w:t>
      </w:r>
      <w:proofErr w:type="spellStart"/>
      <w:r w:rsidR="00443526" w:rsidRPr="00682ABB">
        <w:t>coinbase</w:t>
      </w:r>
      <w:proofErr w:type="spellEnd"/>
      <w:r w:rsidR="00443526" w:rsidRPr="00682ABB">
        <w:t xml:space="preserve"> transaction must be within limits</w:t>
      </w:r>
      <w:r w:rsidRPr="00E06BC5">
        <w:fldChar w:fldCharType="end"/>
      </w:r>
    </w:p>
    <w:p w14:paraId="23201CAC" w14:textId="1B3C1623" w:rsidR="003E02FD" w:rsidRPr="001A25B1" w:rsidRDefault="003E02FD" w:rsidP="003E02FD">
      <w:pPr>
        <w:pStyle w:val="Heading2"/>
      </w:pPr>
      <w:bookmarkStart w:id="237" w:name="_Toc88831364"/>
      <w:r w:rsidRPr="001A25B1">
        <w:t>Transaction</w:t>
      </w:r>
      <w:r w:rsidR="0059107C">
        <w:t xml:space="preserve">s </w:t>
      </w:r>
      <w:r w:rsidR="00AD3089">
        <w:t xml:space="preserve">- </w:t>
      </w:r>
      <w:r w:rsidR="00F76E6F">
        <w:t xml:space="preserve">no </w:t>
      </w:r>
      <w:r w:rsidR="006E2873">
        <w:t>UTXO DB access</w:t>
      </w:r>
      <w:bookmarkEnd w:id="237"/>
    </w:p>
    <w:p w14:paraId="57054782" w14:textId="5B5A4062" w:rsidR="001162B1" w:rsidRPr="001A25B1" w:rsidRDefault="001162B1" w:rsidP="00ED485D">
      <w:r w:rsidRPr="001A25B1">
        <w:t xml:space="preserve">Contents of a specific transaction and its index </w:t>
      </w:r>
      <w:r w:rsidR="00D84BA7" w:rsidRPr="001A25B1">
        <w:t xml:space="preserve">in block </w:t>
      </w:r>
      <w:r w:rsidRPr="001A25B1">
        <w:t>is available</w:t>
      </w:r>
      <w:r w:rsidR="003E02FD" w:rsidRPr="001A25B1">
        <w:t>.</w:t>
      </w:r>
    </w:p>
    <w:p w14:paraId="15ED2FB6" w14:textId="1598B20F" w:rsidR="00804736" w:rsidRPr="001A25B1" w:rsidRDefault="6702D099" w:rsidP="00ED485D">
      <w:commentRangeStart w:id="238"/>
      <w:r>
        <w:t>Rule</w:t>
      </w:r>
      <w:r w:rsidR="71427F3A">
        <w:t>s</w:t>
      </w:r>
      <w:commentRangeEnd w:id="238"/>
      <w:r w:rsidR="00804736">
        <w:rPr>
          <w:rStyle w:val="CommentReference"/>
        </w:rPr>
        <w:commentReference w:id="238"/>
      </w:r>
      <w:r w:rsidR="518D27BC">
        <w:t>:</w:t>
      </w:r>
    </w:p>
    <w:p w14:paraId="58EE0713" w14:textId="135E6B30" w:rsidR="006A6713" w:rsidRDefault="006A6713" w:rsidP="00C6620A">
      <w:pPr>
        <w:pStyle w:val="ListParagraph"/>
        <w:numPr>
          <w:ilvl w:val="0"/>
          <w:numId w:val="24"/>
        </w:numPr>
      </w:pPr>
      <w:r>
        <w:fldChar w:fldCharType="begin"/>
      </w:r>
      <w:r>
        <w:instrText xml:space="preserve"> REF _Ref88740973 \h </w:instrText>
      </w:r>
      <w:r>
        <w:fldChar w:fldCharType="separate"/>
      </w:r>
      <w:r w:rsidR="00443526" w:rsidRPr="00417AD3">
        <w:t xml:space="preserve">RBT211: Transaction must </w:t>
      </w:r>
      <w:r w:rsidR="00443526">
        <w:t>be syntactically valid</w:t>
      </w:r>
      <w:r>
        <w:fldChar w:fldCharType="end"/>
      </w:r>
    </w:p>
    <w:p w14:paraId="16CE112B" w14:textId="04999C0D" w:rsidR="00C80EDF" w:rsidRPr="00001820" w:rsidRDefault="00C80EDF" w:rsidP="00C6620A">
      <w:pPr>
        <w:pStyle w:val="ListParagraph"/>
        <w:numPr>
          <w:ilvl w:val="0"/>
          <w:numId w:val="24"/>
        </w:numPr>
      </w:pPr>
      <w:r w:rsidRPr="00001820">
        <w:fldChar w:fldCharType="begin"/>
      </w:r>
      <w:r w:rsidRPr="00001820">
        <w:instrText xml:space="preserve"> REF _Ref88661273 \h </w:instrText>
      </w:r>
      <w:r w:rsidRPr="00001820">
        <w:fldChar w:fldCharType="separate"/>
      </w:r>
      <w:r w:rsidR="00443526" w:rsidRPr="00B9767B">
        <w:t xml:space="preserve">RBT221: Transaction must not be </w:t>
      </w:r>
      <w:proofErr w:type="spellStart"/>
      <w:r w:rsidR="00443526" w:rsidRPr="00B9767B">
        <w:t>coinbase</w:t>
      </w:r>
      <w:proofErr w:type="spellEnd"/>
      <w:r w:rsidRPr="00001820">
        <w:fldChar w:fldCharType="end"/>
      </w:r>
    </w:p>
    <w:p w14:paraId="20CA0968" w14:textId="59866820" w:rsidR="00C80EDF" w:rsidRPr="00001820" w:rsidRDefault="00C80EDF" w:rsidP="00C6620A">
      <w:pPr>
        <w:pStyle w:val="ListParagraph"/>
        <w:numPr>
          <w:ilvl w:val="0"/>
          <w:numId w:val="24"/>
        </w:numPr>
      </w:pPr>
      <w:r w:rsidRPr="00001820">
        <w:fldChar w:fldCharType="begin"/>
      </w:r>
      <w:r w:rsidRPr="00001820">
        <w:instrText xml:space="preserve"> REF _Ref88661280 \h </w:instrText>
      </w:r>
      <w:r w:rsidRPr="00001820">
        <w:fldChar w:fldCharType="separate"/>
      </w:r>
      <w:r w:rsidR="00443526" w:rsidRPr="00B9767B">
        <w:t>RBT222: No output must be P2SH</w:t>
      </w:r>
      <w:r w:rsidRPr="00001820">
        <w:fldChar w:fldCharType="end"/>
      </w:r>
    </w:p>
    <w:p w14:paraId="23E9A61C" w14:textId="600967F9" w:rsidR="00C80EDF" w:rsidRPr="00001820" w:rsidRDefault="00C80EDF" w:rsidP="00C6620A">
      <w:pPr>
        <w:pStyle w:val="ListParagraph"/>
        <w:numPr>
          <w:ilvl w:val="0"/>
          <w:numId w:val="24"/>
        </w:numPr>
      </w:pPr>
      <w:r w:rsidRPr="00001820">
        <w:fldChar w:fldCharType="begin"/>
      </w:r>
      <w:r w:rsidRPr="00001820">
        <w:instrText xml:space="preserve"> REF _Ref88661286 \h </w:instrText>
      </w:r>
      <w:r w:rsidRPr="00001820">
        <w:fldChar w:fldCharType="separate"/>
      </w:r>
      <w:r w:rsidR="00443526" w:rsidRPr="006C656B">
        <w:t>RBT223: No input must be NULL or duplicated</w:t>
      </w:r>
      <w:r w:rsidRPr="00001820">
        <w:fldChar w:fldCharType="end"/>
      </w:r>
    </w:p>
    <w:p w14:paraId="58143503" w14:textId="7734FBA1" w:rsidR="00C80EDF" w:rsidRPr="00001820" w:rsidRDefault="00C80EDF" w:rsidP="00C6620A">
      <w:pPr>
        <w:pStyle w:val="ListParagraph"/>
        <w:numPr>
          <w:ilvl w:val="0"/>
          <w:numId w:val="24"/>
        </w:numPr>
      </w:pPr>
      <w:r w:rsidRPr="00001820">
        <w:fldChar w:fldCharType="begin"/>
      </w:r>
      <w:r w:rsidRPr="00001820">
        <w:instrText xml:space="preserve"> REF _Ref88661295 \h </w:instrText>
      </w:r>
      <w:r w:rsidRPr="00001820">
        <w:fldChar w:fldCharType="separate"/>
      </w:r>
      <w:r w:rsidR="00443526" w:rsidRPr="00384C5F">
        <w:t>RBT231: Transaction must be final</w:t>
      </w:r>
      <w:r w:rsidRPr="00001820">
        <w:fldChar w:fldCharType="end"/>
      </w:r>
    </w:p>
    <w:p w14:paraId="6119EB5E" w14:textId="794422AC" w:rsidR="0014128D" w:rsidRPr="00001820" w:rsidRDefault="0014128D" w:rsidP="00C6620A">
      <w:pPr>
        <w:pStyle w:val="ListParagraph"/>
        <w:numPr>
          <w:ilvl w:val="0"/>
          <w:numId w:val="24"/>
        </w:numPr>
      </w:pPr>
      <w:r w:rsidRPr="00001820">
        <w:fldChar w:fldCharType="begin"/>
      </w:r>
      <w:r w:rsidRPr="00001820">
        <w:instrText xml:space="preserve"> REF _Ref88660861 \h </w:instrText>
      </w:r>
      <w:r w:rsidRPr="00001820">
        <w:fldChar w:fldCharType="separate"/>
      </w:r>
      <w:r w:rsidR="00443526">
        <w:t>RBB</w:t>
      </w:r>
      <w:r w:rsidR="00443526" w:rsidRPr="00795F0F">
        <w:t>105</w:t>
      </w:r>
      <w:r w:rsidR="00443526">
        <w:t>: B</w:t>
      </w:r>
      <w:r w:rsidR="00443526" w:rsidRPr="00795F0F">
        <w:t xml:space="preserve">lock must </w:t>
      </w:r>
      <w:r w:rsidR="00443526">
        <w:t>not be too large</w:t>
      </w:r>
      <w:r w:rsidRPr="00001820">
        <w:fldChar w:fldCharType="end"/>
      </w:r>
    </w:p>
    <w:p w14:paraId="3A675369" w14:textId="281F9BBE" w:rsidR="0014128D" w:rsidRPr="00001820" w:rsidRDefault="0014128D" w:rsidP="00C6620A">
      <w:pPr>
        <w:pStyle w:val="ListParagraph"/>
        <w:numPr>
          <w:ilvl w:val="0"/>
          <w:numId w:val="24"/>
        </w:numPr>
      </w:pPr>
      <w:r w:rsidRPr="00001820">
        <w:fldChar w:fldCharType="begin"/>
      </w:r>
      <w:r w:rsidRPr="00001820">
        <w:instrText xml:space="preserve"> REF _Ref88660902 \h </w:instrText>
      </w:r>
      <w:r w:rsidRPr="00001820">
        <w:fldChar w:fldCharType="separate"/>
      </w:r>
      <w:r w:rsidR="00443526">
        <w:t>R</w:t>
      </w:r>
      <w:r w:rsidR="00443526" w:rsidRPr="00F46003">
        <w:t>B</w:t>
      </w:r>
      <w:r w:rsidR="00443526">
        <w:t>B</w:t>
      </w:r>
      <w:r w:rsidR="00443526" w:rsidRPr="00F46003">
        <w:t>106:</w:t>
      </w:r>
      <w:r w:rsidR="00443526">
        <w:t xml:space="preserve"> Number of </w:t>
      </w:r>
      <w:r w:rsidR="00443526" w:rsidRPr="00F46003">
        <w:rPr>
          <w:noProof/>
        </w:rPr>
        <w:t>sigops</w:t>
      </w:r>
      <w:r w:rsidR="00443526" w:rsidRPr="00F46003">
        <w:t xml:space="preserve"> in block</w:t>
      </w:r>
      <w:r w:rsidR="00443526">
        <w:t xml:space="preserve"> must not exceed specified value</w:t>
      </w:r>
      <w:r w:rsidRPr="00001820">
        <w:fldChar w:fldCharType="end"/>
      </w:r>
    </w:p>
    <w:p w14:paraId="12B8EA2B" w14:textId="6B2C9AB6" w:rsidR="006E2873" w:rsidRPr="001A25B1" w:rsidRDefault="006E2873" w:rsidP="006E2873">
      <w:pPr>
        <w:pStyle w:val="Heading2"/>
      </w:pPr>
      <w:bookmarkStart w:id="239" w:name="_Toc88831365"/>
      <w:r w:rsidRPr="001A25B1">
        <w:t>Transaction</w:t>
      </w:r>
      <w:r w:rsidR="0059107C">
        <w:t xml:space="preserve">s </w:t>
      </w:r>
      <w:r w:rsidR="00AD3089">
        <w:t xml:space="preserve">- </w:t>
      </w:r>
      <w:r>
        <w:t>UTXO DB access</w:t>
      </w:r>
      <w:bookmarkEnd w:id="239"/>
    </w:p>
    <w:p w14:paraId="1069CBC7" w14:textId="2F80F5FE" w:rsidR="00EB699A" w:rsidRDefault="00F76B4A" w:rsidP="00E16C09">
      <w:r>
        <w:t>Access to UTXO DB is required.</w:t>
      </w:r>
    </w:p>
    <w:p w14:paraId="35396B2D" w14:textId="77D062C3" w:rsidR="00E16C09" w:rsidRPr="001A25B1" w:rsidRDefault="00E16C09" w:rsidP="00E16C09">
      <w:r w:rsidRPr="001A25B1">
        <w:t>Rules:</w:t>
      </w:r>
    </w:p>
    <w:p w14:paraId="768AD925" w14:textId="3C893867" w:rsidR="003E5001" w:rsidRPr="00263C40" w:rsidRDefault="003E5001" w:rsidP="00C6620A">
      <w:pPr>
        <w:pStyle w:val="ListParagraph"/>
        <w:numPr>
          <w:ilvl w:val="0"/>
          <w:numId w:val="25"/>
        </w:numPr>
      </w:pPr>
      <w:r w:rsidRPr="00263C40">
        <w:fldChar w:fldCharType="begin"/>
      </w:r>
      <w:r w:rsidRPr="00263C40">
        <w:instrText xml:space="preserve"> REF _Ref88661327 \h </w:instrText>
      </w:r>
      <w:r w:rsidRPr="00263C40">
        <w:fldChar w:fldCharType="separate"/>
      </w:r>
      <w:r w:rsidR="00443526" w:rsidRPr="009148FB">
        <w:t>RBT317: Transaction must not spend consensus frozen TXOs</w:t>
      </w:r>
      <w:r w:rsidRPr="00263C40">
        <w:fldChar w:fldCharType="end"/>
      </w:r>
    </w:p>
    <w:p w14:paraId="67961B41" w14:textId="0CAE5F1A" w:rsidR="000758A1" w:rsidRPr="00263C40" w:rsidRDefault="000758A1" w:rsidP="00C6620A">
      <w:pPr>
        <w:pStyle w:val="ListParagraph"/>
        <w:numPr>
          <w:ilvl w:val="0"/>
          <w:numId w:val="25"/>
        </w:numPr>
      </w:pPr>
      <w:r w:rsidRPr="00263C40">
        <w:fldChar w:fldCharType="begin"/>
      </w:r>
      <w:r w:rsidRPr="00263C40">
        <w:instrText xml:space="preserve"> REF _Ref88661220 \h </w:instrText>
      </w:r>
      <w:r w:rsidRPr="00263C40">
        <w:fldChar w:fldCharType="separate"/>
      </w:r>
      <w:r w:rsidR="00443526">
        <w:t>RB</w:t>
      </w:r>
      <w:r w:rsidR="00443526" w:rsidRPr="004E7F5C">
        <w:t>T142: All transaction inputs must exist</w:t>
      </w:r>
      <w:r w:rsidR="00443526">
        <w:t xml:space="preserve"> and be unspent</w:t>
      </w:r>
      <w:r w:rsidRPr="00263C40">
        <w:fldChar w:fldCharType="end"/>
      </w:r>
    </w:p>
    <w:p w14:paraId="057809A6" w14:textId="4D4B95B9" w:rsidR="00157F06" w:rsidRPr="00263C40" w:rsidRDefault="00157F06" w:rsidP="00C6620A">
      <w:pPr>
        <w:pStyle w:val="ListParagraph"/>
        <w:numPr>
          <w:ilvl w:val="0"/>
          <w:numId w:val="25"/>
        </w:numPr>
      </w:pPr>
      <w:r w:rsidRPr="00263C40">
        <w:fldChar w:fldCharType="begin"/>
      </w:r>
      <w:r w:rsidRPr="00263C40">
        <w:instrText xml:space="preserve"> REF _Ref88661226 \h </w:instrText>
      </w:r>
      <w:r w:rsidRPr="00263C40">
        <w:fldChar w:fldCharType="separate"/>
      </w:r>
      <w:r w:rsidR="00443526">
        <w:t>RB</w:t>
      </w:r>
      <w:r w:rsidR="00443526" w:rsidRPr="004E7F5C">
        <w:t xml:space="preserve">T143: </w:t>
      </w:r>
      <w:r w:rsidR="00443526">
        <w:t>Transaction must be BIP68 final</w:t>
      </w:r>
      <w:r w:rsidRPr="00263C40">
        <w:fldChar w:fldCharType="end"/>
      </w:r>
    </w:p>
    <w:p w14:paraId="1B15BA80" w14:textId="3EB7937D" w:rsidR="00705881" w:rsidRPr="00263C40" w:rsidRDefault="00705881" w:rsidP="00C6620A">
      <w:pPr>
        <w:pStyle w:val="ListParagraph"/>
        <w:numPr>
          <w:ilvl w:val="0"/>
          <w:numId w:val="25"/>
        </w:numPr>
      </w:pPr>
      <w:r w:rsidRPr="00263C40">
        <w:fldChar w:fldCharType="begin"/>
      </w:r>
      <w:r w:rsidRPr="00263C40">
        <w:instrText xml:space="preserve"> REF _Ref88661301 \h </w:instrText>
      </w:r>
      <w:r w:rsidRPr="00263C40">
        <w:fldChar w:fldCharType="separate"/>
      </w:r>
      <w:r w:rsidR="00443526" w:rsidRPr="003F5E68">
        <w:t>RBT301: All inputs must have valid scripts</w:t>
      </w:r>
      <w:r w:rsidRPr="00263C40">
        <w:fldChar w:fldCharType="end"/>
      </w:r>
    </w:p>
    <w:p w14:paraId="47263D21" w14:textId="4898B509" w:rsidR="00705881" w:rsidRPr="00263C40" w:rsidRDefault="00705881" w:rsidP="00C6620A">
      <w:pPr>
        <w:pStyle w:val="ListParagraph"/>
        <w:numPr>
          <w:ilvl w:val="0"/>
          <w:numId w:val="25"/>
        </w:numPr>
      </w:pPr>
      <w:r w:rsidRPr="00263C40">
        <w:fldChar w:fldCharType="begin"/>
      </w:r>
      <w:r w:rsidRPr="00263C40">
        <w:instrText xml:space="preserve"> REF _Ref88661308 \h </w:instrText>
      </w:r>
      <w:r w:rsidRPr="00263C40">
        <w:fldChar w:fldCharType="separate"/>
      </w:r>
      <w:r w:rsidR="00443526" w:rsidRPr="003F5E68">
        <w:t xml:space="preserve">RBT312: Outputs created by </w:t>
      </w:r>
      <w:proofErr w:type="spellStart"/>
      <w:r w:rsidR="00443526" w:rsidRPr="003F5E68">
        <w:t>coinbase</w:t>
      </w:r>
      <w:proofErr w:type="spellEnd"/>
      <w:r w:rsidR="00443526" w:rsidRPr="003F5E68">
        <w:t xml:space="preserve"> transaction must not be spent too soon</w:t>
      </w:r>
      <w:r w:rsidRPr="00263C40">
        <w:fldChar w:fldCharType="end"/>
      </w:r>
    </w:p>
    <w:p w14:paraId="2E4D4C47" w14:textId="649482F7" w:rsidR="00705881" w:rsidRPr="00263C40" w:rsidRDefault="00705881" w:rsidP="00C6620A">
      <w:pPr>
        <w:pStyle w:val="ListParagraph"/>
        <w:numPr>
          <w:ilvl w:val="0"/>
          <w:numId w:val="25"/>
        </w:numPr>
      </w:pPr>
      <w:r w:rsidRPr="00263C40">
        <w:fldChar w:fldCharType="begin"/>
      </w:r>
      <w:r w:rsidRPr="00263C40">
        <w:instrText xml:space="preserve"> REF _Ref88661314 \h </w:instrText>
      </w:r>
      <w:r w:rsidRPr="00263C40">
        <w:fldChar w:fldCharType="separate"/>
      </w:r>
      <w:r w:rsidR="00443526" w:rsidRPr="0018308B">
        <w:t>RBT313: Amount in all inputs must be within range</w:t>
      </w:r>
      <w:r w:rsidRPr="00263C40">
        <w:fldChar w:fldCharType="end"/>
      </w:r>
    </w:p>
    <w:p w14:paraId="0CB8082B" w14:textId="5CA6EFB3" w:rsidR="00705881" w:rsidRPr="00263C40" w:rsidRDefault="00705881" w:rsidP="00C6620A">
      <w:pPr>
        <w:pStyle w:val="ListParagraph"/>
        <w:numPr>
          <w:ilvl w:val="0"/>
          <w:numId w:val="25"/>
        </w:numPr>
      </w:pPr>
      <w:r w:rsidRPr="00263C40">
        <w:fldChar w:fldCharType="begin"/>
      </w:r>
      <w:r w:rsidRPr="00263C40">
        <w:instrText xml:space="preserve"> REF _Ref88661321 \h </w:instrText>
      </w:r>
      <w:r w:rsidRPr="00263C40">
        <w:fldChar w:fldCharType="separate"/>
      </w:r>
      <w:r w:rsidR="00443526" w:rsidRPr="00660FA0">
        <w:t>RBT314: Total amount of all inputs must not be less than total amount of all outputs</w:t>
      </w:r>
      <w:r w:rsidRPr="00263C40">
        <w:fldChar w:fldCharType="end"/>
      </w:r>
    </w:p>
    <w:p w14:paraId="35EF1C07" w14:textId="2F744EB4" w:rsidR="001162B1" w:rsidRPr="001A25B1" w:rsidRDefault="00D35A24" w:rsidP="00BF7C7F">
      <w:pPr>
        <w:pStyle w:val="Heading2"/>
      </w:pPr>
      <w:bookmarkStart w:id="240" w:name="_Toc88831366"/>
      <w:r w:rsidRPr="001A25B1">
        <w:t>Block end</w:t>
      </w:r>
      <w:bookmarkEnd w:id="240"/>
    </w:p>
    <w:p w14:paraId="72CF8165" w14:textId="69BF1A7E" w:rsidR="00BF7C7F" w:rsidRPr="001A25B1" w:rsidRDefault="00523374" w:rsidP="00BF7C7F">
      <w:r w:rsidRPr="001A25B1">
        <w:t>After contents of whole block was seen.</w:t>
      </w:r>
    </w:p>
    <w:p w14:paraId="63683986" w14:textId="39CBC50F" w:rsidR="002F4ECA" w:rsidRPr="001A25B1" w:rsidRDefault="002F4ECA" w:rsidP="00BF7C7F">
      <w:r w:rsidRPr="001A25B1">
        <w:t>Rules:</w:t>
      </w:r>
    </w:p>
    <w:p w14:paraId="5953A604" w14:textId="4BE4D54A" w:rsidR="002F4ECA" w:rsidRPr="00F62AF2" w:rsidRDefault="001F77A8" w:rsidP="00C6620A">
      <w:pPr>
        <w:pStyle w:val="ListParagraph"/>
        <w:numPr>
          <w:ilvl w:val="0"/>
          <w:numId w:val="23"/>
        </w:numPr>
      </w:pPr>
      <w:r w:rsidRPr="00F62AF2">
        <w:fldChar w:fldCharType="begin"/>
      </w:r>
      <w:r w:rsidRPr="00F62AF2">
        <w:instrText xml:space="preserve"> REF _Ref88660809 \h </w:instrText>
      </w:r>
      <w:r w:rsidRPr="00F62AF2">
        <w:fldChar w:fldCharType="separate"/>
      </w:r>
      <w:r w:rsidR="00443526">
        <w:t xml:space="preserve">RBB103: </w:t>
      </w:r>
      <w:r w:rsidR="00443526" w:rsidRPr="009F35B1">
        <w:t xml:space="preserve">Merkle root and </w:t>
      </w:r>
      <w:r w:rsidR="00443526">
        <w:t>M</w:t>
      </w:r>
      <w:r w:rsidR="00443526" w:rsidRPr="009F35B1">
        <w:t>erkle tree malleability</w:t>
      </w:r>
      <w:r w:rsidRPr="00F62AF2">
        <w:fldChar w:fldCharType="end"/>
      </w:r>
    </w:p>
    <w:p w14:paraId="26AC8BD8" w14:textId="75BCDCFA" w:rsidR="00C80EDF" w:rsidRPr="00F62AF2" w:rsidRDefault="00C80EDF" w:rsidP="00C6620A">
      <w:pPr>
        <w:pStyle w:val="ListParagraph"/>
        <w:numPr>
          <w:ilvl w:val="0"/>
          <w:numId w:val="23"/>
        </w:numPr>
      </w:pPr>
      <w:r w:rsidRPr="00F62AF2">
        <w:fldChar w:fldCharType="begin"/>
      </w:r>
      <w:r w:rsidRPr="00F62AF2">
        <w:instrText xml:space="preserve"> REF _Ref88661167 \h </w:instrText>
      </w:r>
      <w:r w:rsidRPr="00F62AF2">
        <w:fldChar w:fldCharType="separate"/>
      </w:r>
      <w:r w:rsidR="00443526">
        <w:t xml:space="preserve">RBB147: </w:t>
      </w:r>
      <w:r w:rsidR="00443526" w:rsidRPr="004E7F5C">
        <w:t>Coinbase transaction must not pay too much</w:t>
      </w:r>
      <w:r w:rsidRPr="00F62AF2">
        <w:fldChar w:fldCharType="end"/>
      </w:r>
    </w:p>
    <w:p w14:paraId="54DF0AB5" w14:textId="221243E3" w:rsidR="004F5A19" w:rsidRPr="00F62AF2" w:rsidRDefault="00A5340F" w:rsidP="00C60B80">
      <w:pPr>
        <w:pStyle w:val="Heading1"/>
      </w:pPr>
      <w:bookmarkStart w:id="241" w:name="_Toc88831367"/>
      <w:r w:rsidRPr="00F62AF2">
        <w:t>T</w:t>
      </w:r>
      <w:r w:rsidR="00054769" w:rsidRPr="00F62AF2">
        <w:t>ransaction</w:t>
      </w:r>
      <w:r w:rsidRPr="00F62AF2">
        <w:t xml:space="preserve"> validation </w:t>
      </w:r>
      <w:r w:rsidR="0019290C">
        <w:t>rule groups</w:t>
      </w:r>
      <w:bookmarkEnd w:id="241"/>
    </w:p>
    <w:p w14:paraId="52D6E1D9" w14:textId="06F0A2E8" w:rsidR="00054769" w:rsidRPr="001A25B1" w:rsidRDefault="00D92517" w:rsidP="00F16F9C">
      <w:r>
        <w:t xml:space="preserve">This chapter </w:t>
      </w:r>
      <w:r w:rsidR="001C663C">
        <w:t>p</w:t>
      </w:r>
      <w:r w:rsidR="00054769" w:rsidRPr="001A25B1">
        <w:t>rovides a list of rules</w:t>
      </w:r>
      <w:r w:rsidR="00AA185F">
        <w:t xml:space="preserve">, which must be </w:t>
      </w:r>
      <w:r w:rsidR="00054769" w:rsidRPr="001A25B1">
        <w:t>checked when validating a transaction before it is accepted into mempool</w:t>
      </w:r>
      <w:r w:rsidR="00AA185F">
        <w:t xml:space="preserve">, and </w:t>
      </w:r>
      <w:r w:rsidR="00646B2A" w:rsidRPr="001A25B1">
        <w:t>group</w:t>
      </w:r>
      <w:r w:rsidR="006362F5">
        <w:t>s them</w:t>
      </w:r>
      <w:r w:rsidR="00646B2A" w:rsidRPr="001A25B1">
        <w:t xml:space="preserve"> according to preconditions so that each group of rules can be checked together at the same point during transaction validation process.</w:t>
      </w:r>
    </w:p>
    <w:p w14:paraId="608E2684" w14:textId="76F79DB9" w:rsidR="00DD4A3C" w:rsidRDefault="00224ED2" w:rsidP="00224ED2">
      <w:pPr>
        <w:pStyle w:val="Heading2"/>
      </w:pPr>
      <w:bookmarkStart w:id="242" w:name="_Toc88831368"/>
      <w:r>
        <w:t>Start</w:t>
      </w:r>
      <w:bookmarkEnd w:id="242"/>
    </w:p>
    <w:p w14:paraId="146AAE1B" w14:textId="4BD84EBF" w:rsidR="002325C0" w:rsidRDefault="001327A8" w:rsidP="002325C0">
      <w:pPr>
        <w:rPr>
          <w:lang w:eastAsia="en-GB"/>
        </w:rPr>
      </w:pPr>
      <w:r>
        <w:rPr>
          <w:lang w:eastAsia="en-GB"/>
        </w:rPr>
        <w:t>C</w:t>
      </w:r>
      <w:r w:rsidR="002325C0">
        <w:rPr>
          <w:lang w:eastAsia="en-GB"/>
        </w:rPr>
        <w:t xml:space="preserve">ontents of transaction </w:t>
      </w:r>
      <w:r w:rsidR="00A81147">
        <w:rPr>
          <w:lang w:eastAsia="en-GB"/>
        </w:rPr>
        <w:t>available</w:t>
      </w:r>
      <w:r w:rsidR="002325C0">
        <w:rPr>
          <w:lang w:eastAsia="en-GB"/>
        </w:rPr>
        <w:t>.</w:t>
      </w:r>
    </w:p>
    <w:p w14:paraId="71B4D51A" w14:textId="480D5721" w:rsidR="002325C0" w:rsidRDefault="6A97FD0E" w:rsidP="002325C0">
      <w:pPr>
        <w:rPr>
          <w:lang w:eastAsia="en-GB"/>
        </w:rPr>
      </w:pPr>
      <w:commentRangeStart w:id="243"/>
      <w:r w:rsidRPr="39B0F500">
        <w:rPr>
          <w:lang w:eastAsia="en-GB"/>
        </w:rPr>
        <w:t>Rules</w:t>
      </w:r>
      <w:commentRangeEnd w:id="243"/>
      <w:r w:rsidR="002325C0">
        <w:rPr>
          <w:rStyle w:val="CommentReference"/>
        </w:rPr>
        <w:commentReference w:id="243"/>
      </w:r>
      <w:r w:rsidRPr="39B0F500">
        <w:rPr>
          <w:lang w:eastAsia="en-GB"/>
        </w:rPr>
        <w:t>:</w:t>
      </w:r>
    </w:p>
    <w:p w14:paraId="42D45572" w14:textId="5ED13FB4" w:rsidR="002C6E2F" w:rsidRDefault="002C6E2F" w:rsidP="00C6620A">
      <w:pPr>
        <w:pStyle w:val="ListParagraph"/>
        <w:numPr>
          <w:ilvl w:val="0"/>
          <w:numId w:val="28"/>
        </w:numPr>
        <w:rPr>
          <w:lang w:eastAsia="en-GB"/>
        </w:rPr>
      </w:pPr>
      <w:r>
        <w:rPr>
          <w:lang w:eastAsia="en-GB"/>
        </w:rPr>
        <w:fldChar w:fldCharType="begin"/>
      </w:r>
      <w:r>
        <w:rPr>
          <w:lang w:eastAsia="en-GB"/>
        </w:rPr>
        <w:instrText xml:space="preserve"> REF _Ref88743992 \h </w:instrText>
      </w:r>
      <w:r>
        <w:rPr>
          <w:lang w:eastAsia="en-GB"/>
        </w:rPr>
      </w:r>
      <w:r>
        <w:rPr>
          <w:lang w:eastAsia="en-GB"/>
        </w:rPr>
        <w:fldChar w:fldCharType="separate"/>
      </w:r>
      <w:r w:rsidR="00443526" w:rsidRPr="00F30C13">
        <w:t>RMT21</w:t>
      </w:r>
      <w:r w:rsidR="00443526">
        <w:t>1</w:t>
      </w:r>
      <w:r w:rsidR="00443526" w:rsidRPr="00F30C13">
        <w:t xml:space="preserve">: </w:t>
      </w:r>
      <w:r w:rsidR="00443526" w:rsidRPr="00A10C47">
        <w:t>Transaction must be syntactically valid</w:t>
      </w:r>
      <w:r>
        <w:rPr>
          <w:lang w:eastAsia="en-GB"/>
        </w:rPr>
        <w:fldChar w:fldCharType="end"/>
      </w:r>
    </w:p>
    <w:p w14:paraId="210915FD" w14:textId="66FE0955" w:rsidR="002C6E2F" w:rsidRDefault="002C6E2F" w:rsidP="00C6620A">
      <w:pPr>
        <w:pStyle w:val="ListParagraph"/>
        <w:numPr>
          <w:ilvl w:val="0"/>
          <w:numId w:val="28"/>
        </w:numPr>
        <w:rPr>
          <w:lang w:eastAsia="en-GB"/>
        </w:rPr>
      </w:pPr>
      <w:r>
        <w:rPr>
          <w:lang w:eastAsia="en-GB"/>
        </w:rPr>
        <w:fldChar w:fldCharType="begin"/>
      </w:r>
      <w:r>
        <w:rPr>
          <w:lang w:eastAsia="en-GB"/>
        </w:rPr>
        <w:instrText xml:space="preserve"> REF _Ref88743997 \h </w:instrText>
      </w:r>
      <w:r>
        <w:rPr>
          <w:lang w:eastAsia="en-GB"/>
        </w:rPr>
      </w:r>
      <w:r>
        <w:rPr>
          <w:lang w:eastAsia="en-GB"/>
        </w:rPr>
        <w:fldChar w:fldCharType="separate"/>
      </w:r>
      <w:r w:rsidR="00443526" w:rsidRPr="00F30C13">
        <w:t xml:space="preserve">RMT221: Transaction must not be </w:t>
      </w:r>
      <w:proofErr w:type="spellStart"/>
      <w:r w:rsidR="00443526" w:rsidRPr="00F30C13">
        <w:t>coinbase</w:t>
      </w:r>
      <w:proofErr w:type="spellEnd"/>
      <w:r>
        <w:rPr>
          <w:lang w:eastAsia="en-GB"/>
        </w:rPr>
        <w:fldChar w:fldCharType="end"/>
      </w:r>
    </w:p>
    <w:p w14:paraId="5CDB0DB7" w14:textId="02DF739E" w:rsidR="002C6E2F" w:rsidRDefault="002C6E2F" w:rsidP="00C6620A">
      <w:pPr>
        <w:pStyle w:val="ListParagraph"/>
        <w:numPr>
          <w:ilvl w:val="0"/>
          <w:numId w:val="28"/>
        </w:numPr>
        <w:rPr>
          <w:lang w:eastAsia="en-GB"/>
        </w:rPr>
      </w:pPr>
      <w:r>
        <w:rPr>
          <w:lang w:eastAsia="en-GB"/>
        </w:rPr>
        <w:fldChar w:fldCharType="begin"/>
      </w:r>
      <w:r>
        <w:rPr>
          <w:lang w:eastAsia="en-GB"/>
        </w:rPr>
        <w:instrText xml:space="preserve"> REF _Ref88744001 \h </w:instrText>
      </w:r>
      <w:r>
        <w:rPr>
          <w:lang w:eastAsia="en-GB"/>
        </w:rPr>
      </w:r>
      <w:r>
        <w:rPr>
          <w:lang w:eastAsia="en-GB"/>
        </w:rPr>
        <w:fldChar w:fldCharType="separate"/>
      </w:r>
      <w:r w:rsidR="00443526" w:rsidRPr="00F30C13">
        <w:t>RMT222: No output must be P2SH</w:t>
      </w:r>
      <w:r>
        <w:rPr>
          <w:lang w:eastAsia="en-GB"/>
        </w:rPr>
        <w:fldChar w:fldCharType="end"/>
      </w:r>
    </w:p>
    <w:p w14:paraId="1C32BD4D" w14:textId="3C11C292" w:rsidR="002C6E2F" w:rsidRDefault="002C6E2F" w:rsidP="00C6620A">
      <w:pPr>
        <w:pStyle w:val="ListParagraph"/>
        <w:numPr>
          <w:ilvl w:val="0"/>
          <w:numId w:val="28"/>
        </w:numPr>
        <w:rPr>
          <w:lang w:eastAsia="en-GB"/>
        </w:rPr>
      </w:pPr>
      <w:r>
        <w:rPr>
          <w:lang w:eastAsia="en-GB"/>
        </w:rPr>
        <w:fldChar w:fldCharType="begin"/>
      </w:r>
      <w:r>
        <w:rPr>
          <w:lang w:eastAsia="en-GB"/>
        </w:rPr>
        <w:instrText xml:space="preserve"> REF _Ref88744006 \h </w:instrText>
      </w:r>
      <w:r>
        <w:rPr>
          <w:lang w:eastAsia="en-GB"/>
        </w:rPr>
      </w:r>
      <w:r>
        <w:rPr>
          <w:lang w:eastAsia="en-GB"/>
        </w:rPr>
        <w:fldChar w:fldCharType="separate"/>
      </w:r>
      <w:r w:rsidR="00443526" w:rsidRPr="00F30C13">
        <w:t>RMT223: No input must be NULL or duplicated</w:t>
      </w:r>
      <w:r>
        <w:rPr>
          <w:lang w:eastAsia="en-GB"/>
        </w:rPr>
        <w:fldChar w:fldCharType="end"/>
      </w:r>
    </w:p>
    <w:p w14:paraId="6B7398F2" w14:textId="5137204A" w:rsidR="007574EB" w:rsidRDefault="007574EB" w:rsidP="00C6620A">
      <w:pPr>
        <w:pStyle w:val="ListParagraph"/>
        <w:numPr>
          <w:ilvl w:val="0"/>
          <w:numId w:val="28"/>
        </w:numPr>
        <w:rPr>
          <w:lang w:eastAsia="en-GB"/>
        </w:rPr>
      </w:pPr>
      <w:r>
        <w:rPr>
          <w:lang w:eastAsia="en-GB"/>
        </w:rPr>
        <w:fldChar w:fldCharType="begin"/>
      </w:r>
      <w:r>
        <w:rPr>
          <w:lang w:eastAsia="en-GB"/>
        </w:rPr>
        <w:instrText xml:space="preserve"> REF _Ref88744010 \h </w:instrText>
      </w:r>
      <w:r>
        <w:rPr>
          <w:lang w:eastAsia="en-GB"/>
        </w:rPr>
      </w:r>
      <w:r>
        <w:rPr>
          <w:lang w:eastAsia="en-GB"/>
        </w:rPr>
        <w:fldChar w:fldCharType="separate"/>
      </w:r>
      <w:r w:rsidR="00443526" w:rsidRPr="00F30C13">
        <w:t>RMT241: Check if transaction is standard</w:t>
      </w:r>
      <w:r>
        <w:rPr>
          <w:lang w:eastAsia="en-GB"/>
        </w:rPr>
        <w:fldChar w:fldCharType="end"/>
      </w:r>
    </w:p>
    <w:p w14:paraId="2561C44E" w14:textId="1AC7B460" w:rsidR="00F36123" w:rsidRDefault="00F36123" w:rsidP="00224ED2">
      <w:pPr>
        <w:pStyle w:val="Heading2"/>
      </w:pPr>
      <w:bookmarkStart w:id="244" w:name="_Toc88831369"/>
      <w:r>
        <w:t>Mempool access</w:t>
      </w:r>
      <w:bookmarkEnd w:id="244"/>
    </w:p>
    <w:p w14:paraId="7A5F79D3" w14:textId="759128EE" w:rsidR="003165D0" w:rsidRPr="003165D0" w:rsidRDefault="003165D0" w:rsidP="003165D0">
      <w:pPr>
        <w:rPr>
          <w:lang w:eastAsia="en-GB"/>
        </w:rPr>
      </w:pPr>
      <w:r>
        <w:rPr>
          <w:lang w:eastAsia="en-GB"/>
        </w:rPr>
        <w:t>Access to mempool is required.</w:t>
      </w:r>
    </w:p>
    <w:p w14:paraId="2F5C96C0" w14:textId="157025C8" w:rsidR="003165D0" w:rsidRDefault="003165D0" w:rsidP="003165D0">
      <w:pPr>
        <w:rPr>
          <w:lang w:eastAsia="en-GB"/>
        </w:rPr>
      </w:pPr>
      <w:r>
        <w:rPr>
          <w:lang w:eastAsia="en-GB"/>
        </w:rPr>
        <w:t>Rules:</w:t>
      </w:r>
    </w:p>
    <w:p w14:paraId="0A4EBF79" w14:textId="75C5DC18" w:rsidR="008D2E7E" w:rsidRDefault="008D2E7E" w:rsidP="00C6620A">
      <w:pPr>
        <w:pStyle w:val="ListParagraph"/>
        <w:numPr>
          <w:ilvl w:val="0"/>
          <w:numId w:val="30"/>
        </w:numPr>
        <w:rPr>
          <w:lang w:eastAsia="en-GB"/>
        </w:rPr>
      </w:pPr>
      <w:r>
        <w:rPr>
          <w:lang w:eastAsia="en-GB"/>
        </w:rPr>
        <w:fldChar w:fldCharType="begin"/>
      </w:r>
      <w:r>
        <w:rPr>
          <w:lang w:eastAsia="en-GB"/>
        </w:rPr>
        <w:instrText xml:space="preserve"> REF _Ref88744068 \h </w:instrText>
      </w:r>
      <w:r>
        <w:rPr>
          <w:lang w:eastAsia="en-GB"/>
        </w:rPr>
      </w:r>
      <w:r>
        <w:rPr>
          <w:lang w:eastAsia="en-GB"/>
        </w:rPr>
        <w:fldChar w:fldCharType="separate"/>
      </w:r>
      <w:r w:rsidR="00443526" w:rsidRPr="00FA206A">
        <w:t>RMT255: Number of in-</w:t>
      </w:r>
      <w:proofErr w:type="spellStart"/>
      <w:r w:rsidR="00443526" w:rsidRPr="00FA206A">
        <w:t>mempool</w:t>
      </w:r>
      <w:proofErr w:type="spellEnd"/>
      <w:r w:rsidR="00443526" w:rsidRPr="00FA206A">
        <w:t xml:space="preserve"> ancestors must not be too high</w:t>
      </w:r>
      <w:r>
        <w:rPr>
          <w:lang w:eastAsia="en-GB"/>
        </w:rPr>
        <w:fldChar w:fldCharType="end"/>
      </w:r>
    </w:p>
    <w:p w14:paraId="61D8FB98" w14:textId="3A368A71" w:rsidR="00BB7232" w:rsidRDefault="00BB7232" w:rsidP="00C6620A">
      <w:pPr>
        <w:pStyle w:val="ListParagraph"/>
        <w:numPr>
          <w:ilvl w:val="0"/>
          <w:numId w:val="30"/>
        </w:numPr>
        <w:rPr>
          <w:lang w:eastAsia="en-GB"/>
        </w:rPr>
      </w:pPr>
      <w:r>
        <w:rPr>
          <w:lang w:eastAsia="en-GB"/>
        </w:rPr>
        <w:fldChar w:fldCharType="begin"/>
      </w:r>
      <w:r>
        <w:rPr>
          <w:lang w:eastAsia="en-GB"/>
        </w:rPr>
        <w:instrText xml:space="preserve"> REF _Ref88744013 \h </w:instrText>
      </w:r>
      <w:r>
        <w:rPr>
          <w:lang w:eastAsia="en-GB"/>
        </w:rPr>
      </w:r>
      <w:r>
        <w:rPr>
          <w:lang w:eastAsia="en-GB"/>
        </w:rPr>
        <w:fldChar w:fldCharType="separate"/>
      </w:r>
      <w:r w:rsidR="00443526" w:rsidRPr="00A87358">
        <w:t>RMT242: Non-final transaction must be minable in the next block</w:t>
      </w:r>
      <w:r>
        <w:rPr>
          <w:lang w:eastAsia="en-GB"/>
        </w:rPr>
        <w:fldChar w:fldCharType="end"/>
      </w:r>
    </w:p>
    <w:p w14:paraId="3096B99E" w14:textId="1A953148" w:rsidR="003165D0" w:rsidRDefault="003165D0" w:rsidP="00C6620A">
      <w:pPr>
        <w:pStyle w:val="ListParagraph"/>
        <w:numPr>
          <w:ilvl w:val="0"/>
          <w:numId w:val="30"/>
        </w:numPr>
        <w:rPr>
          <w:lang w:eastAsia="en-GB"/>
        </w:rPr>
      </w:pPr>
      <w:r>
        <w:rPr>
          <w:lang w:eastAsia="en-GB"/>
        </w:rPr>
        <w:fldChar w:fldCharType="begin"/>
      </w:r>
      <w:r>
        <w:rPr>
          <w:lang w:eastAsia="en-GB"/>
        </w:rPr>
        <w:instrText xml:space="preserve"> REF _Ref88744018 \h </w:instrText>
      </w:r>
      <w:r>
        <w:rPr>
          <w:lang w:eastAsia="en-GB"/>
        </w:rPr>
      </w:r>
      <w:r>
        <w:rPr>
          <w:lang w:eastAsia="en-GB"/>
        </w:rPr>
        <w:fldChar w:fldCharType="separate"/>
      </w:r>
      <w:r w:rsidR="00443526" w:rsidRPr="00A87358">
        <w:t xml:space="preserve">RMT243: Transaction must not already exist in </w:t>
      </w:r>
      <w:proofErr w:type="spellStart"/>
      <w:r w:rsidR="00443526" w:rsidRPr="00A87358">
        <w:t>mempool</w:t>
      </w:r>
      <w:proofErr w:type="spellEnd"/>
      <w:r>
        <w:rPr>
          <w:lang w:eastAsia="en-GB"/>
        </w:rPr>
        <w:fldChar w:fldCharType="end"/>
      </w:r>
    </w:p>
    <w:p w14:paraId="0B6EF7D5" w14:textId="7C8AD443" w:rsidR="003165D0" w:rsidRDefault="003165D0" w:rsidP="00C6620A">
      <w:pPr>
        <w:pStyle w:val="ListParagraph"/>
        <w:numPr>
          <w:ilvl w:val="0"/>
          <w:numId w:val="30"/>
        </w:numPr>
        <w:rPr>
          <w:lang w:eastAsia="en-GB"/>
        </w:rPr>
      </w:pPr>
      <w:r>
        <w:rPr>
          <w:lang w:eastAsia="en-GB"/>
        </w:rPr>
        <w:fldChar w:fldCharType="begin"/>
      </w:r>
      <w:r>
        <w:rPr>
          <w:lang w:eastAsia="en-GB"/>
        </w:rPr>
        <w:instrText xml:space="preserve"> REF _Ref88744073 \h </w:instrText>
      </w:r>
      <w:r>
        <w:rPr>
          <w:lang w:eastAsia="en-GB"/>
        </w:rPr>
      </w:r>
      <w:r>
        <w:rPr>
          <w:lang w:eastAsia="en-GB"/>
        </w:rPr>
        <w:fldChar w:fldCharType="separate"/>
      </w:r>
      <w:r w:rsidR="00443526" w:rsidRPr="00FA206A">
        <w:t>RMT258: Check double-spend attempt (DS detector)</w:t>
      </w:r>
      <w:r>
        <w:rPr>
          <w:lang w:eastAsia="en-GB"/>
        </w:rPr>
        <w:fldChar w:fldCharType="end"/>
      </w:r>
    </w:p>
    <w:p w14:paraId="49B7EA31" w14:textId="13A9F001" w:rsidR="00224ED2" w:rsidRDefault="00224ED2" w:rsidP="00224ED2">
      <w:pPr>
        <w:pStyle w:val="Heading2"/>
      </w:pPr>
      <w:bookmarkStart w:id="245" w:name="_Toc88831370"/>
      <w:r>
        <w:t>UTXO DB access</w:t>
      </w:r>
      <w:bookmarkEnd w:id="245"/>
    </w:p>
    <w:p w14:paraId="79690AF6" w14:textId="49298668" w:rsidR="001953BF" w:rsidRDefault="001953BF" w:rsidP="001953BF">
      <w:pPr>
        <w:rPr>
          <w:lang w:eastAsia="en-GB"/>
        </w:rPr>
      </w:pPr>
      <w:r>
        <w:rPr>
          <w:lang w:eastAsia="en-GB"/>
        </w:rPr>
        <w:t>Access to UTXO DB is required.</w:t>
      </w:r>
    </w:p>
    <w:p w14:paraId="5916282F" w14:textId="1A06EAC2" w:rsidR="001953BF" w:rsidRDefault="001953BF" w:rsidP="001953BF">
      <w:pPr>
        <w:rPr>
          <w:lang w:eastAsia="en-GB"/>
        </w:rPr>
      </w:pPr>
      <w:r>
        <w:rPr>
          <w:lang w:eastAsia="en-GB"/>
        </w:rPr>
        <w:t>Rules:</w:t>
      </w:r>
    </w:p>
    <w:p w14:paraId="1D4DB152" w14:textId="1FA526ED" w:rsidR="00A96887" w:rsidRDefault="00A96887" w:rsidP="00C6620A">
      <w:pPr>
        <w:pStyle w:val="ListParagraph"/>
        <w:numPr>
          <w:ilvl w:val="0"/>
          <w:numId w:val="31"/>
        </w:numPr>
        <w:rPr>
          <w:lang w:eastAsia="en-GB"/>
        </w:rPr>
      </w:pPr>
      <w:r>
        <w:rPr>
          <w:lang w:eastAsia="en-GB"/>
        </w:rPr>
        <w:fldChar w:fldCharType="begin"/>
      </w:r>
      <w:r>
        <w:rPr>
          <w:lang w:eastAsia="en-GB"/>
        </w:rPr>
        <w:instrText xml:space="preserve"> REF _Ref88744105 \h </w:instrText>
      </w:r>
      <w:r>
        <w:rPr>
          <w:lang w:eastAsia="en-GB"/>
        </w:rPr>
      </w:r>
      <w:r>
        <w:rPr>
          <w:lang w:eastAsia="en-GB"/>
        </w:rPr>
        <w:fldChar w:fldCharType="separate"/>
      </w:r>
      <w:r w:rsidR="00443526" w:rsidRPr="00FA206A">
        <w:t>RMT317: Transaction must not spend consensus frozen TXOs</w:t>
      </w:r>
      <w:r>
        <w:rPr>
          <w:lang w:eastAsia="en-GB"/>
        </w:rPr>
        <w:fldChar w:fldCharType="end"/>
      </w:r>
    </w:p>
    <w:p w14:paraId="48984EE9" w14:textId="252AB46A" w:rsidR="00A96887" w:rsidRDefault="00A96887" w:rsidP="00C6620A">
      <w:pPr>
        <w:pStyle w:val="ListParagraph"/>
        <w:numPr>
          <w:ilvl w:val="0"/>
          <w:numId w:val="31"/>
        </w:numPr>
        <w:rPr>
          <w:lang w:eastAsia="en-GB"/>
        </w:rPr>
      </w:pPr>
      <w:r>
        <w:rPr>
          <w:lang w:eastAsia="en-GB"/>
        </w:rPr>
        <w:fldChar w:fldCharType="begin"/>
      </w:r>
      <w:r>
        <w:rPr>
          <w:lang w:eastAsia="en-GB"/>
        </w:rPr>
        <w:instrText xml:space="preserve"> REF _Ref88744108 \h </w:instrText>
      </w:r>
      <w:r>
        <w:rPr>
          <w:lang w:eastAsia="en-GB"/>
        </w:rPr>
      </w:r>
      <w:r>
        <w:rPr>
          <w:lang w:eastAsia="en-GB"/>
        </w:rPr>
        <w:fldChar w:fldCharType="separate"/>
      </w:r>
      <w:r w:rsidR="00443526" w:rsidRPr="00FA206A">
        <w:t>RMT318: Transaction must not spend policy frozen TXOs</w:t>
      </w:r>
      <w:r>
        <w:rPr>
          <w:lang w:eastAsia="en-GB"/>
        </w:rPr>
        <w:fldChar w:fldCharType="end"/>
      </w:r>
    </w:p>
    <w:p w14:paraId="6955EB30" w14:textId="704F690F" w:rsidR="003B2CA5" w:rsidRDefault="003B2CA5" w:rsidP="00C6620A">
      <w:pPr>
        <w:pStyle w:val="ListParagraph"/>
        <w:numPr>
          <w:ilvl w:val="0"/>
          <w:numId w:val="31"/>
        </w:numPr>
        <w:rPr>
          <w:lang w:eastAsia="en-GB"/>
        </w:rPr>
      </w:pPr>
      <w:r>
        <w:rPr>
          <w:lang w:eastAsia="en-GB"/>
        </w:rPr>
        <w:fldChar w:fldCharType="begin"/>
      </w:r>
      <w:r>
        <w:rPr>
          <w:lang w:eastAsia="en-GB"/>
        </w:rPr>
        <w:instrText xml:space="preserve"> REF _Ref88744090 \h </w:instrText>
      </w:r>
      <w:r>
        <w:rPr>
          <w:lang w:eastAsia="en-GB"/>
        </w:rPr>
      </w:r>
      <w:r>
        <w:rPr>
          <w:lang w:eastAsia="en-GB"/>
        </w:rPr>
        <w:fldChar w:fldCharType="separate"/>
      </w:r>
      <w:r w:rsidR="00443526" w:rsidRPr="00FA206A">
        <w:t>RMT311: All transaction inputs must be available and not spent</w:t>
      </w:r>
      <w:r>
        <w:rPr>
          <w:lang w:eastAsia="en-GB"/>
        </w:rPr>
        <w:fldChar w:fldCharType="end"/>
      </w:r>
    </w:p>
    <w:p w14:paraId="17EF2F75" w14:textId="2024F70D" w:rsidR="005F58F7" w:rsidRDefault="005F58F7" w:rsidP="00C6620A">
      <w:pPr>
        <w:pStyle w:val="ListParagraph"/>
        <w:numPr>
          <w:ilvl w:val="0"/>
          <w:numId w:val="31"/>
        </w:numPr>
        <w:rPr>
          <w:lang w:eastAsia="en-GB"/>
        </w:rPr>
      </w:pPr>
      <w:r>
        <w:rPr>
          <w:lang w:eastAsia="en-GB"/>
        </w:rPr>
        <w:fldChar w:fldCharType="begin"/>
      </w:r>
      <w:r>
        <w:rPr>
          <w:lang w:eastAsia="en-GB"/>
        </w:rPr>
        <w:instrText xml:space="preserve"> REF _Ref88744037 \h </w:instrText>
      </w:r>
      <w:r>
        <w:rPr>
          <w:lang w:eastAsia="en-GB"/>
        </w:rPr>
      </w:r>
      <w:r>
        <w:rPr>
          <w:lang w:eastAsia="en-GB"/>
        </w:rPr>
        <w:fldChar w:fldCharType="separate"/>
      </w:r>
      <w:r w:rsidR="00443526" w:rsidRPr="009049AE">
        <w:t xml:space="preserve">RMT246: All inputs must not </w:t>
      </w:r>
      <w:r w:rsidR="00443526">
        <w:t xml:space="preserve">be </w:t>
      </w:r>
      <w:r w:rsidR="00443526" w:rsidRPr="009049AE">
        <w:t>too big</w:t>
      </w:r>
      <w:r>
        <w:rPr>
          <w:lang w:eastAsia="en-GB"/>
        </w:rPr>
        <w:fldChar w:fldCharType="end"/>
      </w:r>
    </w:p>
    <w:p w14:paraId="7DD83DDF" w14:textId="63162F06" w:rsidR="001953BF" w:rsidRDefault="001953BF" w:rsidP="00C6620A">
      <w:pPr>
        <w:pStyle w:val="ListParagraph"/>
        <w:numPr>
          <w:ilvl w:val="0"/>
          <w:numId w:val="31"/>
        </w:numPr>
        <w:rPr>
          <w:lang w:eastAsia="en-GB"/>
        </w:rPr>
      </w:pPr>
      <w:r>
        <w:rPr>
          <w:lang w:eastAsia="en-GB"/>
        </w:rPr>
        <w:fldChar w:fldCharType="begin"/>
      </w:r>
      <w:r>
        <w:rPr>
          <w:lang w:eastAsia="en-GB"/>
        </w:rPr>
        <w:instrText xml:space="preserve"> REF _Ref88744040 \h </w:instrText>
      </w:r>
      <w:r>
        <w:rPr>
          <w:lang w:eastAsia="en-GB"/>
        </w:rPr>
      </w:r>
      <w:r>
        <w:rPr>
          <w:lang w:eastAsia="en-GB"/>
        </w:rPr>
        <w:fldChar w:fldCharType="separate"/>
      </w:r>
      <w:r w:rsidR="00443526" w:rsidRPr="009049AE">
        <w:t>RMT248: Check if all transaction inputs refer to outputs with standard scripts</w:t>
      </w:r>
      <w:r>
        <w:rPr>
          <w:lang w:eastAsia="en-GB"/>
        </w:rPr>
        <w:fldChar w:fldCharType="end"/>
      </w:r>
    </w:p>
    <w:p w14:paraId="695C7E88" w14:textId="42E9E185" w:rsidR="00DC5C88" w:rsidRDefault="00DC5C88" w:rsidP="00C6620A">
      <w:pPr>
        <w:pStyle w:val="ListParagraph"/>
        <w:numPr>
          <w:ilvl w:val="0"/>
          <w:numId w:val="31"/>
        </w:numPr>
        <w:rPr>
          <w:lang w:eastAsia="en-GB"/>
        </w:rPr>
      </w:pPr>
      <w:r>
        <w:rPr>
          <w:lang w:eastAsia="en-GB"/>
        </w:rPr>
        <w:fldChar w:fldCharType="begin"/>
      </w:r>
      <w:r>
        <w:rPr>
          <w:lang w:eastAsia="en-GB"/>
        </w:rPr>
        <w:instrText xml:space="preserve"> REF _Ref88744055 \h </w:instrText>
      </w:r>
      <w:r>
        <w:rPr>
          <w:lang w:eastAsia="en-GB"/>
        </w:rPr>
      </w:r>
      <w:r>
        <w:rPr>
          <w:lang w:eastAsia="en-GB"/>
        </w:rPr>
        <w:fldChar w:fldCharType="separate"/>
      </w:r>
      <w:r w:rsidR="00443526" w:rsidRPr="009049AE">
        <w:t xml:space="preserve">RMT250: </w:t>
      </w:r>
      <w:r w:rsidR="00443526" w:rsidRPr="009049AE">
        <w:rPr>
          <w:noProof/>
        </w:rPr>
        <w:t>Sigops</w:t>
      </w:r>
      <w:r w:rsidR="00443526" w:rsidRPr="009049AE">
        <w:t xml:space="preserve"> count must be below specified limit</w:t>
      </w:r>
      <w:r>
        <w:rPr>
          <w:lang w:eastAsia="en-GB"/>
        </w:rPr>
        <w:fldChar w:fldCharType="end"/>
      </w:r>
    </w:p>
    <w:p w14:paraId="0F0DAE6F" w14:textId="385BD558" w:rsidR="004B7994" w:rsidRDefault="004B7994" w:rsidP="00C6620A">
      <w:pPr>
        <w:pStyle w:val="ListParagraph"/>
        <w:numPr>
          <w:ilvl w:val="0"/>
          <w:numId w:val="31"/>
        </w:numPr>
        <w:rPr>
          <w:lang w:eastAsia="en-GB"/>
        </w:rPr>
      </w:pPr>
      <w:r>
        <w:rPr>
          <w:lang w:eastAsia="en-GB"/>
        </w:rPr>
        <w:fldChar w:fldCharType="begin"/>
      </w:r>
      <w:r>
        <w:rPr>
          <w:lang w:eastAsia="en-GB"/>
        </w:rPr>
        <w:instrText xml:space="preserve"> REF _Ref88744059 \h </w:instrText>
      </w:r>
      <w:r>
        <w:rPr>
          <w:lang w:eastAsia="en-GB"/>
        </w:rPr>
      </w:r>
      <w:r>
        <w:rPr>
          <w:lang w:eastAsia="en-GB"/>
        </w:rPr>
        <w:fldChar w:fldCharType="separate"/>
      </w:r>
      <w:r w:rsidR="00443526" w:rsidRPr="00FA206A">
        <w:t xml:space="preserve">RMT252: Fee must </w:t>
      </w:r>
      <w:r w:rsidR="00443526">
        <w:t xml:space="preserve">not </w:t>
      </w:r>
      <w:r w:rsidR="00443526" w:rsidRPr="00FA206A">
        <w:t xml:space="preserve">be </w:t>
      </w:r>
      <w:r w:rsidR="00443526">
        <w:t>smaller</w:t>
      </w:r>
      <w:r w:rsidR="00443526" w:rsidRPr="00FA206A">
        <w:t xml:space="preserve"> than </w:t>
      </w:r>
      <w:proofErr w:type="spellStart"/>
      <w:r w:rsidR="00443526" w:rsidRPr="00FA206A">
        <w:t>mempool</w:t>
      </w:r>
      <w:proofErr w:type="spellEnd"/>
      <w:r w:rsidR="00443526" w:rsidRPr="00FA206A">
        <w:t xml:space="preserve"> minimal fee (reject fee)</w:t>
      </w:r>
      <w:r>
        <w:rPr>
          <w:lang w:eastAsia="en-GB"/>
        </w:rPr>
        <w:fldChar w:fldCharType="end"/>
      </w:r>
    </w:p>
    <w:p w14:paraId="0D2F02F1" w14:textId="21C26FD3" w:rsidR="004B7994" w:rsidRDefault="004B7994" w:rsidP="00C6620A">
      <w:pPr>
        <w:pStyle w:val="ListParagraph"/>
        <w:numPr>
          <w:ilvl w:val="0"/>
          <w:numId w:val="31"/>
        </w:numPr>
        <w:rPr>
          <w:lang w:eastAsia="en-GB"/>
        </w:rPr>
      </w:pPr>
      <w:r>
        <w:rPr>
          <w:lang w:eastAsia="en-GB"/>
        </w:rPr>
        <w:fldChar w:fldCharType="begin"/>
      </w:r>
      <w:r>
        <w:rPr>
          <w:lang w:eastAsia="en-GB"/>
        </w:rPr>
        <w:instrText xml:space="preserve"> REF _Ref88744065 \h </w:instrText>
      </w:r>
      <w:r>
        <w:rPr>
          <w:lang w:eastAsia="en-GB"/>
        </w:rPr>
      </w:r>
      <w:r>
        <w:rPr>
          <w:lang w:eastAsia="en-GB"/>
        </w:rPr>
        <w:fldChar w:fldCharType="separate"/>
      </w:r>
      <w:r w:rsidR="00443526" w:rsidRPr="00FA206A">
        <w:t>RMT253: Transactions should have sufficient priority (relay fee)</w:t>
      </w:r>
      <w:r>
        <w:rPr>
          <w:lang w:eastAsia="en-GB"/>
        </w:rPr>
        <w:fldChar w:fldCharType="end"/>
      </w:r>
    </w:p>
    <w:p w14:paraId="2535107C" w14:textId="495EDB63" w:rsidR="004B7994" w:rsidRDefault="004B7994" w:rsidP="00C6620A">
      <w:pPr>
        <w:pStyle w:val="ListParagraph"/>
        <w:numPr>
          <w:ilvl w:val="0"/>
          <w:numId w:val="31"/>
        </w:numPr>
        <w:rPr>
          <w:lang w:eastAsia="en-GB"/>
        </w:rPr>
      </w:pPr>
      <w:r>
        <w:rPr>
          <w:lang w:eastAsia="en-GB"/>
        </w:rPr>
        <w:fldChar w:fldCharType="begin"/>
      </w:r>
      <w:r>
        <w:rPr>
          <w:lang w:eastAsia="en-GB"/>
        </w:rPr>
        <w:instrText xml:space="preserve"> REF _Ref88744094 \h </w:instrText>
      </w:r>
      <w:r>
        <w:rPr>
          <w:lang w:eastAsia="en-GB"/>
        </w:rPr>
      </w:r>
      <w:r>
        <w:rPr>
          <w:lang w:eastAsia="en-GB"/>
        </w:rPr>
        <w:fldChar w:fldCharType="separate"/>
      </w:r>
      <w:r w:rsidR="00443526" w:rsidRPr="00FA206A">
        <w:t xml:space="preserve">RMT312: Outputs created by </w:t>
      </w:r>
      <w:proofErr w:type="spellStart"/>
      <w:r w:rsidR="00443526" w:rsidRPr="00FA206A">
        <w:t>coinbase</w:t>
      </w:r>
      <w:proofErr w:type="spellEnd"/>
      <w:r w:rsidR="00443526" w:rsidRPr="00FA206A">
        <w:t xml:space="preserve"> transaction must not be spent too soon</w:t>
      </w:r>
      <w:r>
        <w:rPr>
          <w:lang w:eastAsia="en-GB"/>
        </w:rPr>
        <w:fldChar w:fldCharType="end"/>
      </w:r>
    </w:p>
    <w:p w14:paraId="7FC6396A" w14:textId="43D6328C" w:rsidR="004B7994" w:rsidRDefault="004B7994" w:rsidP="00C6620A">
      <w:pPr>
        <w:pStyle w:val="ListParagraph"/>
        <w:numPr>
          <w:ilvl w:val="0"/>
          <w:numId w:val="31"/>
        </w:numPr>
        <w:rPr>
          <w:lang w:eastAsia="en-GB"/>
        </w:rPr>
      </w:pPr>
      <w:r>
        <w:rPr>
          <w:lang w:eastAsia="en-GB"/>
        </w:rPr>
        <w:fldChar w:fldCharType="begin"/>
      </w:r>
      <w:r>
        <w:rPr>
          <w:lang w:eastAsia="en-GB"/>
        </w:rPr>
        <w:instrText xml:space="preserve"> REF _Ref88744098 \h </w:instrText>
      </w:r>
      <w:r>
        <w:rPr>
          <w:lang w:eastAsia="en-GB"/>
        </w:rPr>
      </w:r>
      <w:r>
        <w:rPr>
          <w:lang w:eastAsia="en-GB"/>
        </w:rPr>
        <w:fldChar w:fldCharType="separate"/>
      </w:r>
      <w:r w:rsidR="00443526" w:rsidRPr="00FA206A">
        <w:t>RMT313: Amount in all inputs must be within range</w:t>
      </w:r>
      <w:r>
        <w:rPr>
          <w:lang w:eastAsia="en-GB"/>
        </w:rPr>
        <w:fldChar w:fldCharType="end"/>
      </w:r>
    </w:p>
    <w:p w14:paraId="72958593" w14:textId="1A4E0A9C" w:rsidR="004B7994" w:rsidRDefault="004B7994" w:rsidP="00C6620A">
      <w:pPr>
        <w:pStyle w:val="ListParagraph"/>
        <w:numPr>
          <w:ilvl w:val="0"/>
          <w:numId w:val="31"/>
        </w:numPr>
        <w:rPr>
          <w:lang w:eastAsia="en-GB"/>
        </w:rPr>
      </w:pPr>
      <w:r>
        <w:rPr>
          <w:lang w:eastAsia="en-GB"/>
        </w:rPr>
        <w:fldChar w:fldCharType="begin"/>
      </w:r>
      <w:r>
        <w:rPr>
          <w:lang w:eastAsia="en-GB"/>
        </w:rPr>
        <w:instrText xml:space="preserve"> REF _Ref88744101 \h </w:instrText>
      </w:r>
      <w:r>
        <w:rPr>
          <w:lang w:eastAsia="en-GB"/>
        </w:rPr>
      </w:r>
      <w:r>
        <w:rPr>
          <w:lang w:eastAsia="en-GB"/>
        </w:rPr>
        <w:fldChar w:fldCharType="separate"/>
      </w:r>
      <w:r w:rsidR="00443526" w:rsidRPr="00FA206A">
        <w:t>RMT314: Total amount of all inputs must not be less than total amount of all outputs</w:t>
      </w:r>
      <w:r>
        <w:rPr>
          <w:lang w:eastAsia="en-GB"/>
        </w:rPr>
        <w:fldChar w:fldCharType="end"/>
      </w:r>
    </w:p>
    <w:p w14:paraId="0C921BF9" w14:textId="4FCC6D70" w:rsidR="003D2288" w:rsidRDefault="003D2288" w:rsidP="00C6620A">
      <w:pPr>
        <w:pStyle w:val="ListParagraph"/>
        <w:numPr>
          <w:ilvl w:val="0"/>
          <w:numId w:val="31"/>
        </w:numPr>
        <w:rPr>
          <w:lang w:eastAsia="en-GB"/>
        </w:rPr>
      </w:pPr>
      <w:r>
        <w:rPr>
          <w:lang w:eastAsia="en-GB"/>
        </w:rPr>
        <w:fldChar w:fldCharType="begin"/>
      </w:r>
      <w:r>
        <w:rPr>
          <w:lang w:eastAsia="en-GB"/>
        </w:rPr>
        <w:instrText xml:space="preserve"> REF _Ref88744086 \h </w:instrText>
      </w:r>
      <w:r>
        <w:rPr>
          <w:lang w:eastAsia="en-GB"/>
        </w:rPr>
      </w:r>
      <w:r>
        <w:rPr>
          <w:lang w:eastAsia="en-GB"/>
        </w:rPr>
        <w:fldChar w:fldCharType="separate"/>
      </w:r>
      <w:r w:rsidR="00443526" w:rsidRPr="00FA206A">
        <w:t>RMT301: All inputs must have valid scripts</w:t>
      </w:r>
      <w:r>
        <w:rPr>
          <w:lang w:eastAsia="en-GB"/>
        </w:rPr>
        <w:fldChar w:fldCharType="end"/>
      </w:r>
    </w:p>
    <w:p w14:paraId="1AD6BF3E" w14:textId="2015D0E4" w:rsidR="00202715" w:rsidRDefault="00202715" w:rsidP="00C6620A">
      <w:pPr>
        <w:pStyle w:val="ListParagraph"/>
        <w:numPr>
          <w:ilvl w:val="0"/>
          <w:numId w:val="31"/>
        </w:numPr>
        <w:rPr>
          <w:lang w:eastAsia="en-GB"/>
        </w:rPr>
      </w:pPr>
      <w:r>
        <w:rPr>
          <w:lang w:eastAsia="en-GB"/>
        </w:rPr>
        <w:fldChar w:fldCharType="begin"/>
      </w:r>
      <w:r>
        <w:rPr>
          <w:lang w:eastAsia="en-GB"/>
        </w:rPr>
        <w:instrText xml:space="preserve"> REF _Ref88744051 \h </w:instrText>
      </w:r>
      <w:r>
        <w:rPr>
          <w:lang w:eastAsia="en-GB"/>
        </w:rPr>
      </w:r>
      <w:r>
        <w:rPr>
          <w:lang w:eastAsia="en-GB"/>
        </w:rPr>
        <w:fldChar w:fldCharType="separate"/>
      </w:r>
      <w:r w:rsidR="00443526" w:rsidRPr="009049AE">
        <w:t>RMT249: Transaction validation must not take too long</w:t>
      </w:r>
      <w:r>
        <w:rPr>
          <w:lang w:eastAsia="en-GB"/>
        </w:rPr>
        <w:fldChar w:fldCharType="end"/>
      </w:r>
    </w:p>
    <w:p w14:paraId="46DA295A" w14:textId="3A621354" w:rsidR="00F36123" w:rsidRDefault="002C6E2F" w:rsidP="002C6E2F">
      <w:pPr>
        <w:pStyle w:val="Heading2"/>
      </w:pPr>
      <w:bookmarkStart w:id="246" w:name="_Toc88831371"/>
      <w:r>
        <w:t>Non-final mempool access</w:t>
      </w:r>
      <w:bookmarkEnd w:id="246"/>
    </w:p>
    <w:p w14:paraId="6C048F01" w14:textId="790571C5" w:rsidR="002C6E2F" w:rsidRDefault="002C6E2F" w:rsidP="002C6E2F">
      <w:pPr>
        <w:rPr>
          <w:lang w:eastAsia="en-GB"/>
        </w:rPr>
      </w:pPr>
      <w:r>
        <w:rPr>
          <w:lang w:eastAsia="en-GB"/>
        </w:rPr>
        <w:t>Access to non-final mempool is required.</w:t>
      </w:r>
    </w:p>
    <w:p w14:paraId="60EA8594" w14:textId="0046E042" w:rsidR="002C6E2F" w:rsidRDefault="002C6E2F" w:rsidP="002C6E2F">
      <w:pPr>
        <w:rPr>
          <w:lang w:eastAsia="en-GB"/>
        </w:rPr>
      </w:pPr>
      <w:r>
        <w:rPr>
          <w:lang w:eastAsia="en-GB"/>
        </w:rPr>
        <w:t>Rules:</w:t>
      </w:r>
    </w:p>
    <w:p w14:paraId="423B3C71" w14:textId="395F703D" w:rsidR="00177FF1" w:rsidRDefault="00177FF1" w:rsidP="00177FF1">
      <w:pPr>
        <w:pStyle w:val="ListParagraph"/>
        <w:numPr>
          <w:ilvl w:val="0"/>
          <w:numId w:val="29"/>
        </w:numPr>
        <w:rPr>
          <w:lang w:eastAsia="en-GB"/>
        </w:rPr>
      </w:pPr>
      <w:r>
        <w:rPr>
          <w:lang w:eastAsia="en-GB"/>
        </w:rPr>
        <w:fldChar w:fldCharType="begin"/>
      </w:r>
      <w:r>
        <w:rPr>
          <w:lang w:eastAsia="en-GB"/>
        </w:rPr>
        <w:instrText xml:space="preserve"> REF _Ref88744029 \h </w:instrText>
      </w:r>
      <w:r>
        <w:rPr>
          <w:lang w:eastAsia="en-GB"/>
        </w:rPr>
      </w:r>
      <w:r>
        <w:rPr>
          <w:lang w:eastAsia="en-GB"/>
        </w:rPr>
        <w:fldChar w:fldCharType="separate"/>
      </w:r>
      <w:r w:rsidR="00443526" w:rsidRPr="00A87358">
        <w:t>RMT244: Must not conflict with in-memory transactions</w:t>
      </w:r>
      <w:r>
        <w:rPr>
          <w:lang w:eastAsia="en-GB"/>
        </w:rPr>
        <w:fldChar w:fldCharType="end"/>
      </w:r>
    </w:p>
    <w:p w14:paraId="3A15FAD3" w14:textId="40DFAC17" w:rsidR="002C6E2F" w:rsidRDefault="002C6E2F" w:rsidP="00C6620A">
      <w:pPr>
        <w:pStyle w:val="ListParagraph"/>
        <w:numPr>
          <w:ilvl w:val="0"/>
          <w:numId w:val="29"/>
        </w:numPr>
        <w:rPr>
          <w:lang w:eastAsia="en-GB"/>
        </w:rPr>
      </w:pPr>
      <w:r>
        <w:rPr>
          <w:lang w:eastAsia="en-GB"/>
        </w:rPr>
        <w:fldChar w:fldCharType="begin"/>
      </w:r>
      <w:r>
        <w:rPr>
          <w:lang w:eastAsia="en-GB"/>
        </w:rPr>
        <w:instrText xml:space="preserve"> REF _Ref88744176 \h </w:instrText>
      </w:r>
      <w:r>
        <w:rPr>
          <w:lang w:eastAsia="en-GB"/>
        </w:rPr>
      </w:r>
      <w:r>
        <w:rPr>
          <w:lang w:eastAsia="en-GB"/>
        </w:rPr>
        <w:fldChar w:fldCharType="separate"/>
      </w:r>
      <w:r w:rsidR="00443526" w:rsidRPr="00FA206A">
        <w:t xml:space="preserve">RNT401: New transaction must not update more than one transaction in time locked </w:t>
      </w:r>
      <w:proofErr w:type="spellStart"/>
      <w:r w:rsidR="00443526" w:rsidRPr="00FA206A">
        <w:t>mempool</w:t>
      </w:r>
      <w:proofErr w:type="spellEnd"/>
      <w:r>
        <w:rPr>
          <w:lang w:eastAsia="en-GB"/>
        </w:rPr>
        <w:fldChar w:fldCharType="end"/>
      </w:r>
    </w:p>
    <w:p w14:paraId="126AF342" w14:textId="29517CA2" w:rsidR="002C6E2F" w:rsidRDefault="002C6E2F" w:rsidP="00C6620A">
      <w:pPr>
        <w:pStyle w:val="ListParagraph"/>
        <w:numPr>
          <w:ilvl w:val="0"/>
          <w:numId w:val="29"/>
        </w:numPr>
        <w:rPr>
          <w:lang w:eastAsia="en-GB"/>
        </w:rPr>
      </w:pPr>
      <w:r>
        <w:rPr>
          <w:lang w:eastAsia="en-GB"/>
        </w:rPr>
        <w:fldChar w:fldCharType="begin"/>
      </w:r>
      <w:r>
        <w:rPr>
          <w:lang w:eastAsia="en-GB"/>
        </w:rPr>
        <w:instrText xml:space="preserve"> REF _Ref88744180 \h </w:instrText>
      </w:r>
      <w:r>
        <w:rPr>
          <w:lang w:eastAsia="en-GB"/>
        </w:rPr>
      </w:r>
      <w:r>
        <w:rPr>
          <w:lang w:eastAsia="en-GB"/>
        </w:rPr>
        <w:fldChar w:fldCharType="separate"/>
      </w:r>
      <w:r w:rsidR="00443526" w:rsidRPr="00FA206A">
        <w:t>RNT402: Old and new transaction must have the same number of inputs</w:t>
      </w:r>
      <w:r>
        <w:rPr>
          <w:lang w:eastAsia="en-GB"/>
        </w:rPr>
        <w:fldChar w:fldCharType="end"/>
      </w:r>
    </w:p>
    <w:p w14:paraId="4B471691" w14:textId="4384F5A8" w:rsidR="002C6E2F" w:rsidRDefault="002C6E2F" w:rsidP="00C6620A">
      <w:pPr>
        <w:pStyle w:val="ListParagraph"/>
        <w:numPr>
          <w:ilvl w:val="0"/>
          <w:numId w:val="29"/>
        </w:numPr>
        <w:rPr>
          <w:lang w:eastAsia="en-GB"/>
        </w:rPr>
      </w:pPr>
      <w:r>
        <w:rPr>
          <w:lang w:eastAsia="en-GB"/>
        </w:rPr>
        <w:fldChar w:fldCharType="begin"/>
      </w:r>
      <w:r>
        <w:rPr>
          <w:lang w:eastAsia="en-GB"/>
        </w:rPr>
        <w:instrText xml:space="preserve"> REF _Ref88744184 \h </w:instrText>
      </w:r>
      <w:r>
        <w:rPr>
          <w:lang w:eastAsia="en-GB"/>
        </w:rPr>
      </w:r>
      <w:r>
        <w:rPr>
          <w:lang w:eastAsia="en-GB"/>
        </w:rPr>
        <w:fldChar w:fldCharType="separate"/>
      </w:r>
      <w:r w:rsidR="00443526" w:rsidRPr="00FA206A">
        <w:t>RNT403: All inputs in new transaction must be the same as in old transaction</w:t>
      </w:r>
      <w:r>
        <w:rPr>
          <w:lang w:eastAsia="en-GB"/>
        </w:rPr>
        <w:fldChar w:fldCharType="end"/>
      </w:r>
    </w:p>
    <w:p w14:paraId="742752E2" w14:textId="0F908514" w:rsidR="002C6E2F" w:rsidRDefault="002C6E2F" w:rsidP="00C6620A">
      <w:pPr>
        <w:pStyle w:val="ListParagraph"/>
        <w:numPr>
          <w:ilvl w:val="0"/>
          <w:numId w:val="29"/>
        </w:numPr>
        <w:rPr>
          <w:lang w:eastAsia="en-GB"/>
        </w:rPr>
      </w:pPr>
      <w:r>
        <w:rPr>
          <w:lang w:eastAsia="en-GB"/>
        </w:rPr>
        <w:fldChar w:fldCharType="begin"/>
      </w:r>
      <w:r>
        <w:rPr>
          <w:lang w:eastAsia="en-GB"/>
        </w:rPr>
        <w:instrText xml:space="preserve"> REF _Ref88744187 \h </w:instrText>
      </w:r>
      <w:r>
        <w:rPr>
          <w:lang w:eastAsia="en-GB"/>
        </w:rPr>
      </w:r>
      <w:r>
        <w:rPr>
          <w:lang w:eastAsia="en-GB"/>
        </w:rPr>
        <w:fldChar w:fldCharType="separate"/>
      </w:r>
      <w:r w:rsidR="00443526" w:rsidRPr="00FA206A">
        <w:t>RNT404: Sequence in all inputs in new transaction must not be smaller than sequence in inputs in old transaction</w:t>
      </w:r>
      <w:r>
        <w:rPr>
          <w:lang w:eastAsia="en-GB"/>
        </w:rPr>
        <w:fldChar w:fldCharType="end"/>
      </w:r>
    </w:p>
    <w:p w14:paraId="4516AF83" w14:textId="483D0CEE" w:rsidR="002C6E2F" w:rsidRPr="002C6E2F" w:rsidRDefault="002C6E2F" w:rsidP="00C6620A">
      <w:pPr>
        <w:pStyle w:val="ListParagraph"/>
        <w:numPr>
          <w:ilvl w:val="0"/>
          <w:numId w:val="29"/>
        </w:numPr>
        <w:rPr>
          <w:lang w:eastAsia="en-GB"/>
        </w:rPr>
      </w:pPr>
      <w:r>
        <w:rPr>
          <w:lang w:eastAsia="en-GB"/>
        </w:rPr>
        <w:fldChar w:fldCharType="begin"/>
      </w:r>
      <w:r>
        <w:rPr>
          <w:lang w:eastAsia="en-GB"/>
        </w:rPr>
        <w:instrText xml:space="preserve"> REF _Ref88744191 \h </w:instrText>
      </w:r>
      <w:r>
        <w:rPr>
          <w:lang w:eastAsia="en-GB"/>
        </w:rPr>
      </w:r>
      <w:r>
        <w:rPr>
          <w:lang w:eastAsia="en-GB"/>
        </w:rPr>
        <w:fldChar w:fldCharType="separate"/>
      </w:r>
      <w:r w:rsidR="00443526" w:rsidRPr="00FA206A">
        <w:t>RNT405: Sequence of at least one input in new transaction must be increased</w:t>
      </w:r>
      <w:r>
        <w:rPr>
          <w:lang w:eastAsia="en-GB"/>
        </w:rPr>
        <w:fldChar w:fldCharType="end"/>
      </w:r>
    </w:p>
    <w:p w14:paraId="289AF3F9" w14:textId="77777777" w:rsidR="002C6E2F" w:rsidRPr="00F36123" w:rsidRDefault="002C6E2F" w:rsidP="00F36123">
      <w:pPr>
        <w:rPr>
          <w:lang w:eastAsia="en-GB"/>
        </w:rPr>
      </w:pPr>
    </w:p>
    <w:sectPr w:rsidR="002C6E2F" w:rsidRPr="00F36123" w:rsidSect="001150ED">
      <w:headerReference w:type="default" r:id="rId21"/>
      <w:footerReference w:type="default" r:id="rId22"/>
      <w:headerReference w:type="first" r:id="rId23"/>
      <w:footerReference w:type="first" r:id="rId24"/>
      <w:pgSz w:w="11906" w:h="16838"/>
      <w:pgMar w:top="1134" w:right="1134" w:bottom="1134" w:left="1134" w:header="709" w:footer="709" w:gutter="0"/>
      <w:pgNumType w:start="2"/>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 w:author="Božo Dragojevič" w:date="2022-01-19T03:01:00Z" w:initials="BD">
    <w:p w14:paraId="3C01B1A4" w14:textId="6483B797" w:rsidR="39F8DE01" w:rsidRDefault="39F8DE01">
      <w:pPr>
        <w:pStyle w:val="CommentText"/>
      </w:pPr>
      <w:r>
        <w:t>can this be more specific?</w:t>
      </w:r>
      <w:r>
        <w:rPr>
          <w:rStyle w:val="CommentReference"/>
        </w:rPr>
        <w:annotationRef/>
      </w:r>
      <w:r>
        <w:rPr>
          <w:rStyle w:val="CommentReference"/>
        </w:rPr>
        <w:annotationRef/>
      </w:r>
    </w:p>
  </w:comment>
  <w:comment w:id="15" w:author="Aljaž Noe" w:date="2022-01-19T03:25:00Z" w:initials="AN">
    <w:p w14:paraId="3A6FF526" w14:textId="3767ABA3" w:rsidR="00614FEE" w:rsidRDefault="00614FEE">
      <w:pPr>
        <w:pStyle w:val="CommentText"/>
      </w:pPr>
      <w:r>
        <w:rPr>
          <w:rStyle w:val="CommentReference"/>
        </w:rPr>
        <w:annotationRef/>
      </w:r>
      <w:r>
        <w:t>What data is needed is rule specific</w:t>
      </w:r>
      <w:r w:rsidR="00A923F3">
        <w:t xml:space="preserve"> and </w:t>
      </w:r>
      <w:r w:rsidR="00664E25">
        <w:t>should be mention</w:t>
      </w:r>
      <w:r w:rsidR="00A923F3">
        <w:t>ed in rule description.</w:t>
      </w:r>
      <w:r>
        <w:rPr>
          <w:rStyle w:val="CommentReference"/>
        </w:rPr>
        <w:annotationRef/>
      </w:r>
    </w:p>
  </w:comment>
  <w:comment w:id="16" w:author="Božo Dragojevič" w:date="2022-01-19T03:02:00Z" w:initials="BD">
    <w:p w14:paraId="717EB4AB" w14:textId="31CE4849" w:rsidR="39F8DE01" w:rsidRDefault="39F8DE01">
      <w:pPr>
        <w:pStyle w:val="CommentText"/>
      </w:pPr>
      <w:r>
        <w:t>is this a flag or a height?</w:t>
      </w:r>
      <w:r>
        <w:rPr>
          <w:rStyle w:val="CommentReference"/>
        </w:rPr>
        <w:annotationRef/>
      </w:r>
      <w:r>
        <w:rPr>
          <w:rStyle w:val="CommentReference"/>
        </w:rPr>
        <w:annotationRef/>
      </w:r>
    </w:p>
  </w:comment>
  <w:comment w:id="17" w:author="Aljaž Noe" w:date="2022-01-19T03:19:00Z" w:initials="AN">
    <w:p w14:paraId="7AB62C67" w14:textId="7D0CF792" w:rsidR="39F8DE01" w:rsidRDefault="39F8DE01">
      <w:pPr>
        <w:pStyle w:val="CommentText"/>
      </w:pPr>
      <w:r>
        <w:t>flag. height is assumed to be available separately (second bullet).</w:t>
      </w:r>
      <w:r>
        <w:rPr>
          <w:rStyle w:val="CommentReference"/>
        </w:rPr>
        <w:annotationRef/>
      </w:r>
      <w:r>
        <w:rPr>
          <w:rStyle w:val="CommentReference"/>
        </w:rPr>
        <w:annotationRef/>
      </w:r>
    </w:p>
  </w:comment>
  <w:comment w:id="167" w:author="Božo Dragojevič" w:date="2022-01-19T04:16:00Z" w:initials="BD">
    <w:p w14:paraId="1FBD7207" w14:textId="79A2245B" w:rsidR="39B0F500" w:rsidRDefault="39B0F500">
      <w:pPr>
        <w:pStyle w:val="CommentText"/>
      </w:pPr>
      <w:r>
        <w:t>this bit is probably implementation detail of the old system, not part of rule spec.</w:t>
      </w:r>
      <w:r>
        <w:rPr>
          <w:rStyle w:val="CommentReference"/>
        </w:rPr>
        <w:annotationRef/>
      </w:r>
    </w:p>
  </w:comment>
  <w:comment w:id="179" w:author="Božo Dragojevič" w:date="2022-01-19T04:59:00Z" w:initials="BD">
    <w:p w14:paraId="4C8374D6" w14:textId="32E5FE83" w:rsidR="39B0F500" w:rsidRDefault="39B0F500">
      <w:pPr>
        <w:pStyle w:val="CommentText"/>
      </w:pPr>
      <w:r>
        <w:t>A general comment, this is just a good example.</w:t>
      </w:r>
      <w:r>
        <w:rPr>
          <w:rStyle w:val="CommentReference"/>
        </w:rPr>
        <w:annotationRef/>
      </w:r>
    </w:p>
    <w:p w14:paraId="27129BA6" w14:textId="41224B4F" w:rsidR="39B0F500" w:rsidRDefault="39B0F500">
      <w:pPr>
        <w:pStyle w:val="CommentText"/>
      </w:pPr>
    </w:p>
    <w:p w14:paraId="74AF8760" w14:textId="219C30A5" w:rsidR="39B0F500" w:rsidRDefault="39B0F500">
      <w:pPr>
        <w:pStyle w:val="CommentText"/>
      </w:pPr>
      <w:r>
        <w:t>It would make sense to add names to individual conditions of such complex checks as they will most probably result in more than one homogenous piece of code.</w:t>
      </w:r>
    </w:p>
  </w:comment>
  <w:comment w:id="180" w:author="Daniel Connolly" w:date="2023-01-24T00:18:00Z" w:initials="DC">
    <w:p w14:paraId="0F3D10FE" w14:textId="77777777" w:rsidR="00836B11" w:rsidRDefault="00836B11">
      <w:pPr>
        <w:pStyle w:val="CommentText"/>
      </w:pPr>
      <w:r>
        <w:rPr>
          <w:rStyle w:val="CommentReference"/>
        </w:rPr>
        <w:annotationRef/>
      </w:r>
      <w:r>
        <w:t>This should be removed.</w:t>
      </w:r>
    </w:p>
  </w:comment>
  <w:comment w:id="193" w:author="Božo Dragojevič" w:date="2022-01-19T04:25:00Z" w:initials="BD">
    <w:p w14:paraId="571C52C0" w14:textId="55673B22" w:rsidR="39B0F500" w:rsidRDefault="39B0F500">
      <w:pPr>
        <w:pStyle w:val="CommentText"/>
      </w:pPr>
      <w:r>
        <w:t>define in the glossary?</w:t>
      </w:r>
      <w:r>
        <w:rPr>
          <w:rStyle w:val="CommentReference"/>
        </w:rPr>
        <w:annotationRef/>
      </w:r>
    </w:p>
  </w:comment>
  <w:comment w:id="196" w:author="Božo Dragojevič" w:date="2022-01-19T04:31:00Z" w:initials="BD">
    <w:p w14:paraId="12E0C852" w14:textId="130807D6" w:rsidR="39B0F500" w:rsidRDefault="39B0F500">
      <w:pPr>
        <w:pStyle w:val="CommentText"/>
      </w:pPr>
      <w:r>
        <w:t>This check will need to be redefined for the new architecture as the main point of the new architecture is that not all validation happens synchronously...</w:t>
      </w:r>
      <w:r>
        <w:rPr>
          <w:rStyle w:val="CommentReference"/>
        </w:rPr>
        <w:annotationRef/>
      </w:r>
    </w:p>
  </w:comment>
  <w:comment w:id="203" w:author="Božo Dragojevič" w:date="2022-01-19T04:33:00Z" w:initials="BD">
    <w:p w14:paraId="5E2772D8" w14:textId="1558F91E" w:rsidR="39B0F500" w:rsidRDefault="39B0F500">
      <w:pPr>
        <w:pStyle w:val="CommentText"/>
      </w:pPr>
      <w:r>
        <w:t>define in glossary?</w:t>
      </w:r>
      <w:r>
        <w:rPr>
          <w:rStyle w:val="CommentReference"/>
        </w:rPr>
        <w:annotationRef/>
      </w:r>
    </w:p>
  </w:comment>
  <w:comment w:id="238" w:author="Božo Dragojevič" w:date="2022-01-19T04:43:00Z" w:initials="BD">
    <w:p w14:paraId="64323D49" w14:textId="2F0DF06A" w:rsidR="39B0F500" w:rsidRDefault="39B0F500">
      <w:pPr>
        <w:pStyle w:val="CommentText"/>
      </w:pPr>
      <w:r>
        <w:t>RBB105 somehow doesn't seem to fit in this group. If we assume framed transport it can be in block start otherwise in block end.</w:t>
      </w:r>
      <w:r>
        <w:rPr>
          <w:rStyle w:val="CommentReference"/>
        </w:rPr>
        <w:annotationRef/>
      </w:r>
    </w:p>
  </w:comment>
  <w:comment w:id="243" w:author="Božo Dragojevič" w:date="2022-01-19T04:48:00Z" w:initials="BD">
    <w:p w14:paraId="1F5E8A00" w14:textId="5C882836" w:rsidR="39B0F500" w:rsidRDefault="39B0F500">
      <w:pPr>
        <w:pStyle w:val="CommentText"/>
      </w:pPr>
      <w:r>
        <w:t>RMT241 requires mempool height so it probably belongs to the next group (or needs to be split)</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01B1A4" w15:done="1"/>
  <w15:commentEx w15:paraId="3A6FF526" w15:paraIdParent="3C01B1A4" w15:done="1"/>
  <w15:commentEx w15:paraId="717EB4AB" w15:done="1"/>
  <w15:commentEx w15:paraId="7AB62C67" w15:paraIdParent="717EB4AB" w15:done="1"/>
  <w15:commentEx w15:paraId="1FBD7207" w15:done="0"/>
  <w15:commentEx w15:paraId="74AF8760" w15:done="0"/>
  <w15:commentEx w15:paraId="0F3D10FE" w15:done="0"/>
  <w15:commentEx w15:paraId="571C52C0" w15:done="0"/>
  <w15:commentEx w15:paraId="12E0C852" w15:done="0"/>
  <w15:commentEx w15:paraId="5E2772D8" w15:done="0"/>
  <w15:commentEx w15:paraId="64323D49" w15:done="0"/>
  <w15:commentEx w15:paraId="1F5E8A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3F16758" w16cex:dateUtc="2022-01-19T11:01:00Z"/>
  <w16cex:commentExtensible w16cex:durableId="259281C0" w16cex:dateUtc="2022-01-19T11:25:00Z"/>
  <w16cex:commentExtensible w16cex:durableId="64233405" w16cex:dateUtc="2022-01-19T11:02:00Z"/>
  <w16cex:commentExtensible w16cex:durableId="4B1B5EA3" w16cex:dateUtc="2022-01-19T11:19:00Z"/>
  <w16cex:commentExtensible w16cex:durableId="4B62A3D0" w16cex:dateUtc="2022-01-19T12:16:00Z"/>
  <w16cex:commentExtensible w16cex:durableId="780103A4" w16cex:dateUtc="2022-01-19T12:59:00Z"/>
  <w16cex:commentExtensible w16cex:durableId="2779A24D" w16cex:dateUtc="2023-01-23T23:18:00Z"/>
  <w16cex:commentExtensible w16cex:durableId="511AA4F3" w16cex:dateUtc="2022-01-19T12:25:00Z"/>
  <w16cex:commentExtensible w16cex:durableId="6AEA9381" w16cex:dateUtc="2022-01-19T12:31:00Z"/>
  <w16cex:commentExtensible w16cex:durableId="44792509" w16cex:dateUtc="2022-01-19T12:33:00Z"/>
  <w16cex:commentExtensible w16cex:durableId="7FC0EDFA" w16cex:dateUtc="2022-01-19T12:43:00Z"/>
  <w16cex:commentExtensible w16cex:durableId="588D3553" w16cex:dateUtc="2022-01-19T1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01B1A4" w16cid:durableId="13F16758"/>
  <w16cid:commentId w16cid:paraId="3A6FF526" w16cid:durableId="259281C0"/>
  <w16cid:commentId w16cid:paraId="717EB4AB" w16cid:durableId="64233405"/>
  <w16cid:commentId w16cid:paraId="7AB62C67" w16cid:durableId="4B1B5EA3"/>
  <w16cid:commentId w16cid:paraId="1FBD7207" w16cid:durableId="4B62A3D0"/>
  <w16cid:commentId w16cid:paraId="74AF8760" w16cid:durableId="780103A4"/>
  <w16cid:commentId w16cid:paraId="0F3D10FE" w16cid:durableId="2779A24D"/>
  <w16cid:commentId w16cid:paraId="571C52C0" w16cid:durableId="511AA4F3"/>
  <w16cid:commentId w16cid:paraId="12E0C852" w16cid:durableId="6AEA9381"/>
  <w16cid:commentId w16cid:paraId="5E2772D8" w16cid:durableId="44792509"/>
  <w16cid:commentId w16cid:paraId="64323D49" w16cid:durableId="7FC0EDFA"/>
  <w16cid:commentId w16cid:paraId="1F5E8A00" w16cid:durableId="588D35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67EDA" w14:textId="77777777" w:rsidR="00884642" w:rsidRDefault="00884642" w:rsidP="00A40CE3">
      <w:r>
        <w:separator/>
      </w:r>
    </w:p>
  </w:endnote>
  <w:endnote w:type="continuationSeparator" w:id="0">
    <w:p w14:paraId="640FCE77" w14:textId="77777777" w:rsidR="00884642" w:rsidRDefault="00884642" w:rsidP="00A40CE3">
      <w:r>
        <w:continuationSeparator/>
      </w:r>
    </w:p>
  </w:endnote>
  <w:endnote w:type="continuationNotice" w:id="1">
    <w:p w14:paraId="74FAC3AD" w14:textId="77777777" w:rsidR="00884642" w:rsidRDefault="008846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Liberation Mono">
    <w:altName w:val="Courier New"/>
    <w:charset w:val="01"/>
    <w:family w:val="roman"/>
    <w:pitch w:val="variable"/>
  </w:font>
  <w:font w:name="DejaVu Sans Mono">
    <w:charset w:val="00"/>
    <w:family w:val="modern"/>
    <w:pitch w:val="fixed"/>
  </w:font>
  <w:font w:name="Liberation Serif">
    <w:altName w:val="Times New Roman"/>
    <w:charset w:val="01"/>
    <w:family w:val="roman"/>
    <w:pitch w:val="variable"/>
  </w:font>
  <w:font w:name="Noto Sans CJK SC Regular">
    <w:charset w:val="00"/>
    <w:family w:val="auto"/>
    <w:pitch w:val="variable"/>
  </w:font>
  <w:font w:name="Lohit Devanagari">
    <w:altName w:val="Cambria"/>
    <w:charset w:val="00"/>
    <w:family w:val="auto"/>
    <w:pitch w:val="variable"/>
  </w:font>
  <w:font w:name="FreeSans">
    <w:altName w:val="Cambria"/>
    <w:charset w:val="01"/>
    <w:family w:val="roman"/>
    <w:pitch w:val="variable"/>
  </w:font>
  <w:font w:name="DejaVu Sans">
    <w:altName w:val="Verdana"/>
    <w:panose1 w:val="00000000000000000000"/>
    <w:charset w:val="00"/>
    <w:family w:val="roman"/>
    <w:notTrueType/>
    <w:pitch w:val="default"/>
  </w:font>
  <w:font w:name="Liberation Sans">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JetBrains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3837915"/>
      <w:docPartObj>
        <w:docPartGallery w:val="Page Numbers (Bottom of Page)"/>
        <w:docPartUnique/>
      </w:docPartObj>
    </w:sdtPr>
    <w:sdtEndPr/>
    <w:sdtContent>
      <w:sdt>
        <w:sdtPr>
          <w:id w:val="1728636285"/>
          <w:docPartObj>
            <w:docPartGallery w:val="Page Numbers (Top of Page)"/>
            <w:docPartUnique/>
          </w:docPartObj>
        </w:sdtPr>
        <w:sdtEndPr/>
        <w:sdtContent>
          <w:p w14:paraId="05227383" w14:textId="77777777" w:rsidR="00232D15" w:rsidRDefault="00232D15">
            <w:pPr>
              <w:pStyle w:val="Footer"/>
              <w:jc w:val="center"/>
            </w:pPr>
          </w:p>
          <w:p w14:paraId="44CA02E8" w14:textId="54095583" w:rsidR="00232D15" w:rsidRDefault="00232D15">
            <w:pPr>
              <w:pStyle w:val="Footer"/>
              <w:jc w:val="center"/>
            </w:pPr>
            <w:r w:rsidRPr="00242030">
              <w:rPr>
                <w:sz w:val="18"/>
                <w:szCs w:val="18"/>
              </w:rPr>
              <w:t xml:space="preserve">Page </w:t>
            </w:r>
            <w:r w:rsidRPr="00242030">
              <w:rPr>
                <w:b/>
                <w:bCs/>
                <w:sz w:val="18"/>
                <w:szCs w:val="18"/>
              </w:rPr>
              <w:fldChar w:fldCharType="begin"/>
            </w:r>
            <w:r w:rsidRPr="00242030">
              <w:rPr>
                <w:b/>
                <w:bCs/>
                <w:sz w:val="18"/>
                <w:szCs w:val="18"/>
              </w:rPr>
              <w:instrText xml:space="preserve"> PAGE </w:instrText>
            </w:r>
            <w:r w:rsidRPr="00242030">
              <w:rPr>
                <w:b/>
                <w:bCs/>
                <w:sz w:val="18"/>
                <w:szCs w:val="18"/>
              </w:rPr>
              <w:fldChar w:fldCharType="separate"/>
            </w:r>
            <w:r w:rsidRPr="00242030">
              <w:rPr>
                <w:b/>
                <w:bCs/>
                <w:noProof/>
                <w:sz w:val="18"/>
                <w:szCs w:val="18"/>
              </w:rPr>
              <w:t>2</w:t>
            </w:r>
            <w:r w:rsidRPr="00242030">
              <w:rPr>
                <w:b/>
                <w:bCs/>
                <w:sz w:val="18"/>
                <w:szCs w:val="18"/>
              </w:rPr>
              <w:fldChar w:fldCharType="end"/>
            </w:r>
            <w:r w:rsidRPr="00242030">
              <w:rPr>
                <w:sz w:val="18"/>
                <w:szCs w:val="18"/>
              </w:rPr>
              <w:t xml:space="preserve"> of </w:t>
            </w:r>
            <w:r w:rsidRPr="00242030">
              <w:rPr>
                <w:b/>
                <w:bCs/>
                <w:sz w:val="18"/>
                <w:szCs w:val="18"/>
              </w:rPr>
              <w:fldChar w:fldCharType="begin"/>
            </w:r>
            <w:r w:rsidRPr="00242030">
              <w:rPr>
                <w:b/>
                <w:bCs/>
                <w:sz w:val="18"/>
                <w:szCs w:val="18"/>
              </w:rPr>
              <w:instrText xml:space="preserve"> NUMPAGES  </w:instrText>
            </w:r>
            <w:r w:rsidRPr="00242030">
              <w:rPr>
                <w:b/>
                <w:bCs/>
                <w:sz w:val="18"/>
                <w:szCs w:val="18"/>
              </w:rPr>
              <w:fldChar w:fldCharType="separate"/>
            </w:r>
            <w:r w:rsidRPr="00242030">
              <w:rPr>
                <w:b/>
                <w:bCs/>
                <w:noProof/>
                <w:sz w:val="18"/>
                <w:szCs w:val="18"/>
              </w:rPr>
              <w:t>2</w:t>
            </w:r>
            <w:r w:rsidRPr="00242030">
              <w:rPr>
                <w:b/>
                <w:bCs/>
                <w:sz w:val="18"/>
                <w:szCs w:val="18"/>
              </w:rPr>
              <w:fldChar w:fldCharType="end"/>
            </w:r>
          </w:p>
        </w:sdtContent>
      </w:sdt>
    </w:sdtContent>
  </w:sdt>
  <w:p w14:paraId="445C6CB6" w14:textId="435A6BED" w:rsidR="00232D15" w:rsidRDefault="00232D15" w:rsidP="0033163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Change w:id="257" w:author="Aljaž Noe" w:date="2022-12-19T11:12:00Z">
        <w:tblPr>
          <w:tblStyle w:val="TableGrid"/>
          <w:tblW w:w="0" w:type="nil"/>
          <w:tblLayout w:type="fixed"/>
          <w:tblLook w:val="06A0" w:firstRow="1" w:lastRow="0" w:firstColumn="1" w:lastColumn="0" w:noHBand="1" w:noVBand="1"/>
        </w:tblPr>
      </w:tblPrChange>
    </w:tblPr>
    <w:tblGrid>
      <w:gridCol w:w="3210"/>
      <w:gridCol w:w="3210"/>
      <w:gridCol w:w="3210"/>
      <w:tblGridChange w:id="258">
        <w:tblGrid>
          <w:gridCol w:w="3210"/>
          <w:gridCol w:w="3210"/>
          <w:gridCol w:w="3210"/>
        </w:tblGrid>
      </w:tblGridChange>
    </w:tblGrid>
    <w:tr w:rsidR="7665E44E" w14:paraId="72D197B2" w14:textId="77777777" w:rsidTr="7665E44E">
      <w:trPr>
        <w:trHeight w:val="300"/>
        <w:trPrChange w:id="259" w:author="Aljaž Noe" w:date="2022-12-19T11:12:00Z">
          <w:trPr>
            <w:trHeight w:val="300"/>
          </w:trPr>
        </w:trPrChange>
      </w:trPr>
      <w:tc>
        <w:tcPr>
          <w:tcW w:w="3210" w:type="dxa"/>
          <w:tcPrChange w:id="260" w:author="Aljaž Noe" w:date="2022-12-19T11:12:00Z">
            <w:tcPr>
              <w:tcW w:w="3210" w:type="dxa"/>
            </w:tcPr>
          </w:tcPrChange>
        </w:tcPr>
        <w:p w14:paraId="68959830" w14:textId="4DB1159D" w:rsidR="7665E44E" w:rsidRDefault="7665E44E">
          <w:pPr>
            <w:pStyle w:val="Header"/>
            <w:ind w:left="-115"/>
            <w:pPrChange w:id="261" w:author="Aljaž Noe" w:date="2022-12-19T11:12:00Z">
              <w:pPr/>
            </w:pPrChange>
          </w:pPr>
        </w:p>
      </w:tc>
      <w:tc>
        <w:tcPr>
          <w:tcW w:w="3210" w:type="dxa"/>
          <w:tcPrChange w:id="262" w:author="Aljaž Noe" w:date="2022-12-19T11:12:00Z">
            <w:tcPr>
              <w:tcW w:w="3210" w:type="dxa"/>
            </w:tcPr>
          </w:tcPrChange>
        </w:tcPr>
        <w:p w14:paraId="70B3546B" w14:textId="4D726BFE" w:rsidR="7665E44E" w:rsidRDefault="7665E44E">
          <w:pPr>
            <w:pStyle w:val="Header"/>
            <w:jc w:val="center"/>
            <w:pPrChange w:id="263" w:author="Aljaž Noe" w:date="2022-12-19T11:12:00Z">
              <w:pPr/>
            </w:pPrChange>
          </w:pPr>
        </w:p>
      </w:tc>
      <w:tc>
        <w:tcPr>
          <w:tcW w:w="3210" w:type="dxa"/>
          <w:tcPrChange w:id="264" w:author="Aljaž Noe" w:date="2022-12-19T11:12:00Z">
            <w:tcPr>
              <w:tcW w:w="3210" w:type="dxa"/>
            </w:tcPr>
          </w:tcPrChange>
        </w:tcPr>
        <w:p w14:paraId="09B26B78" w14:textId="1B6E6797" w:rsidR="7665E44E" w:rsidRDefault="7665E44E">
          <w:pPr>
            <w:pStyle w:val="Header"/>
            <w:ind w:right="-115"/>
            <w:jc w:val="right"/>
            <w:pPrChange w:id="265" w:author="Aljaž Noe" w:date="2022-12-19T11:12:00Z">
              <w:pPr/>
            </w:pPrChange>
          </w:pPr>
        </w:p>
      </w:tc>
    </w:tr>
  </w:tbl>
  <w:p w14:paraId="76CDE1AF" w14:textId="5DC0C6A7" w:rsidR="7665E44E" w:rsidRDefault="7665E44E">
    <w:pPr>
      <w:pStyle w:val="Footer"/>
      <w:pPrChange w:id="266" w:author="Aljaž Noe" w:date="2022-12-19T11:12:00Z">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Change w:id="277" w:author="Aljaž Noe" w:date="2022-12-19T11:12:00Z">
        <w:tblPr>
          <w:tblStyle w:val="TableGrid"/>
          <w:tblW w:w="0" w:type="nil"/>
          <w:tblLayout w:type="fixed"/>
          <w:tblLook w:val="06A0" w:firstRow="1" w:lastRow="0" w:firstColumn="1" w:lastColumn="0" w:noHBand="1" w:noVBand="1"/>
        </w:tblPr>
      </w:tblPrChange>
    </w:tblPr>
    <w:tblGrid>
      <w:gridCol w:w="3210"/>
      <w:gridCol w:w="3210"/>
      <w:gridCol w:w="3210"/>
      <w:tblGridChange w:id="278">
        <w:tblGrid>
          <w:gridCol w:w="3210"/>
          <w:gridCol w:w="3210"/>
          <w:gridCol w:w="3210"/>
        </w:tblGrid>
      </w:tblGridChange>
    </w:tblGrid>
    <w:tr w:rsidR="7665E44E" w14:paraId="2CD4FF46" w14:textId="77777777" w:rsidTr="7665E44E">
      <w:trPr>
        <w:trHeight w:val="300"/>
        <w:trPrChange w:id="279" w:author="Aljaž Noe" w:date="2022-12-19T11:12:00Z">
          <w:trPr>
            <w:trHeight w:val="300"/>
          </w:trPr>
        </w:trPrChange>
      </w:trPr>
      <w:tc>
        <w:tcPr>
          <w:tcW w:w="3210" w:type="dxa"/>
          <w:tcPrChange w:id="280" w:author="Aljaž Noe" w:date="2022-12-19T11:12:00Z">
            <w:tcPr>
              <w:tcW w:w="3210" w:type="dxa"/>
            </w:tcPr>
          </w:tcPrChange>
        </w:tcPr>
        <w:p w14:paraId="566CECC8" w14:textId="472BF6C0" w:rsidR="7665E44E" w:rsidRDefault="7665E44E">
          <w:pPr>
            <w:pStyle w:val="Header"/>
            <w:ind w:left="-115"/>
            <w:pPrChange w:id="281" w:author="Aljaž Noe" w:date="2022-12-19T11:12:00Z">
              <w:pPr/>
            </w:pPrChange>
          </w:pPr>
        </w:p>
      </w:tc>
      <w:tc>
        <w:tcPr>
          <w:tcW w:w="3210" w:type="dxa"/>
          <w:tcPrChange w:id="282" w:author="Aljaž Noe" w:date="2022-12-19T11:12:00Z">
            <w:tcPr>
              <w:tcW w:w="3210" w:type="dxa"/>
            </w:tcPr>
          </w:tcPrChange>
        </w:tcPr>
        <w:p w14:paraId="5A6B8C9E" w14:textId="5DABDDD7" w:rsidR="7665E44E" w:rsidRDefault="7665E44E">
          <w:pPr>
            <w:pStyle w:val="Header"/>
            <w:jc w:val="center"/>
            <w:pPrChange w:id="283" w:author="Aljaž Noe" w:date="2022-12-19T11:12:00Z">
              <w:pPr/>
            </w:pPrChange>
          </w:pPr>
        </w:p>
      </w:tc>
      <w:tc>
        <w:tcPr>
          <w:tcW w:w="3210" w:type="dxa"/>
          <w:tcPrChange w:id="284" w:author="Aljaž Noe" w:date="2022-12-19T11:12:00Z">
            <w:tcPr>
              <w:tcW w:w="3210" w:type="dxa"/>
            </w:tcPr>
          </w:tcPrChange>
        </w:tcPr>
        <w:p w14:paraId="0211A3D9" w14:textId="26D03CC1" w:rsidR="7665E44E" w:rsidRDefault="7665E44E">
          <w:pPr>
            <w:pStyle w:val="Header"/>
            <w:ind w:right="-115"/>
            <w:jc w:val="right"/>
            <w:pPrChange w:id="285" w:author="Aljaž Noe" w:date="2022-12-19T11:12:00Z">
              <w:pPr/>
            </w:pPrChange>
          </w:pPr>
        </w:p>
      </w:tc>
    </w:tr>
  </w:tbl>
  <w:p w14:paraId="6DEE4199" w14:textId="37228324" w:rsidR="7665E44E" w:rsidRDefault="7665E44E">
    <w:pPr>
      <w:pStyle w:val="Footer"/>
      <w:pPrChange w:id="286" w:author="Aljaž Noe" w:date="2022-12-19T11:12:00Z">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F92EA" w14:textId="77777777" w:rsidR="00884642" w:rsidRDefault="00884642" w:rsidP="00A40CE3">
      <w:r>
        <w:separator/>
      </w:r>
    </w:p>
  </w:footnote>
  <w:footnote w:type="continuationSeparator" w:id="0">
    <w:p w14:paraId="7CC4A561" w14:textId="77777777" w:rsidR="00884642" w:rsidRDefault="00884642" w:rsidP="00A40CE3">
      <w:r>
        <w:continuationSeparator/>
      </w:r>
    </w:p>
  </w:footnote>
  <w:footnote w:type="continuationNotice" w:id="1">
    <w:p w14:paraId="4ABC2696" w14:textId="77777777" w:rsidR="00884642" w:rsidRDefault="00884642"/>
  </w:footnote>
  <w:footnote w:id="2">
    <w:p w14:paraId="7C701097" w14:textId="6A3AB364" w:rsidR="00F46972" w:rsidRPr="00F46972" w:rsidRDefault="00F46972">
      <w:pPr>
        <w:pStyle w:val="FootnoteText"/>
        <w:rPr>
          <w:lang w:val="en-US"/>
        </w:rPr>
      </w:pPr>
      <w:r>
        <w:rPr>
          <w:rStyle w:val="FootnoteReference"/>
        </w:rPr>
        <w:footnoteRef/>
      </w:r>
      <w:r>
        <w:t xml:space="preserve"> </w:t>
      </w:r>
      <w:r w:rsidRPr="00F46972">
        <w:t>This implies that until either all checks pass or at least one fails, the validity of a block or transaction is considered unknown, which is important take into an account during the actual validation process.</w:t>
      </w:r>
    </w:p>
  </w:footnote>
  <w:footnote w:id="3">
    <w:p w14:paraId="5550162C" w14:textId="368F54B7" w:rsidR="00024719" w:rsidRPr="00024719" w:rsidDel="005E709B" w:rsidRDefault="00024719">
      <w:pPr>
        <w:pStyle w:val="FootnoteText"/>
        <w:rPr>
          <w:del w:id="11" w:author="Aljaž Noe" w:date="2021-11-26T16:52:00Z"/>
          <w:lang w:val="en-US"/>
        </w:rPr>
      </w:pPr>
      <w:del w:id="12" w:author="Aljaž Noe" w:date="2021-11-26T16:52:00Z">
        <w:r w:rsidDel="005E709B">
          <w:rPr>
            <w:rStyle w:val="FootnoteReference"/>
          </w:rPr>
          <w:footnoteRef/>
        </w:r>
        <w:r w:rsidDel="005E709B">
          <w:delText xml:space="preserve"> </w:delText>
        </w:r>
        <w:r w:rsidRPr="00024719" w:rsidDel="005E709B">
          <w:delText>This is to allow more freedom in implementation and optimization.</w:delText>
        </w:r>
      </w:del>
    </w:p>
  </w:footnote>
  <w:footnote w:id="4">
    <w:p w14:paraId="0519CEB0" w14:textId="0657F19D" w:rsidR="001B4EFF" w:rsidRPr="001B4EFF" w:rsidRDefault="001B4EFF">
      <w:pPr>
        <w:pStyle w:val="FootnoteText"/>
        <w:rPr>
          <w:lang w:val="en-US"/>
        </w:rPr>
      </w:pPr>
      <w:r>
        <w:rPr>
          <w:rStyle w:val="FootnoteReference"/>
        </w:rPr>
        <w:footnoteRef/>
      </w:r>
      <w:r>
        <w:t xml:space="preserve"> </w:t>
      </w:r>
      <w:r w:rsidRPr="001B4EFF">
        <w:t>For example: Block height must be known for consensus parameters that are only applicable after or before certain block height (</w:t>
      </w:r>
      <w:proofErr w:type="gramStart"/>
      <w:r w:rsidRPr="001B4EFF">
        <w:t>e.g.</w:t>
      </w:r>
      <w:proofErr w:type="gramEnd"/>
      <w:r w:rsidRPr="001B4EFF">
        <w:t xml:space="preserve"> if genesis is enabled). Node configuration must be available to obtain configured values of policy limits.</w:t>
      </w:r>
    </w:p>
  </w:footnote>
  <w:footnote w:id="5">
    <w:p w14:paraId="2D90BAD4" w14:textId="08A50993" w:rsidR="004D0C7F" w:rsidRPr="00423324" w:rsidRDefault="004D0C7F">
      <w:pPr>
        <w:pStyle w:val="FootnoteText"/>
      </w:pPr>
      <w:ins w:id="30" w:author="Aljaž Noe" w:date="2021-11-26T16:50:00Z">
        <w:r>
          <w:rPr>
            <w:rStyle w:val="FootnoteReference"/>
          </w:rPr>
          <w:footnoteRef/>
        </w:r>
        <w:r w:rsidRPr="00423324">
          <w:t xml:space="preserve"> </w:t>
        </w:r>
      </w:ins>
      <w:ins w:id="31" w:author="Aljaž Noe" w:date="2021-11-26T16:51:00Z">
        <w:r w:rsidR="00423324">
          <w:t xml:space="preserve">This is to </w:t>
        </w:r>
        <w:r w:rsidR="00423324" w:rsidRPr="00423324">
          <w:t>allow more freedom in implementation and optimization.</w:t>
        </w:r>
      </w:ins>
    </w:p>
  </w:footnote>
  <w:footnote w:id="6">
    <w:p w14:paraId="6955E02C" w14:textId="5F783ADF" w:rsidR="00EB7DA0" w:rsidRPr="00EB7DA0" w:rsidRDefault="00EB7DA0">
      <w:pPr>
        <w:pStyle w:val="FootnoteText"/>
        <w:rPr>
          <w:lang w:val="en-US"/>
        </w:rPr>
      </w:pPr>
      <w:r>
        <w:rPr>
          <w:rStyle w:val="FootnoteReference"/>
        </w:rPr>
        <w:footnoteRef/>
      </w:r>
      <w:r>
        <w:t xml:space="preserve"> </w:t>
      </w:r>
      <w:r>
        <w:rPr>
          <w:lang w:val="en-US"/>
        </w:rPr>
        <w:t>This implies that checkpoints with height larger than height of active chain</w:t>
      </w:r>
      <w:r w:rsidR="009225A0">
        <w:rPr>
          <w:lang w:val="en-US"/>
        </w:rPr>
        <w:t xml:space="preserve"> are</w:t>
      </w:r>
      <w:r w:rsidR="00AE2DF4">
        <w:rPr>
          <w:lang w:val="en-US"/>
        </w:rPr>
        <w:t xml:space="preserve"> not applicable</w:t>
      </w:r>
      <w:r w:rsidR="00CF58A7">
        <w:rPr>
          <w:lang w:val="en-US"/>
        </w:rPr>
        <w:t xml:space="preserve">, which </w:t>
      </w:r>
      <w:r>
        <w:rPr>
          <w:lang w:val="en-US"/>
        </w:rPr>
        <w:t>is important during initial block download when active chain has not yet reached</w:t>
      </w:r>
      <w:r w:rsidR="006A6DEB">
        <w:rPr>
          <w:lang w:val="en-US"/>
        </w:rPr>
        <w:t xml:space="preserve"> its final height</w:t>
      </w:r>
      <w:r w:rsidR="002F0C5B">
        <w:rPr>
          <w:lang w:val="en-US"/>
        </w:rPr>
        <w:t xml:space="preserve"> and therefore does not include all specified checkpoints.</w:t>
      </w:r>
    </w:p>
  </w:footnote>
  <w:footnote w:id="7">
    <w:p w14:paraId="72D3F907" w14:textId="40252D66" w:rsidR="00374E44" w:rsidRPr="000A6D99" w:rsidRDefault="00374E44">
      <w:pPr>
        <w:pStyle w:val="FootnoteText"/>
      </w:pPr>
      <w:r>
        <w:rPr>
          <w:rStyle w:val="FootnoteReference"/>
        </w:rPr>
        <w:footnoteRef/>
      </w:r>
      <w:r>
        <w:t xml:space="preserve"> </w:t>
      </w:r>
      <w:r w:rsidRPr="000A6D99">
        <w:t xml:space="preserve">The order </w:t>
      </w:r>
      <w:r w:rsidR="004A6F0F" w:rsidRPr="000A6D99">
        <w:t xml:space="preserve">within the block </w:t>
      </w:r>
      <w:r w:rsidRPr="000A6D99">
        <w:t>of two transactions</w:t>
      </w:r>
      <w:r w:rsidR="009D0992" w:rsidRPr="000A6D99">
        <w:t xml:space="preserve"> </w:t>
      </w:r>
      <w:r w:rsidRPr="000A6D99">
        <w:t>spend</w:t>
      </w:r>
      <w:r w:rsidR="009D0992" w:rsidRPr="000A6D99">
        <w:t>ing</w:t>
      </w:r>
      <w:r w:rsidRPr="000A6D99">
        <w:t xml:space="preserve"> the same input</w:t>
      </w:r>
      <w:r w:rsidR="00415B82" w:rsidRPr="000A6D99">
        <w:t xml:space="preserve"> </w:t>
      </w:r>
      <w:r w:rsidRPr="000A6D99">
        <w:t xml:space="preserve">is technically not </w:t>
      </w:r>
      <w:r w:rsidR="00997197" w:rsidRPr="000A6D99">
        <w:t>relevant</w:t>
      </w:r>
      <w:r w:rsidRPr="000A6D99">
        <w:t xml:space="preserve"> since block is invalid either way</w:t>
      </w:r>
      <w:r w:rsidR="00FC6377" w:rsidRPr="000A6D99">
        <w:t>, but this ordering unambiguously define</w:t>
      </w:r>
      <w:r w:rsidR="00392874" w:rsidRPr="000A6D99">
        <w:t>s</w:t>
      </w:r>
      <w:r w:rsidR="00FC6377" w:rsidRPr="000A6D99">
        <w:t xml:space="preserve"> which transaction is valid and which is invalid because of double-spend.</w:t>
      </w:r>
      <w:r w:rsidR="00C76CB9" w:rsidRPr="000A6D99">
        <w:t xml:space="preserve"> The rule also covers the case when a transaction specifies the same input more than once</w:t>
      </w:r>
      <w:r w:rsidR="00CE4A74" w:rsidRPr="000A6D99">
        <w:t xml:space="preserve">, although rule </w:t>
      </w:r>
      <w:r w:rsidR="00CE4A74" w:rsidRPr="000A6D99">
        <w:fldChar w:fldCharType="begin"/>
      </w:r>
      <w:r w:rsidR="00CE4A74" w:rsidRPr="000A6D99">
        <w:instrText xml:space="preserve"> REF Rule223 \h </w:instrText>
      </w:r>
      <w:r w:rsidR="00CE4A74" w:rsidRPr="000A6D99">
        <w:fldChar w:fldCharType="separate"/>
      </w:r>
      <w:r w:rsidR="00A50895" w:rsidRPr="000A6D99">
        <w:t>RBT223</w:t>
      </w:r>
      <w:r w:rsidR="00CE4A74" w:rsidRPr="000A6D99">
        <w:fldChar w:fldCharType="end"/>
      </w:r>
      <w:r w:rsidR="00991C9D" w:rsidRPr="000A6D99">
        <w:t xml:space="preserve"> also performs this check.</w:t>
      </w:r>
    </w:p>
  </w:footnote>
  <w:footnote w:id="8">
    <w:p w14:paraId="37ADD8A1" w14:textId="1C8CC417" w:rsidR="00545483" w:rsidRPr="00545483" w:rsidRDefault="00545483">
      <w:pPr>
        <w:pStyle w:val="FootnoteText"/>
        <w:rPr>
          <w:lang w:val="en-US"/>
        </w:rPr>
      </w:pPr>
      <w:r>
        <w:rPr>
          <w:rStyle w:val="FootnoteReference"/>
        </w:rPr>
        <w:footnoteRef/>
      </w:r>
      <w:r>
        <w:t xml:space="preserve"> </w:t>
      </w:r>
      <w:r w:rsidRPr="00545483">
        <w:t>These checks are technically redundant since amounts in outputs are also checked when checking inputs but must nevertheless be performed to detect integer overflows.</w:t>
      </w:r>
    </w:p>
  </w:footnote>
  <w:footnote w:id="9">
    <w:p w14:paraId="2CAEE71F" w14:textId="2DCA0FF2" w:rsidR="00386BE5" w:rsidRPr="001A13BC" w:rsidRDefault="00386BE5">
      <w:pPr>
        <w:pStyle w:val="FootnoteText"/>
      </w:pPr>
      <w:r>
        <w:rPr>
          <w:rStyle w:val="FootnoteReference"/>
        </w:rPr>
        <w:footnoteRef/>
      </w:r>
      <w:r>
        <w:t xml:space="preserve"> I</w:t>
      </w:r>
      <w:r w:rsidRPr="00386BE5">
        <w:t>f coinbase transaction appears anywhere except as the first transaction in a block, it is automatically invalid because it tries to spend an invalid input (TXO with NULL id). Also, NULL input ids are detected by rule RBT223.</w:t>
      </w:r>
    </w:p>
  </w:footnote>
  <w:footnote w:id="10">
    <w:p w14:paraId="2CA3CB2A" w14:textId="3504C59D" w:rsidR="00BC44D5" w:rsidRPr="00BC44D5" w:rsidRDefault="00BC44D5">
      <w:pPr>
        <w:pStyle w:val="FootnoteText"/>
        <w:rPr>
          <w:lang w:val="en-US"/>
        </w:rPr>
      </w:pPr>
      <w:r>
        <w:rPr>
          <w:rStyle w:val="FootnoteReference"/>
        </w:rPr>
        <w:footnoteRef/>
      </w:r>
      <w:r>
        <w:t xml:space="preserve"> </w:t>
      </w:r>
      <w:r w:rsidRPr="00BC44D5">
        <w:t>The other reason is because duplicate inputs within transaction are easier to detect than using UTXO DB.</w:t>
      </w:r>
    </w:p>
  </w:footnote>
  <w:footnote w:id="11">
    <w:p w14:paraId="7E005781" w14:textId="73979BA7" w:rsidR="009148FB" w:rsidRPr="009148FB" w:rsidRDefault="009148FB">
      <w:pPr>
        <w:pStyle w:val="FootnoteText"/>
        <w:rPr>
          <w:lang w:val="en-US"/>
        </w:rPr>
      </w:pPr>
      <w:r>
        <w:rPr>
          <w:rStyle w:val="FootnoteReference"/>
        </w:rPr>
        <w:footnoteRef/>
      </w:r>
      <w:r>
        <w:t xml:space="preserve"> </w:t>
      </w:r>
      <w:r w:rsidRPr="009148FB">
        <w:t>As a result, specific rules in this chapter are identical or related to rules that apply to transactions in a block.</w:t>
      </w:r>
    </w:p>
  </w:footnote>
  <w:footnote w:id="12">
    <w:p w14:paraId="1F7E1932" w14:textId="0BA59D0D" w:rsidR="002C7329" w:rsidRPr="002C7329" w:rsidRDefault="002C7329">
      <w:pPr>
        <w:pStyle w:val="FootnoteText"/>
        <w:rPr>
          <w:lang w:val="en-US"/>
        </w:rPr>
      </w:pPr>
      <w:r>
        <w:rPr>
          <w:rStyle w:val="FootnoteReference"/>
        </w:rPr>
        <w:footnoteRef/>
      </w:r>
      <w:r>
        <w:t xml:space="preserve"> </w:t>
      </w:r>
      <w:r w:rsidRPr="002C7329">
        <w:t>Policy setting refers to non-standard outputs, but affects transactions that are non-standard for any reason, not just because of outputs.</w:t>
      </w:r>
    </w:p>
  </w:footnote>
  <w:footnote w:id="13">
    <w:p w14:paraId="42F01D7F" w14:textId="35472194" w:rsidR="007E089B" w:rsidRPr="007E089B" w:rsidRDefault="007E089B">
      <w:pPr>
        <w:pStyle w:val="FootnoteText"/>
        <w:rPr>
          <w:lang w:val="en-US"/>
        </w:rPr>
      </w:pPr>
      <w:r>
        <w:rPr>
          <w:rStyle w:val="FootnoteReference"/>
        </w:rPr>
        <w:footnoteRef/>
      </w:r>
      <w:r>
        <w:t xml:space="preserve"> </w:t>
      </w:r>
      <w:r>
        <w:rPr>
          <w:lang w:val="en-US"/>
        </w:rPr>
        <w:t>This implies that all long running tasks must be abortable.</w:t>
      </w:r>
    </w:p>
  </w:footnote>
  <w:footnote w:id="14">
    <w:p w14:paraId="4C37CFA6" w14:textId="21A77D2D" w:rsidR="00CE461C" w:rsidRPr="00BF1931" w:rsidRDefault="00CE461C">
      <w:pPr>
        <w:pStyle w:val="FootnoteText"/>
        <w:rPr>
          <w:lang w:val="en-US"/>
        </w:rPr>
      </w:pPr>
      <w:r>
        <w:rPr>
          <w:rStyle w:val="FootnoteReference"/>
        </w:rPr>
        <w:footnoteRef/>
      </w:r>
      <w:r>
        <w:t xml:space="preserve"> </w:t>
      </w:r>
      <w:r w:rsidR="00DB45F4">
        <w:rPr>
          <w:lang w:val="en-US"/>
        </w:rPr>
        <w:t>T</w:t>
      </w:r>
      <w:r w:rsidR="009A2EC7">
        <w:rPr>
          <w:lang w:val="en-US"/>
        </w:rPr>
        <w:t xml:space="preserve">he same </w:t>
      </w:r>
      <w:r>
        <w:rPr>
          <w:lang w:val="en-US"/>
        </w:rPr>
        <w:t>transaction</w:t>
      </w:r>
      <w:r w:rsidR="00DB45F4">
        <w:rPr>
          <w:lang w:val="en-US"/>
        </w:rPr>
        <w:t xml:space="preserve"> may </w:t>
      </w:r>
      <w:r w:rsidR="005F2E7B">
        <w:rPr>
          <w:lang w:val="en-US"/>
        </w:rPr>
        <w:t xml:space="preserve">already </w:t>
      </w:r>
      <w:r w:rsidR="00DB45F4">
        <w:rPr>
          <w:lang w:val="en-US"/>
        </w:rPr>
        <w:t xml:space="preserve">be </w:t>
      </w:r>
      <w:r w:rsidR="00564CD0">
        <w:rPr>
          <w:lang w:val="en-US"/>
        </w:rPr>
        <w:t>present</w:t>
      </w:r>
      <w:r w:rsidR="005F2E7B">
        <w:rPr>
          <w:lang w:val="en-US"/>
        </w:rPr>
        <w:t xml:space="preserve"> in </w:t>
      </w:r>
      <w:r w:rsidR="00334714">
        <w:rPr>
          <w:lang w:val="en-US"/>
        </w:rPr>
        <w:t xml:space="preserve">a </w:t>
      </w:r>
      <w:r>
        <w:rPr>
          <w:lang w:val="en-US"/>
        </w:rPr>
        <w:t>block</w:t>
      </w:r>
      <w:r w:rsidR="001439EB">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Change w:id="247" w:author="Aljaž Noe" w:date="2022-12-19T11:12:00Z">
        <w:tblPr>
          <w:tblStyle w:val="TableGrid"/>
          <w:tblW w:w="0" w:type="nil"/>
          <w:tblLayout w:type="fixed"/>
          <w:tblLook w:val="06A0" w:firstRow="1" w:lastRow="0" w:firstColumn="1" w:lastColumn="0" w:noHBand="1" w:noVBand="1"/>
        </w:tblPr>
      </w:tblPrChange>
    </w:tblPr>
    <w:tblGrid>
      <w:gridCol w:w="3210"/>
      <w:gridCol w:w="3210"/>
      <w:gridCol w:w="3210"/>
      <w:tblGridChange w:id="248">
        <w:tblGrid>
          <w:gridCol w:w="3210"/>
          <w:gridCol w:w="3210"/>
          <w:gridCol w:w="3210"/>
        </w:tblGrid>
      </w:tblGridChange>
    </w:tblGrid>
    <w:tr w:rsidR="7665E44E" w14:paraId="52ECB162" w14:textId="77777777" w:rsidTr="7665E44E">
      <w:trPr>
        <w:trHeight w:val="300"/>
        <w:trPrChange w:id="249" w:author="Aljaž Noe" w:date="2022-12-19T11:12:00Z">
          <w:trPr>
            <w:trHeight w:val="300"/>
          </w:trPr>
        </w:trPrChange>
      </w:trPr>
      <w:tc>
        <w:tcPr>
          <w:tcW w:w="3210" w:type="dxa"/>
          <w:tcPrChange w:id="250" w:author="Aljaž Noe" w:date="2022-12-19T11:12:00Z">
            <w:tcPr>
              <w:tcW w:w="3210" w:type="dxa"/>
            </w:tcPr>
          </w:tcPrChange>
        </w:tcPr>
        <w:p w14:paraId="07785265" w14:textId="02BC7843" w:rsidR="7665E44E" w:rsidRDefault="7665E44E">
          <w:pPr>
            <w:pStyle w:val="Header"/>
            <w:ind w:left="-115"/>
            <w:pPrChange w:id="251" w:author="Aljaž Noe" w:date="2022-12-19T11:12:00Z">
              <w:pPr/>
            </w:pPrChange>
          </w:pPr>
        </w:p>
      </w:tc>
      <w:tc>
        <w:tcPr>
          <w:tcW w:w="3210" w:type="dxa"/>
          <w:tcPrChange w:id="252" w:author="Aljaž Noe" w:date="2022-12-19T11:12:00Z">
            <w:tcPr>
              <w:tcW w:w="3210" w:type="dxa"/>
            </w:tcPr>
          </w:tcPrChange>
        </w:tcPr>
        <w:p w14:paraId="29B89EB8" w14:textId="53907121" w:rsidR="7665E44E" w:rsidRDefault="7665E44E">
          <w:pPr>
            <w:pStyle w:val="Header"/>
            <w:jc w:val="center"/>
            <w:pPrChange w:id="253" w:author="Aljaž Noe" w:date="2022-12-19T11:12:00Z">
              <w:pPr/>
            </w:pPrChange>
          </w:pPr>
        </w:p>
      </w:tc>
      <w:tc>
        <w:tcPr>
          <w:tcW w:w="3210" w:type="dxa"/>
          <w:tcPrChange w:id="254" w:author="Aljaž Noe" w:date="2022-12-19T11:12:00Z">
            <w:tcPr>
              <w:tcW w:w="3210" w:type="dxa"/>
            </w:tcPr>
          </w:tcPrChange>
        </w:tcPr>
        <w:p w14:paraId="61973404" w14:textId="75782CBD" w:rsidR="7665E44E" w:rsidRDefault="7665E44E">
          <w:pPr>
            <w:pStyle w:val="Header"/>
            <w:ind w:right="-115"/>
            <w:jc w:val="right"/>
            <w:pPrChange w:id="255" w:author="Aljaž Noe" w:date="2022-12-19T11:12:00Z">
              <w:pPr/>
            </w:pPrChange>
          </w:pPr>
        </w:p>
      </w:tc>
    </w:tr>
  </w:tbl>
  <w:p w14:paraId="3D05AB98" w14:textId="77182739" w:rsidR="7665E44E" w:rsidRDefault="7665E44E">
    <w:pPr>
      <w:pStyle w:val="Header"/>
      <w:pPrChange w:id="256" w:author="Aljaž Noe" w:date="2022-12-19T11:12:00Z">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Change w:id="267" w:author="Aljaž Noe" w:date="2022-12-19T11:12:00Z">
        <w:tblPr>
          <w:tblStyle w:val="TableGrid"/>
          <w:tblW w:w="0" w:type="nil"/>
          <w:tblLayout w:type="fixed"/>
          <w:tblLook w:val="06A0" w:firstRow="1" w:lastRow="0" w:firstColumn="1" w:lastColumn="0" w:noHBand="1" w:noVBand="1"/>
        </w:tblPr>
      </w:tblPrChange>
    </w:tblPr>
    <w:tblGrid>
      <w:gridCol w:w="3210"/>
      <w:gridCol w:w="3210"/>
      <w:gridCol w:w="3210"/>
      <w:tblGridChange w:id="268">
        <w:tblGrid>
          <w:gridCol w:w="3210"/>
          <w:gridCol w:w="3210"/>
          <w:gridCol w:w="3210"/>
        </w:tblGrid>
      </w:tblGridChange>
    </w:tblGrid>
    <w:tr w:rsidR="7665E44E" w14:paraId="6AD6C4D6" w14:textId="77777777" w:rsidTr="7665E44E">
      <w:trPr>
        <w:trHeight w:val="300"/>
        <w:trPrChange w:id="269" w:author="Aljaž Noe" w:date="2022-12-19T11:12:00Z">
          <w:trPr>
            <w:trHeight w:val="300"/>
          </w:trPr>
        </w:trPrChange>
      </w:trPr>
      <w:tc>
        <w:tcPr>
          <w:tcW w:w="3210" w:type="dxa"/>
          <w:tcPrChange w:id="270" w:author="Aljaž Noe" w:date="2022-12-19T11:12:00Z">
            <w:tcPr>
              <w:tcW w:w="3210" w:type="dxa"/>
            </w:tcPr>
          </w:tcPrChange>
        </w:tcPr>
        <w:p w14:paraId="2313F280" w14:textId="15CACAD0" w:rsidR="7665E44E" w:rsidRDefault="7665E44E">
          <w:pPr>
            <w:pStyle w:val="Header"/>
            <w:ind w:left="-115"/>
            <w:pPrChange w:id="271" w:author="Aljaž Noe" w:date="2022-12-19T11:12:00Z">
              <w:pPr/>
            </w:pPrChange>
          </w:pPr>
        </w:p>
      </w:tc>
      <w:tc>
        <w:tcPr>
          <w:tcW w:w="3210" w:type="dxa"/>
          <w:tcPrChange w:id="272" w:author="Aljaž Noe" w:date="2022-12-19T11:12:00Z">
            <w:tcPr>
              <w:tcW w:w="3210" w:type="dxa"/>
            </w:tcPr>
          </w:tcPrChange>
        </w:tcPr>
        <w:p w14:paraId="16C546D4" w14:textId="5269700F" w:rsidR="7665E44E" w:rsidRDefault="7665E44E">
          <w:pPr>
            <w:pStyle w:val="Header"/>
            <w:jc w:val="center"/>
            <w:pPrChange w:id="273" w:author="Aljaž Noe" w:date="2022-12-19T11:12:00Z">
              <w:pPr/>
            </w:pPrChange>
          </w:pPr>
        </w:p>
      </w:tc>
      <w:tc>
        <w:tcPr>
          <w:tcW w:w="3210" w:type="dxa"/>
          <w:tcPrChange w:id="274" w:author="Aljaž Noe" w:date="2022-12-19T11:12:00Z">
            <w:tcPr>
              <w:tcW w:w="3210" w:type="dxa"/>
            </w:tcPr>
          </w:tcPrChange>
        </w:tcPr>
        <w:p w14:paraId="3B502A2F" w14:textId="5AE51D10" w:rsidR="7665E44E" w:rsidRDefault="7665E44E">
          <w:pPr>
            <w:pStyle w:val="Header"/>
            <w:ind w:right="-115"/>
            <w:jc w:val="right"/>
            <w:pPrChange w:id="275" w:author="Aljaž Noe" w:date="2022-12-19T11:12:00Z">
              <w:pPr/>
            </w:pPrChange>
          </w:pPr>
        </w:p>
      </w:tc>
    </w:tr>
  </w:tbl>
  <w:p w14:paraId="63B255F8" w14:textId="5A19D949" w:rsidR="7665E44E" w:rsidRDefault="7665E44E">
    <w:pPr>
      <w:pStyle w:val="Header"/>
      <w:pPrChange w:id="276" w:author="Aljaž Noe" w:date="2022-12-19T11:12: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1F66E9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E563DE"/>
    <w:multiLevelType w:val="hybridMultilevel"/>
    <w:tmpl w:val="125A7CAE"/>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6301230"/>
    <w:multiLevelType w:val="hybridMultilevel"/>
    <w:tmpl w:val="014E7B3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A5D48C6"/>
    <w:multiLevelType w:val="hybridMultilevel"/>
    <w:tmpl w:val="465C8FB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0A9A6EDE"/>
    <w:multiLevelType w:val="hybridMultilevel"/>
    <w:tmpl w:val="EF90084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0BE8660A"/>
    <w:multiLevelType w:val="hybridMultilevel"/>
    <w:tmpl w:val="DB0601C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19DC4938"/>
    <w:multiLevelType w:val="hybridMultilevel"/>
    <w:tmpl w:val="3B5CA0B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243666EB"/>
    <w:multiLevelType w:val="hybridMultilevel"/>
    <w:tmpl w:val="3046600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2879514A"/>
    <w:multiLevelType w:val="hybridMultilevel"/>
    <w:tmpl w:val="A238ED58"/>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37183FFB"/>
    <w:multiLevelType w:val="hybridMultilevel"/>
    <w:tmpl w:val="F2265D8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38DF7869"/>
    <w:multiLevelType w:val="hybridMultilevel"/>
    <w:tmpl w:val="F2265D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BE32676"/>
    <w:multiLevelType w:val="hybridMultilevel"/>
    <w:tmpl w:val="8E84FE0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3FC810BA"/>
    <w:multiLevelType w:val="hybridMultilevel"/>
    <w:tmpl w:val="CD9C967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40F251BD"/>
    <w:multiLevelType w:val="hybridMultilevel"/>
    <w:tmpl w:val="40A4299A"/>
    <w:lvl w:ilvl="0" w:tplc="3620B864">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45E65ABE"/>
    <w:multiLevelType w:val="hybridMultilevel"/>
    <w:tmpl w:val="F444721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49BD210F"/>
    <w:multiLevelType w:val="hybridMultilevel"/>
    <w:tmpl w:val="0C740D4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4D4468BA"/>
    <w:multiLevelType w:val="hybridMultilevel"/>
    <w:tmpl w:val="C2A02B5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52886FD8"/>
    <w:multiLevelType w:val="hybridMultilevel"/>
    <w:tmpl w:val="1CF2DDA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551F56D8"/>
    <w:multiLevelType w:val="hybridMultilevel"/>
    <w:tmpl w:val="DA34A8E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58C41570"/>
    <w:multiLevelType w:val="hybridMultilevel"/>
    <w:tmpl w:val="7458F958"/>
    <w:lvl w:ilvl="0" w:tplc="307EA1F2">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58DF204C"/>
    <w:multiLevelType w:val="hybridMultilevel"/>
    <w:tmpl w:val="6DC226A4"/>
    <w:lvl w:ilvl="0" w:tplc="FFFFFFF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58F44E41"/>
    <w:multiLevelType w:val="hybridMultilevel"/>
    <w:tmpl w:val="D19AB086"/>
    <w:lvl w:ilvl="0" w:tplc="3620B864">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5ECB5AB5"/>
    <w:multiLevelType w:val="hybridMultilevel"/>
    <w:tmpl w:val="4B4067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662B40FF"/>
    <w:multiLevelType w:val="hybridMultilevel"/>
    <w:tmpl w:val="6D8E7CA4"/>
    <w:lvl w:ilvl="0" w:tplc="FFFFFFF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66DD0ADF"/>
    <w:multiLevelType w:val="hybridMultilevel"/>
    <w:tmpl w:val="90768FA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69651CAE"/>
    <w:multiLevelType w:val="hybridMultilevel"/>
    <w:tmpl w:val="E33032F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6" w15:restartNumberingAfterBreak="0">
    <w:nsid w:val="6BC9546D"/>
    <w:multiLevelType w:val="hybridMultilevel"/>
    <w:tmpl w:val="90768F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1134662"/>
    <w:multiLevelType w:val="hybridMultilevel"/>
    <w:tmpl w:val="DDFCCED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8" w15:restartNumberingAfterBreak="0">
    <w:nsid w:val="719F38B8"/>
    <w:multiLevelType w:val="hybridMultilevel"/>
    <w:tmpl w:val="90768F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1C445BA"/>
    <w:multiLevelType w:val="hybridMultilevel"/>
    <w:tmpl w:val="4B406A5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0" w15:restartNumberingAfterBreak="0">
    <w:nsid w:val="72B446F1"/>
    <w:multiLevelType w:val="hybridMultilevel"/>
    <w:tmpl w:val="AB4CF40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1" w15:restartNumberingAfterBreak="0">
    <w:nsid w:val="78436EB0"/>
    <w:multiLevelType w:val="hybridMultilevel"/>
    <w:tmpl w:val="3A3694D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7A391F19"/>
    <w:multiLevelType w:val="hybridMultilevel"/>
    <w:tmpl w:val="6A549DD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3" w15:restartNumberingAfterBreak="0">
    <w:nsid w:val="7B0C5FA3"/>
    <w:multiLevelType w:val="hybridMultilevel"/>
    <w:tmpl w:val="98CAE73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7D835B4E"/>
    <w:multiLevelType w:val="hybridMultilevel"/>
    <w:tmpl w:val="FF80810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651594106">
    <w:abstractNumId w:val="3"/>
  </w:num>
  <w:num w:numId="2" w16cid:durableId="1192260193">
    <w:abstractNumId w:val="4"/>
  </w:num>
  <w:num w:numId="3" w16cid:durableId="79958665">
    <w:abstractNumId w:val="22"/>
  </w:num>
  <w:num w:numId="4" w16cid:durableId="836847360">
    <w:abstractNumId w:val="1"/>
  </w:num>
  <w:num w:numId="5" w16cid:durableId="839396078">
    <w:abstractNumId w:val="16"/>
  </w:num>
  <w:num w:numId="6" w16cid:durableId="1106387995">
    <w:abstractNumId w:val="19"/>
  </w:num>
  <w:num w:numId="7" w16cid:durableId="1936353288">
    <w:abstractNumId w:val="13"/>
  </w:num>
  <w:num w:numId="8" w16cid:durableId="788740054">
    <w:abstractNumId w:val="0"/>
  </w:num>
  <w:num w:numId="9" w16cid:durableId="16396640">
    <w:abstractNumId w:val="21"/>
  </w:num>
  <w:num w:numId="10" w16cid:durableId="900361108">
    <w:abstractNumId w:val="32"/>
  </w:num>
  <w:num w:numId="11" w16cid:durableId="1278214986">
    <w:abstractNumId w:val="29"/>
  </w:num>
  <w:num w:numId="12" w16cid:durableId="402684307">
    <w:abstractNumId w:val="30"/>
  </w:num>
  <w:num w:numId="13" w16cid:durableId="542714220">
    <w:abstractNumId w:val="2"/>
  </w:num>
  <w:num w:numId="14" w16cid:durableId="471868156">
    <w:abstractNumId w:val="8"/>
  </w:num>
  <w:num w:numId="15" w16cid:durableId="870000983">
    <w:abstractNumId w:val="18"/>
  </w:num>
  <w:num w:numId="16" w16cid:durableId="482427570">
    <w:abstractNumId w:val="12"/>
  </w:num>
  <w:num w:numId="17" w16cid:durableId="505482863">
    <w:abstractNumId w:val="15"/>
  </w:num>
  <w:num w:numId="18" w16cid:durableId="1809399460">
    <w:abstractNumId w:val="7"/>
  </w:num>
  <w:num w:numId="19" w16cid:durableId="1717896167">
    <w:abstractNumId w:val="6"/>
  </w:num>
  <w:num w:numId="20" w16cid:durableId="2036078161">
    <w:abstractNumId w:val="11"/>
  </w:num>
  <w:num w:numId="21" w16cid:durableId="924726202">
    <w:abstractNumId w:val="27"/>
  </w:num>
  <w:num w:numId="22" w16cid:durableId="766580214">
    <w:abstractNumId w:val="9"/>
  </w:num>
  <w:num w:numId="23" w16cid:durableId="202448020">
    <w:abstractNumId w:val="10"/>
  </w:num>
  <w:num w:numId="24" w16cid:durableId="1884362098">
    <w:abstractNumId w:val="20"/>
  </w:num>
  <w:num w:numId="25" w16cid:durableId="1395200229">
    <w:abstractNumId w:val="23"/>
  </w:num>
  <w:num w:numId="26" w16cid:durableId="819925889">
    <w:abstractNumId w:val="25"/>
  </w:num>
  <w:num w:numId="27" w16cid:durableId="2106807747">
    <w:abstractNumId w:val="34"/>
  </w:num>
  <w:num w:numId="28" w16cid:durableId="1911887340">
    <w:abstractNumId w:val="24"/>
  </w:num>
  <w:num w:numId="29" w16cid:durableId="1881164417">
    <w:abstractNumId w:val="31"/>
  </w:num>
  <w:num w:numId="30" w16cid:durableId="655648377">
    <w:abstractNumId w:val="28"/>
  </w:num>
  <w:num w:numId="31" w16cid:durableId="1270235643">
    <w:abstractNumId w:val="26"/>
  </w:num>
  <w:num w:numId="32" w16cid:durableId="1303196902">
    <w:abstractNumId w:val="16"/>
  </w:num>
  <w:num w:numId="33" w16cid:durableId="561136925">
    <w:abstractNumId w:val="17"/>
  </w:num>
  <w:num w:numId="34" w16cid:durableId="296104226">
    <w:abstractNumId w:val="14"/>
  </w:num>
  <w:num w:numId="35" w16cid:durableId="996686695">
    <w:abstractNumId w:val="5"/>
  </w:num>
  <w:num w:numId="36" w16cid:durableId="786772620">
    <w:abstractNumId w:val="33"/>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ožo Dragojevič">
    <w15:presenceInfo w15:providerId="AD" w15:userId="S::bozo.dragojevic_crea.si#ext#@ncryptnchain.onmicrosoft.com::d1babb7b-fe6c-42b1-9129-fa9050fb5868"/>
  </w15:person>
  <w15:person w15:author="Daniel Connolly">
    <w15:presenceInfo w15:providerId="AD" w15:userId="S::d.connolly@nchain.com::984f0d1f-c19e-4090-8835-bd3b51e4dd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activeWritingStyle w:appName="MSWord" w:lang="en-US" w:vendorID="64" w:dllVersion="0" w:nlCheck="1" w:checkStyle="0"/>
  <w:activeWritingStyle w:appName="MSWord" w:lang="en-GB" w:vendorID="64" w:dllVersion="0" w:nlCheck="1" w:checkStyle="0"/>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560"/>
    <w:rsid w:val="00000326"/>
    <w:rsid w:val="00000335"/>
    <w:rsid w:val="000003E1"/>
    <w:rsid w:val="0000047B"/>
    <w:rsid w:val="0000050F"/>
    <w:rsid w:val="000005FA"/>
    <w:rsid w:val="00000771"/>
    <w:rsid w:val="000009F1"/>
    <w:rsid w:val="00000B79"/>
    <w:rsid w:val="00000CA1"/>
    <w:rsid w:val="00000F61"/>
    <w:rsid w:val="00001820"/>
    <w:rsid w:val="00001837"/>
    <w:rsid w:val="00001991"/>
    <w:rsid w:val="00001C4A"/>
    <w:rsid w:val="00001EFD"/>
    <w:rsid w:val="00001FB5"/>
    <w:rsid w:val="000022E9"/>
    <w:rsid w:val="00002492"/>
    <w:rsid w:val="00002510"/>
    <w:rsid w:val="000026F3"/>
    <w:rsid w:val="00002839"/>
    <w:rsid w:val="0000292F"/>
    <w:rsid w:val="00002ECC"/>
    <w:rsid w:val="0000301D"/>
    <w:rsid w:val="000030D2"/>
    <w:rsid w:val="000035CA"/>
    <w:rsid w:val="00003998"/>
    <w:rsid w:val="00003ABB"/>
    <w:rsid w:val="00003F1F"/>
    <w:rsid w:val="00004316"/>
    <w:rsid w:val="00004327"/>
    <w:rsid w:val="000045E4"/>
    <w:rsid w:val="00004695"/>
    <w:rsid w:val="000047E7"/>
    <w:rsid w:val="00004A1F"/>
    <w:rsid w:val="00004A5E"/>
    <w:rsid w:val="00004B04"/>
    <w:rsid w:val="00004E51"/>
    <w:rsid w:val="00004F23"/>
    <w:rsid w:val="00004F8C"/>
    <w:rsid w:val="000051D5"/>
    <w:rsid w:val="00005685"/>
    <w:rsid w:val="000058E9"/>
    <w:rsid w:val="000059F6"/>
    <w:rsid w:val="00005B45"/>
    <w:rsid w:val="00005C4C"/>
    <w:rsid w:val="00005D34"/>
    <w:rsid w:val="00005F3A"/>
    <w:rsid w:val="00005FF4"/>
    <w:rsid w:val="000061B1"/>
    <w:rsid w:val="000062AF"/>
    <w:rsid w:val="0000657D"/>
    <w:rsid w:val="000066C3"/>
    <w:rsid w:val="000066CB"/>
    <w:rsid w:val="0000670A"/>
    <w:rsid w:val="000069C0"/>
    <w:rsid w:val="00006B1C"/>
    <w:rsid w:val="00006E41"/>
    <w:rsid w:val="00006F76"/>
    <w:rsid w:val="00007558"/>
    <w:rsid w:val="000075CF"/>
    <w:rsid w:val="00007608"/>
    <w:rsid w:val="00007671"/>
    <w:rsid w:val="00007871"/>
    <w:rsid w:val="00007985"/>
    <w:rsid w:val="00007E5F"/>
    <w:rsid w:val="00007E95"/>
    <w:rsid w:val="00007FA9"/>
    <w:rsid w:val="00007FF6"/>
    <w:rsid w:val="000100F3"/>
    <w:rsid w:val="000101F9"/>
    <w:rsid w:val="0001039E"/>
    <w:rsid w:val="00010560"/>
    <w:rsid w:val="00010754"/>
    <w:rsid w:val="000109CE"/>
    <w:rsid w:val="00010AA9"/>
    <w:rsid w:val="00010C0F"/>
    <w:rsid w:val="00010D02"/>
    <w:rsid w:val="00010D7C"/>
    <w:rsid w:val="00011430"/>
    <w:rsid w:val="00011555"/>
    <w:rsid w:val="00011603"/>
    <w:rsid w:val="0001178E"/>
    <w:rsid w:val="00011812"/>
    <w:rsid w:val="00011823"/>
    <w:rsid w:val="00011979"/>
    <w:rsid w:val="00011AE7"/>
    <w:rsid w:val="00011B9F"/>
    <w:rsid w:val="00011CB8"/>
    <w:rsid w:val="00011D7D"/>
    <w:rsid w:val="000120F7"/>
    <w:rsid w:val="00012157"/>
    <w:rsid w:val="00012256"/>
    <w:rsid w:val="00012274"/>
    <w:rsid w:val="00012301"/>
    <w:rsid w:val="00012458"/>
    <w:rsid w:val="0001249A"/>
    <w:rsid w:val="0001255C"/>
    <w:rsid w:val="00012824"/>
    <w:rsid w:val="00012966"/>
    <w:rsid w:val="00012BF0"/>
    <w:rsid w:val="00012DE1"/>
    <w:rsid w:val="00012E2E"/>
    <w:rsid w:val="00012F24"/>
    <w:rsid w:val="00013059"/>
    <w:rsid w:val="0001382F"/>
    <w:rsid w:val="000139CA"/>
    <w:rsid w:val="000147D0"/>
    <w:rsid w:val="00014958"/>
    <w:rsid w:val="00014960"/>
    <w:rsid w:val="00014AF8"/>
    <w:rsid w:val="00014C7C"/>
    <w:rsid w:val="00014CAF"/>
    <w:rsid w:val="00014FA8"/>
    <w:rsid w:val="0001522B"/>
    <w:rsid w:val="00015314"/>
    <w:rsid w:val="000154CE"/>
    <w:rsid w:val="000155A0"/>
    <w:rsid w:val="00015722"/>
    <w:rsid w:val="00015858"/>
    <w:rsid w:val="00015C54"/>
    <w:rsid w:val="00015E1A"/>
    <w:rsid w:val="00016266"/>
    <w:rsid w:val="00016267"/>
    <w:rsid w:val="000164BC"/>
    <w:rsid w:val="000165BC"/>
    <w:rsid w:val="000167A4"/>
    <w:rsid w:val="00016980"/>
    <w:rsid w:val="00016A56"/>
    <w:rsid w:val="00016BC4"/>
    <w:rsid w:val="00016C7D"/>
    <w:rsid w:val="000172AA"/>
    <w:rsid w:val="000173D2"/>
    <w:rsid w:val="0001744D"/>
    <w:rsid w:val="000178A2"/>
    <w:rsid w:val="0001798E"/>
    <w:rsid w:val="00017BE3"/>
    <w:rsid w:val="00017CE0"/>
    <w:rsid w:val="00017DF2"/>
    <w:rsid w:val="00017EED"/>
    <w:rsid w:val="00017F71"/>
    <w:rsid w:val="00017FC4"/>
    <w:rsid w:val="0002021C"/>
    <w:rsid w:val="0002065D"/>
    <w:rsid w:val="000206AE"/>
    <w:rsid w:val="0002076A"/>
    <w:rsid w:val="0002081F"/>
    <w:rsid w:val="00020911"/>
    <w:rsid w:val="00020AB3"/>
    <w:rsid w:val="00020C4D"/>
    <w:rsid w:val="00020F2C"/>
    <w:rsid w:val="00020FE1"/>
    <w:rsid w:val="0002101E"/>
    <w:rsid w:val="00021033"/>
    <w:rsid w:val="00021044"/>
    <w:rsid w:val="0002109D"/>
    <w:rsid w:val="0002120C"/>
    <w:rsid w:val="0002149E"/>
    <w:rsid w:val="00021581"/>
    <w:rsid w:val="000216DB"/>
    <w:rsid w:val="0002170F"/>
    <w:rsid w:val="00021CAC"/>
    <w:rsid w:val="00021DC0"/>
    <w:rsid w:val="0002276B"/>
    <w:rsid w:val="00022795"/>
    <w:rsid w:val="00022838"/>
    <w:rsid w:val="00022A33"/>
    <w:rsid w:val="00022CD9"/>
    <w:rsid w:val="00022D6F"/>
    <w:rsid w:val="00022E74"/>
    <w:rsid w:val="00022EFF"/>
    <w:rsid w:val="00022F82"/>
    <w:rsid w:val="00022FDC"/>
    <w:rsid w:val="00023390"/>
    <w:rsid w:val="000236AC"/>
    <w:rsid w:val="00023B06"/>
    <w:rsid w:val="00023C59"/>
    <w:rsid w:val="00023E87"/>
    <w:rsid w:val="00023FBB"/>
    <w:rsid w:val="00023FC5"/>
    <w:rsid w:val="00024081"/>
    <w:rsid w:val="00024401"/>
    <w:rsid w:val="000245BE"/>
    <w:rsid w:val="000246F6"/>
    <w:rsid w:val="00024719"/>
    <w:rsid w:val="0002477D"/>
    <w:rsid w:val="00024C2B"/>
    <w:rsid w:val="00024D9E"/>
    <w:rsid w:val="00024E2F"/>
    <w:rsid w:val="00025246"/>
    <w:rsid w:val="00025250"/>
    <w:rsid w:val="00025287"/>
    <w:rsid w:val="000253DA"/>
    <w:rsid w:val="000254C0"/>
    <w:rsid w:val="000256CE"/>
    <w:rsid w:val="00025783"/>
    <w:rsid w:val="000257EE"/>
    <w:rsid w:val="000258B3"/>
    <w:rsid w:val="00025EDC"/>
    <w:rsid w:val="00025EEB"/>
    <w:rsid w:val="000260F1"/>
    <w:rsid w:val="0002613E"/>
    <w:rsid w:val="000265CF"/>
    <w:rsid w:val="00026611"/>
    <w:rsid w:val="000266FE"/>
    <w:rsid w:val="0002686B"/>
    <w:rsid w:val="00026970"/>
    <w:rsid w:val="0002697A"/>
    <w:rsid w:val="00026C1A"/>
    <w:rsid w:val="00027632"/>
    <w:rsid w:val="00027745"/>
    <w:rsid w:val="00027967"/>
    <w:rsid w:val="0002796A"/>
    <w:rsid w:val="000279EF"/>
    <w:rsid w:val="00027D7B"/>
    <w:rsid w:val="00027F9D"/>
    <w:rsid w:val="00030159"/>
    <w:rsid w:val="0003026E"/>
    <w:rsid w:val="00030698"/>
    <w:rsid w:val="000306DF"/>
    <w:rsid w:val="000306E1"/>
    <w:rsid w:val="000307E7"/>
    <w:rsid w:val="00030B13"/>
    <w:rsid w:val="00030B37"/>
    <w:rsid w:val="00030B65"/>
    <w:rsid w:val="00030BDE"/>
    <w:rsid w:val="00030D93"/>
    <w:rsid w:val="00030E5C"/>
    <w:rsid w:val="00030F4C"/>
    <w:rsid w:val="00030FEA"/>
    <w:rsid w:val="0003101A"/>
    <w:rsid w:val="000310A6"/>
    <w:rsid w:val="00031460"/>
    <w:rsid w:val="000314F3"/>
    <w:rsid w:val="00031580"/>
    <w:rsid w:val="00031657"/>
    <w:rsid w:val="000318F8"/>
    <w:rsid w:val="00031B90"/>
    <w:rsid w:val="00031C16"/>
    <w:rsid w:val="00031C24"/>
    <w:rsid w:val="00031CA6"/>
    <w:rsid w:val="00031E34"/>
    <w:rsid w:val="00032310"/>
    <w:rsid w:val="00032979"/>
    <w:rsid w:val="00032AA8"/>
    <w:rsid w:val="00032B9B"/>
    <w:rsid w:val="00032EFB"/>
    <w:rsid w:val="00033230"/>
    <w:rsid w:val="000333B9"/>
    <w:rsid w:val="00033446"/>
    <w:rsid w:val="000334B1"/>
    <w:rsid w:val="0003351B"/>
    <w:rsid w:val="000335D5"/>
    <w:rsid w:val="000336AC"/>
    <w:rsid w:val="00033846"/>
    <w:rsid w:val="00033A03"/>
    <w:rsid w:val="00033C20"/>
    <w:rsid w:val="00033C59"/>
    <w:rsid w:val="00033D32"/>
    <w:rsid w:val="00033E2C"/>
    <w:rsid w:val="00033EC6"/>
    <w:rsid w:val="00033F0E"/>
    <w:rsid w:val="000340CF"/>
    <w:rsid w:val="00034104"/>
    <w:rsid w:val="00034376"/>
    <w:rsid w:val="00034812"/>
    <w:rsid w:val="0003487B"/>
    <w:rsid w:val="0003489B"/>
    <w:rsid w:val="00034AB5"/>
    <w:rsid w:val="00034B13"/>
    <w:rsid w:val="00034DE8"/>
    <w:rsid w:val="00035130"/>
    <w:rsid w:val="000353F1"/>
    <w:rsid w:val="0003544A"/>
    <w:rsid w:val="000356FC"/>
    <w:rsid w:val="000357D9"/>
    <w:rsid w:val="00035A12"/>
    <w:rsid w:val="00035BE3"/>
    <w:rsid w:val="00035F3B"/>
    <w:rsid w:val="00035F88"/>
    <w:rsid w:val="00036033"/>
    <w:rsid w:val="00036334"/>
    <w:rsid w:val="000363AD"/>
    <w:rsid w:val="000364CC"/>
    <w:rsid w:val="00036657"/>
    <w:rsid w:val="00036A9F"/>
    <w:rsid w:val="00036B51"/>
    <w:rsid w:val="00036BC1"/>
    <w:rsid w:val="00036D07"/>
    <w:rsid w:val="00036D9E"/>
    <w:rsid w:val="00036EE8"/>
    <w:rsid w:val="00036FF4"/>
    <w:rsid w:val="0003702A"/>
    <w:rsid w:val="00037051"/>
    <w:rsid w:val="000374BA"/>
    <w:rsid w:val="000374D0"/>
    <w:rsid w:val="000376C9"/>
    <w:rsid w:val="00037724"/>
    <w:rsid w:val="0003776A"/>
    <w:rsid w:val="00037969"/>
    <w:rsid w:val="0003799D"/>
    <w:rsid w:val="00037B20"/>
    <w:rsid w:val="00037B85"/>
    <w:rsid w:val="00037BD5"/>
    <w:rsid w:val="00037CFE"/>
    <w:rsid w:val="00037E0B"/>
    <w:rsid w:val="00037FCF"/>
    <w:rsid w:val="00040293"/>
    <w:rsid w:val="00040763"/>
    <w:rsid w:val="000408A4"/>
    <w:rsid w:val="00040923"/>
    <w:rsid w:val="00040B2B"/>
    <w:rsid w:val="00040BF4"/>
    <w:rsid w:val="00040BFB"/>
    <w:rsid w:val="00040D0D"/>
    <w:rsid w:val="00041010"/>
    <w:rsid w:val="00041344"/>
    <w:rsid w:val="000415D2"/>
    <w:rsid w:val="00041866"/>
    <w:rsid w:val="00041EA7"/>
    <w:rsid w:val="00042143"/>
    <w:rsid w:val="00042342"/>
    <w:rsid w:val="0004235C"/>
    <w:rsid w:val="000423B5"/>
    <w:rsid w:val="000426F7"/>
    <w:rsid w:val="000428CE"/>
    <w:rsid w:val="000428EB"/>
    <w:rsid w:val="00042951"/>
    <w:rsid w:val="00042B6D"/>
    <w:rsid w:val="00042C37"/>
    <w:rsid w:val="00042C68"/>
    <w:rsid w:val="00042CAC"/>
    <w:rsid w:val="00042CF8"/>
    <w:rsid w:val="00042D0F"/>
    <w:rsid w:val="00042D90"/>
    <w:rsid w:val="00042E83"/>
    <w:rsid w:val="00042F7C"/>
    <w:rsid w:val="00042FDE"/>
    <w:rsid w:val="00043194"/>
    <w:rsid w:val="00043396"/>
    <w:rsid w:val="0004339C"/>
    <w:rsid w:val="000433F9"/>
    <w:rsid w:val="0004380E"/>
    <w:rsid w:val="00043AEF"/>
    <w:rsid w:val="00043F0B"/>
    <w:rsid w:val="000440D7"/>
    <w:rsid w:val="000441A8"/>
    <w:rsid w:val="00044365"/>
    <w:rsid w:val="00044369"/>
    <w:rsid w:val="00044370"/>
    <w:rsid w:val="000445F3"/>
    <w:rsid w:val="00044647"/>
    <w:rsid w:val="000447D2"/>
    <w:rsid w:val="00044C48"/>
    <w:rsid w:val="00045214"/>
    <w:rsid w:val="0004525A"/>
    <w:rsid w:val="00045298"/>
    <w:rsid w:val="0004531E"/>
    <w:rsid w:val="00045433"/>
    <w:rsid w:val="00045579"/>
    <w:rsid w:val="00045796"/>
    <w:rsid w:val="0004594F"/>
    <w:rsid w:val="00045BDA"/>
    <w:rsid w:val="00045F08"/>
    <w:rsid w:val="00045FB1"/>
    <w:rsid w:val="000462E2"/>
    <w:rsid w:val="0004648F"/>
    <w:rsid w:val="000464ED"/>
    <w:rsid w:val="000465B4"/>
    <w:rsid w:val="000467CD"/>
    <w:rsid w:val="00046833"/>
    <w:rsid w:val="00046AE2"/>
    <w:rsid w:val="00046C0B"/>
    <w:rsid w:val="00046CFC"/>
    <w:rsid w:val="00046D36"/>
    <w:rsid w:val="00046F39"/>
    <w:rsid w:val="000470B9"/>
    <w:rsid w:val="000470D3"/>
    <w:rsid w:val="0004763B"/>
    <w:rsid w:val="0004764A"/>
    <w:rsid w:val="00047726"/>
    <w:rsid w:val="00047A1C"/>
    <w:rsid w:val="00047D5C"/>
    <w:rsid w:val="00047DC7"/>
    <w:rsid w:val="00047F33"/>
    <w:rsid w:val="00047F9C"/>
    <w:rsid w:val="0005010C"/>
    <w:rsid w:val="00050186"/>
    <w:rsid w:val="00050227"/>
    <w:rsid w:val="000503A7"/>
    <w:rsid w:val="000504E4"/>
    <w:rsid w:val="000505DF"/>
    <w:rsid w:val="00050805"/>
    <w:rsid w:val="00050883"/>
    <w:rsid w:val="00050985"/>
    <w:rsid w:val="00050BCB"/>
    <w:rsid w:val="00050E9D"/>
    <w:rsid w:val="00050F63"/>
    <w:rsid w:val="00050F73"/>
    <w:rsid w:val="00050FA3"/>
    <w:rsid w:val="000517C7"/>
    <w:rsid w:val="0005190F"/>
    <w:rsid w:val="00051A2E"/>
    <w:rsid w:val="00051ADF"/>
    <w:rsid w:val="00051C28"/>
    <w:rsid w:val="00051EAB"/>
    <w:rsid w:val="000523BE"/>
    <w:rsid w:val="00052449"/>
    <w:rsid w:val="0005246A"/>
    <w:rsid w:val="000524C5"/>
    <w:rsid w:val="00052601"/>
    <w:rsid w:val="000528E4"/>
    <w:rsid w:val="00052A76"/>
    <w:rsid w:val="00052AE1"/>
    <w:rsid w:val="00052CC7"/>
    <w:rsid w:val="00052DA5"/>
    <w:rsid w:val="0005315C"/>
    <w:rsid w:val="000531D7"/>
    <w:rsid w:val="000531E8"/>
    <w:rsid w:val="000533AD"/>
    <w:rsid w:val="00053831"/>
    <w:rsid w:val="00053840"/>
    <w:rsid w:val="00053C0C"/>
    <w:rsid w:val="00053E62"/>
    <w:rsid w:val="00053F51"/>
    <w:rsid w:val="00053F81"/>
    <w:rsid w:val="000540D3"/>
    <w:rsid w:val="000541BA"/>
    <w:rsid w:val="00054769"/>
    <w:rsid w:val="00054845"/>
    <w:rsid w:val="00054B2A"/>
    <w:rsid w:val="00054B67"/>
    <w:rsid w:val="00054C42"/>
    <w:rsid w:val="00054CB5"/>
    <w:rsid w:val="00054DBF"/>
    <w:rsid w:val="00054EC4"/>
    <w:rsid w:val="00055171"/>
    <w:rsid w:val="000552F3"/>
    <w:rsid w:val="000552FD"/>
    <w:rsid w:val="0005542B"/>
    <w:rsid w:val="00055709"/>
    <w:rsid w:val="00055746"/>
    <w:rsid w:val="000559B4"/>
    <w:rsid w:val="000559E7"/>
    <w:rsid w:val="00055A17"/>
    <w:rsid w:val="00055C2E"/>
    <w:rsid w:val="00055CA0"/>
    <w:rsid w:val="0005601E"/>
    <w:rsid w:val="00056149"/>
    <w:rsid w:val="0005617B"/>
    <w:rsid w:val="000561D6"/>
    <w:rsid w:val="0005627F"/>
    <w:rsid w:val="0005661B"/>
    <w:rsid w:val="00056634"/>
    <w:rsid w:val="0005668C"/>
    <w:rsid w:val="0005670C"/>
    <w:rsid w:val="0005690D"/>
    <w:rsid w:val="00056A3D"/>
    <w:rsid w:val="00056A50"/>
    <w:rsid w:val="00056CC3"/>
    <w:rsid w:val="00056CE3"/>
    <w:rsid w:val="00056CFE"/>
    <w:rsid w:val="00056D2B"/>
    <w:rsid w:val="00056E09"/>
    <w:rsid w:val="0005714C"/>
    <w:rsid w:val="0005720B"/>
    <w:rsid w:val="00057215"/>
    <w:rsid w:val="00057243"/>
    <w:rsid w:val="000572DE"/>
    <w:rsid w:val="00057441"/>
    <w:rsid w:val="00057478"/>
    <w:rsid w:val="00057559"/>
    <w:rsid w:val="000576F8"/>
    <w:rsid w:val="000600B0"/>
    <w:rsid w:val="0006017A"/>
    <w:rsid w:val="000605E9"/>
    <w:rsid w:val="0006071E"/>
    <w:rsid w:val="0006076E"/>
    <w:rsid w:val="00060A8D"/>
    <w:rsid w:val="00060C11"/>
    <w:rsid w:val="00060ECD"/>
    <w:rsid w:val="0006108A"/>
    <w:rsid w:val="000610E5"/>
    <w:rsid w:val="00061295"/>
    <w:rsid w:val="000613F6"/>
    <w:rsid w:val="00061964"/>
    <w:rsid w:val="00061E8F"/>
    <w:rsid w:val="00061F42"/>
    <w:rsid w:val="00061FE4"/>
    <w:rsid w:val="000621AF"/>
    <w:rsid w:val="0006236B"/>
    <w:rsid w:val="00062414"/>
    <w:rsid w:val="00062837"/>
    <w:rsid w:val="000628DF"/>
    <w:rsid w:val="0006294F"/>
    <w:rsid w:val="000629F9"/>
    <w:rsid w:val="00062A3B"/>
    <w:rsid w:val="00062AA5"/>
    <w:rsid w:val="00062BEC"/>
    <w:rsid w:val="00062C46"/>
    <w:rsid w:val="00062E26"/>
    <w:rsid w:val="00062E4E"/>
    <w:rsid w:val="00062F88"/>
    <w:rsid w:val="00063439"/>
    <w:rsid w:val="000634CE"/>
    <w:rsid w:val="0006386C"/>
    <w:rsid w:val="000639FF"/>
    <w:rsid w:val="00063AC2"/>
    <w:rsid w:val="00063B41"/>
    <w:rsid w:val="00063D07"/>
    <w:rsid w:val="00063D61"/>
    <w:rsid w:val="00063E18"/>
    <w:rsid w:val="000640F9"/>
    <w:rsid w:val="0006419D"/>
    <w:rsid w:val="00064432"/>
    <w:rsid w:val="000644B9"/>
    <w:rsid w:val="0006473A"/>
    <w:rsid w:val="0006476D"/>
    <w:rsid w:val="0006494E"/>
    <w:rsid w:val="00064A15"/>
    <w:rsid w:val="00064F99"/>
    <w:rsid w:val="000651D9"/>
    <w:rsid w:val="000653C7"/>
    <w:rsid w:val="00065598"/>
    <w:rsid w:val="0006561C"/>
    <w:rsid w:val="00065762"/>
    <w:rsid w:val="00065980"/>
    <w:rsid w:val="00065B64"/>
    <w:rsid w:val="00065C37"/>
    <w:rsid w:val="00065EFC"/>
    <w:rsid w:val="00065F7B"/>
    <w:rsid w:val="0006603B"/>
    <w:rsid w:val="0006639E"/>
    <w:rsid w:val="0006672C"/>
    <w:rsid w:val="00066812"/>
    <w:rsid w:val="000669A4"/>
    <w:rsid w:val="00066DC1"/>
    <w:rsid w:val="00066EB7"/>
    <w:rsid w:val="00066F04"/>
    <w:rsid w:val="00066F21"/>
    <w:rsid w:val="00066FA8"/>
    <w:rsid w:val="00067169"/>
    <w:rsid w:val="000673CF"/>
    <w:rsid w:val="00067520"/>
    <w:rsid w:val="000676C8"/>
    <w:rsid w:val="000678F3"/>
    <w:rsid w:val="00067C92"/>
    <w:rsid w:val="00067F50"/>
    <w:rsid w:val="00070628"/>
    <w:rsid w:val="00070737"/>
    <w:rsid w:val="000709E5"/>
    <w:rsid w:val="00070AB2"/>
    <w:rsid w:val="00071073"/>
    <w:rsid w:val="000713C9"/>
    <w:rsid w:val="00071496"/>
    <w:rsid w:val="000714F0"/>
    <w:rsid w:val="0007152F"/>
    <w:rsid w:val="00071B8F"/>
    <w:rsid w:val="00071C00"/>
    <w:rsid w:val="00071CCD"/>
    <w:rsid w:val="00071D26"/>
    <w:rsid w:val="00071F9A"/>
    <w:rsid w:val="00072022"/>
    <w:rsid w:val="0007207D"/>
    <w:rsid w:val="000725AD"/>
    <w:rsid w:val="0007265E"/>
    <w:rsid w:val="000727DA"/>
    <w:rsid w:val="000728B8"/>
    <w:rsid w:val="00072D88"/>
    <w:rsid w:val="00072E59"/>
    <w:rsid w:val="00072F53"/>
    <w:rsid w:val="00072F80"/>
    <w:rsid w:val="0007363D"/>
    <w:rsid w:val="000738EB"/>
    <w:rsid w:val="00073D21"/>
    <w:rsid w:val="00074041"/>
    <w:rsid w:val="000741A1"/>
    <w:rsid w:val="000741ED"/>
    <w:rsid w:val="00074475"/>
    <w:rsid w:val="00074676"/>
    <w:rsid w:val="000748A2"/>
    <w:rsid w:val="00074A47"/>
    <w:rsid w:val="00074A69"/>
    <w:rsid w:val="00074D2F"/>
    <w:rsid w:val="00074D3B"/>
    <w:rsid w:val="00074D56"/>
    <w:rsid w:val="00074DA5"/>
    <w:rsid w:val="00074E7A"/>
    <w:rsid w:val="00075056"/>
    <w:rsid w:val="00075164"/>
    <w:rsid w:val="00075310"/>
    <w:rsid w:val="00075890"/>
    <w:rsid w:val="000758A1"/>
    <w:rsid w:val="000758AA"/>
    <w:rsid w:val="00075C2D"/>
    <w:rsid w:val="00075D44"/>
    <w:rsid w:val="0007615C"/>
    <w:rsid w:val="00076279"/>
    <w:rsid w:val="00076550"/>
    <w:rsid w:val="000765BD"/>
    <w:rsid w:val="0007671F"/>
    <w:rsid w:val="0007681B"/>
    <w:rsid w:val="00076833"/>
    <w:rsid w:val="0007683F"/>
    <w:rsid w:val="0007686B"/>
    <w:rsid w:val="00076C39"/>
    <w:rsid w:val="00076DF0"/>
    <w:rsid w:val="00076F64"/>
    <w:rsid w:val="00076F85"/>
    <w:rsid w:val="000771A9"/>
    <w:rsid w:val="00077396"/>
    <w:rsid w:val="00077509"/>
    <w:rsid w:val="00077760"/>
    <w:rsid w:val="000777CA"/>
    <w:rsid w:val="00077866"/>
    <w:rsid w:val="00077873"/>
    <w:rsid w:val="0007797B"/>
    <w:rsid w:val="00077AC1"/>
    <w:rsid w:val="00077AC3"/>
    <w:rsid w:val="00077AFB"/>
    <w:rsid w:val="00077B9C"/>
    <w:rsid w:val="00077BC5"/>
    <w:rsid w:val="00077E7C"/>
    <w:rsid w:val="000801BE"/>
    <w:rsid w:val="0008036D"/>
    <w:rsid w:val="000805E0"/>
    <w:rsid w:val="00080765"/>
    <w:rsid w:val="00080804"/>
    <w:rsid w:val="00080863"/>
    <w:rsid w:val="00080AC7"/>
    <w:rsid w:val="00080ACF"/>
    <w:rsid w:val="00080D54"/>
    <w:rsid w:val="000811F3"/>
    <w:rsid w:val="000813B7"/>
    <w:rsid w:val="000814B4"/>
    <w:rsid w:val="000814DF"/>
    <w:rsid w:val="000815FE"/>
    <w:rsid w:val="0008182E"/>
    <w:rsid w:val="000819AC"/>
    <w:rsid w:val="000819B7"/>
    <w:rsid w:val="00081A07"/>
    <w:rsid w:val="00081A8F"/>
    <w:rsid w:val="00081AF1"/>
    <w:rsid w:val="00081C64"/>
    <w:rsid w:val="00081D0D"/>
    <w:rsid w:val="00081D2D"/>
    <w:rsid w:val="00081E1A"/>
    <w:rsid w:val="00081F9E"/>
    <w:rsid w:val="0008241A"/>
    <w:rsid w:val="00082631"/>
    <w:rsid w:val="0008267F"/>
    <w:rsid w:val="0008283C"/>
    <w:rsid w:val="000828E0"/>
    <w:rsid w:val="00082A9D"/>
    <w:rsid w:val="00082B64"/>
    <w:rsid w:val="00082BB0"/>
    <w:rsid w:val="00082CD5"/>
    <w:rsid w:val="00082F79"/>
    <w:rsid w:val="00083010"/>
    <w:rsid w:val="00083020"/>
    <w:rsid w:val="000831D2"/>
    <w:rsid w:val="00083373"/>
    <w:rsid w:val="000835FC"/>
    <w:rsid w:val="00083A4C"/>
    <w:rsid w:val="00083A6C"/>
    <w:rsid w:val="00083CE1"/>
    <w:rsid w:val="00083E9E"/>
    <w:rsid w:val="00083F35"/>
    <w:rsid w:val="00084403"/>
    <w:rsid w:val="0008446C"/>
    <w:rsid w:val="00084717"/>
    <w:rsid w:val="00084845"/>
    <w:rsid w:val="00084929"/>
    <w:rsid w:val="000849CA"/>
    <w:rsid w:val="00084A92"/>
    <w:rsid w:val="00084BE7"/>
    <w:rsid w:val="00084C16"/>
    <w:rsid w:val="00084EE8"/>
    <w:rsid w:val="0008527C"/>
    <w:rsid w:val="0008554F"/>
    <w:rsid w:val="0008561C"/>
    <w:rsid w:val="000856A4"/>
    <w:rsid w:val="00085741"/>
    <w:rsid w:val="0008596E"/>
    <w:rsid w:val="000859AA"/>
    <w:rsid w:val="00085A48"/>
    <w:rsid w:val="00085AC9"/>
    <w:rsid w:val="00085AD7"/>
    <w:rsid w:val="00085D34"/>
    <w:rsid w:val="00085FA6"/>
    <w:rsid w:val="00086488"/>
    <w:rsid w:val="00086662"/>
    <w:rsid w:val="00086723"/>
    <w:rsid w:val="0008687C"/>
    <w:rsid w:val="00086C7C"/>
    <w:rsid w:val="00086F0F"/>
    <w:rsid w:val="00087404"/>
    <w:rsid w:val="000877EA"/>
    <w:rsid w:val="00087847"/>
    <w:rsid w:val="00087EED"/>
    <w:rsid w:val="00087FB2"/>
    <w:rsid w:val="0009064F"/>
    <w:rsid w:val="00090798"/>
    <w:rsid w:val="00090A88"/>
    <w:rsid w:val="00090CA8"/>
    <w:rsid w:val="00090E2F"/>
    <w:rsid w:val="00090E33"/>
    <w:rsid w:val="0009118B"/>
    <w:rsid w:val="0009118C"/>
    <w:rsid w:val="00091270"/>
    <w:rsid w:val="00091747"/>
    <w:rsid w:val="0009189E"/>
    <w:rsid w:val="0009190C"/>
    <w:rsid w:val="00091958"/>
    <w:rsid w:val="00091B55"/>
    <w:rsid w:val="00091BD6"/>
    <w:rsid w:val="000921B3"/>
    <w:rsid w:val="000923FA"/>
    <w:rsid w:val="0009274F"/>
    <w:rsid w:val="00092A06"/>
    <w:rsid w:val="00092AE3"/>
    <w:rsid w:val="00092B24"/>
    <w:rsid w:val="00092BBF"/>
    <w:rsid w:val="00093063"/>
    <w:rsid w:val="000930EE"/>
    <w:rsid w:val="000930F9"/>
    <w:rsid w:val="000931B0"/>
    <w:rsid w:val="00093375"/>
    <w:rsid w:val="0009337E"/>
    <w:rsid w:val="00093633"/>
    <w:rsid w:val="0009368C"/>
    <w:rsid w:val="000936F1"/>
    <w:rsid w:val="000938C6"/>
    <w:rsid w:val="00093C3E"/>
    <w:rsid w:val="00093C99"/>
    <w:rsid w:val="00093D7F"/>
    <w:rsid w:val="00093FBD"/>
    <w:rsid w:val="00094413"/>
    <w:rsid w:val="0009453F"/>
    <w:rsid w:val="00094A2E"/>
    <w:rsid w:val="00094D51"/>
    <w:rsid w:val="00094D90"/>
    <w:rsid w:val="000951F9"/>
    <w:rsid w:val="0009564D"/>
    <w:rsid w:val="0009565E"/>
    <w:rsid w:val="000956AA"/>
    <w:rsid w:val="00095825"/>
    <w:rsid w:val="0009582C"/>
    <w:rsid w:val="00095A29"/>
    <w:rsid w:val="00095D19"/>
    <w:rsid w:val="00095E5F"/>
    <w:rsid w:val="00095EC5"/>
    <w:rsid w:val="00095F99"/>
    <w:rsid w:val="00095FF1"/>
    <w:rsid w:val="000965EF"/>
    <w:rsid w:val="00096722"/>
    <w:rsid w:val="00096AD7"/>
    <w:rsid w:val="00096AEB"/>
    <w:rsid w:val="00096C59"/>
    <w:rsid w:val="00096D1F"/>
    <w:rsid w:val="00096EB1"/>
    <w:rsid w:val="00097298"/>
    <w:rsid w:val="000975D7"/>
    <w:rsid w:val="00097738"/>
    <w:rsid w:val="000979AB"/>
    <w:rsid w:val="000979E2"/>
    <w:rsid w:val="00097C65"/>
    <w:rsid w:val="00097CEC"/>
    <w:rsid w:val="00097D81"/>
    <w:rsid w:val="000A0207"/>
    <w:rsid w:val="000A0561"/>
    <w:rsid w:val="000A0835"/>
    <w:rsid w:val="000A08A2"/>
    <w:rsid w:val="000A0988"/>
    <w:rsid w:val="000A09BC"/>
    <w:rsid w:val="000A0BFD"/>
    <w:rsid w:val="000A0C7A"/>
    <w:rsid w:val="000A0E23"/>
    <w:rsid w:val="000A0EEC"/>
    <w:rsid w:val="000A1117"/>
    <w:rsid w:val="000A1271"/>
    <w:rsid w:val="000A1307"/>
    <w:rsid w:val="000A1585"/>
    <w:rsid w:val="000A1B2D"/>
    <w:rsid w:val="000A1B6C"/>
    <w:rsid w:val="000A1BE3"/>
    <w:rsid w:val="000A1C18"/>
    <w:rsid w:val="000A1E3A"/>
    <w:rsid w:val="000A1EC4"/>
    <w:rsid w:val="000A2391"/>
    <w:rsid w:val="000A23A6"/>
    <w:rsid w:val="000A2465"/>
    <w:rsid w:val="000A2540"/>
    <w:rsid w:val="000A2794"/>
    <w:rsid w:val="000A2A51"/>
    <w:rsid w:val="000A2A91"/>
    <w:rsid w:val="000A2B8A"/>
    <w:rsid w:val="000A2C77"/>
    <w:rsid w:val="000A2D1F"/>
    <w:rsid w:val="000A2D76"/>
    <w:rsid w:val="000A2DF1"/>
    <w:rsid w:val="000A2F99"/>
    <w:rsid w:val="000A3111"/>
    <w:rsid w:val="000A31F6"/>
    <w:rsid w:val="000A33DE"/>
    <w:rsid w:val="000A35C3"/>
    <w:rsid w:val="000A39CE"/>
    <w:rsid w:val="000A3F03"/>
    <w:rsid w:val="000A3F7F"/>
    <w:rsid w:val="000A3F86"/>
    <w:rsid w:val="000A4020"/>
    <w:rsid w:val="000A4041"/>
    <w:rsid w:val="000A426B"/>
    <w:rsid w:val="000A4273"/>
    <w:rsid w:val="000A432B"/>
    <w:rsid w:val="000A441B"/>
    <w:rsid w:val="000A45CB"/>
    <w:rsid w:val="000A4639"/>
    <w:rsid w:val="000A483B"/>
    <w:rsid w:val="000A4863"/>
    <w:rsid w:val="000A48E5"/>
    <w:rsid w:val="000A4AB0"/>
    <w:rsid w:val="000A4DEB"/>
    <w:rsid w:val="000A4F0C"/>
    <w:rsid w:val="000A51B6"/>
    <w:rsid w:val="000A59D0"/>
    <w:rsid w:val="000A59F0"/>
    <w:rsid w:val="000A5F73"/>
    <w:rsid w:val="000A60E8"/>
    <w:rsid w:val="000A61AB"/>
    <w:rsid w:val="000A624C"/>
    <w:rsid w:val="000A6650"/>
    <w:rsid w:val="000A6769"/>
    <w:rsid w:val="000A6939"/>
    <w:rsid w:val="000A69D6"/>
    <w:rsid w:val="000A6B47"/>
    <w:rsid w:val="000A6BA9"/>
    <w:rsid w:val="000A6CC3"/>
    <w:rsid w:val="000A6D99"/>
    <w:rsid w:val="000A6DC1"/>
    <w:rsid w:val="000A6E21"/>
    <w:rsid w:val="000A6E93"/>
    <w:rsid w:val="000A6EB4"/>
    <w:rsid w:val="000A6EC4"/>
    <w:rsid w:val="000A6F32"/>
    <w:rsid w:val="000A74BF"/>
    <w:rsid w:val="000A7739"/>
    <w:rsid w:val="000A781D"/>
    <w:rsid w:val="000A79DE"/>
    <w:rsid w:val="000A7AF5"/>
    <w:rsid w:val="000B00D9"/>
    <w:rsid w:val="000B018C"/>
    <w:rsid w:val="000B068F"/>
    <w:rsid w:val="000B06B3"/>
    <w:rsid w:val="000B06CB"/>
    <w:rsid w:val="000B0712"/>
    <w:rsid w:val="000B0750"/>
    <w:rsid w:val="000B075B"/>
    <w:rsid w:val="000B0798"/>
    <w:rsid w:val="000B092B"/>
    <w:rsid w:val="000B0A6D"/>
    <w:rsid w:val="000B0AB3"/>
    <w:rsid w:val="000B0AEF"/>
    <w:rsid w:val="000B0C27"/>
    <w:rsid w:val="000B0CBD"/>
    <w:rsid w:val="000B0D69"/>
    <w:rsid w:val="000B0FDC"/>
    <w:rsid w:val="000B14DC"/>
    <w:rsid w:val="000B1674"/>
    <w:rsid w:val="000B191C"/>
    <w:rsid w:val="000B1929"/>
    <w:rsid w:val="000B1D1C"/>
    <w:rsid w:val="000B1E6B"/>
    <w:rsid w:val="000B1E94"/>
    <w:rsid w:val="000B20EA"/>
    <w:rsid w:val="000B21F7"/>
    <w:rsid w:val="000B23CD"/>
    <w:rsid w:val="000B2427"/>
    <w:rsid w:val="000B260E"/>
    <w:rsid w:val="000B2671"/>
    <w:rsid w:val="000B27C5"/>
    <w:rsid w:val="000B284A"/>
    <w:rsid w:val="000B2A90"/>
    <w:rsid w:val="000B2CA0"/>
    <w:rsid w:val="000B2EED"/>
    <w:rsid w:val="000B2F50"/>
    <w:rsid w:val="000B31F9"/>
    <w:rsid w:val="000B3323"/>
    <w:rsid w:val="000B34BA"/>
    <w:rsid w:val="000B367A"/>
    <w:rsid w:val="000B36A5"/>
    <w:rsid w:val="000B3A20"/>
    <w:rsid w:val="000B3A57"/>
    <w:rsid w:val="000B3AEC"/>
    <w:rsid w:val="000B3CBF"/>
    <w:rsid w:val="000B3E9C"/>
    <w:rsid w:val="000B3EFF"/>
    <w:rsid w:val="000B41FC"/>
    <w:rsid w:val="000B42E6"/>
    <w:rsid w:val="000B43EB"/>
    <w:rsid w:val="000B442C"/>
    <w:rsid w:val="000B47B8"/>
    <w:rsid w:val="000B47C7"/>
    <w:rsid w:val="000B488C"/>
    <w:rsid w:val="000B4B8D"/>
    <w:rsid w:val="000B5096"/>
    <w:rsid w:val="000B5155"/>
    <w:rsid w:val="000B52B5"/>
    <w:rsid w:val="000B5318"/>
    <w:rsid w:val="000B5562"/>
    <w:rsid w:val="000B59AE"/>
    <w:rsid w:val="000B59D5"/>
    <w:rsid w:val="000B5A4A"/>
    <w:rsid w:val="000B5D3A"/>
    <w:rsid w:val="000B5E78"/>
    <w:rsid w:val="000B5F77"/>
    <w:rsid w:val="000B5F82"/>
    <w:rsid w:val="000B632E"/>
    <w:rsid w:val="000B63AB"/>
    <w:rsid w:val="000B65E9"/>
    <w:rsid w:val="000B67FD"/>
    <w:rsid w:val="000B6854"/>
    <w:rsid w:val="000B6AE4"/>
    <w:rsid w:val="000B6C5F"/>
    <w:rsid w:val="000B6E4E"/>
    <w:rsid w:val="000B70E9"/>
    <w:rsid w:val="000B713C"/>
    <w:rsid w:val="000B72D9"/>
    <w:rsid w:val="000B74C7"/>
    <w:rsid w:val="000B7670"/>
    <w:rsid w:val="000B794A"/>
    <w:rsid w:val="000B7A3B"/>
    <w:rsid w:val="000B7B1E"/>
    <w:rsid w:val="000B7DD9"/>
    <w:rsid w:val="000B7DDD"/>
    <w:rsid w:val="000B7E46"/>
    <w:rsid w:val="000B7EEC"/>
    <w:rsid w:val="000C005A"/>
    <w:rsid w:val="000C068F"/>
    <w:rsid w:val="000C07D7"/>
    <w:rsid w:val="000C09A6"/>
    <w:rsid w:val="000C09F7"/>
    <w:rsid w:val="000C0A54"/>
    <w:rsid w:val="000C0C30"/>
    <w:rsid w:val="000C0CA4"/>
    <w:rsid w:val="000C0ECF"/>
    <w:rsid w:val="000C0F9D"/>
    <w:rsid w:val="000C109D"/>
    <w:rsid w:val="000C10F1"/>
    <w:rsid w:val="000C1153"/>
    <w:rsid w:val="000C1352"/>
    <w:rsid w:val="000C14D1"/>
    <w:rsid w:val="000C164E"/>
    <w:rsid w:val="000C19D1"/>
    <w:rsid w:val="000C1B54"/>
    <w:rsid w:val="000C1C51"/>
    <w:rsid w:val="000C1D4D"/>
    <w:rsid w:val="000C1D8E"/>
    <w:rsid w:val="000C1DF1"/>
    <w:rsid w:val="000C1FF2"/>
    <w:rsid w:val="000C212D"/>
    <w:rsid w:val="000C241B"/>
    <w:rsid w:val="000C2897"/>
    <w:rsid w:val="000C28D5"/>
    <w:rsid w:val="000C2B8E"/>
    <w:rsid w:val="000C2E3F"/>
    <w:rsid w:val="000C3004"/>
    <w:rsid w:val="000C32A5"/>
    <w:rsid w:val="000C32B7"/>
    <w:rsid w:val="000C3644"/>
    <w:rsid w:val="000C3662"/>
    <w:rsid w:val="000C375D"/>
    <w:rsid w:val="000C39BF"/>
    <w:rsid w:val="000C3F16"/>
    <w:rsid w:val="000C3F9C"/>
    <w:rsid w:val="000C3FB2"/>
    <w:rsid w:val="000C40CC"/>
    <w:rsid w:val="000C40CD"/>
    <w:rsid w:val="000C4430"/>
    <w:rsid w:val="000C4465"/>
    <w:rsid w:val="000C45E5"/>
    <w:rsid w:val="000C46B3"/>
    <w:rsid w:val="000C46D3"/>
    <w:rsid w:val="000C475D"/>
    <w:rsid w:val="000C4D4A"/>
    <w:rsid w:val="000C5040"/>
    <w:rsid w:val="000C5273"/>
    <w:rsid w:val="000C543A"/>
    <w:rsid w:val="000C54D1"/>
    <w:rsid w:val="000C5887"/>
    <w:rsid w:val="000C58B7"/>
    <w:rsid w:val="000C591D"/>
    <w:rsid w:val="000C5BAC"/>
    <w:rsid w:val="000C5C04"/>
    <w:rsid w:val="000C5CFF"/>
    <w:rsid w:val="000C5E11"/>
    <w:rsid w:val="000C5E51"/>
    <w:rsid w:val="000C5EB5"/>
    <w:rsid w:val="000C6062"/>
    <w:rsid w:val="000C6272"/>
    <w:rsid w:val="000C6637"/>
    <w:rsid w:val="000C66D4"/>
    <w:rsid w:val="000C6959"/>
    <w:rsid w:val="000C6EDB"/>
    <w:rsid w:val="000C6FA5"/>
    <w:rsid w:val="000C71B3"/>
    <w:rsid w:val="000C73CD"/>
    <w:rsid w:val="000C7462"/>
    <w:rsid w:val="000C76FB"/>
    <w:rsid w:val="000C7A64"/>
    <w:rsid w:val="000C7B11"/>
    <w:rsid w:val="000C7B3F"/>
    <w:rsid w:val="000C7B6E"/>
    <w:rsid w:val="000C7C34"/>
    <w:rsid w:val="000C7DB5"/>
    <w:rsid w:val="000D00DD"/>
    <w:rsid w:val="000D04AD"/>
    <w:rsid w:val="000D05A6"/>
    <w:rsid w:val="000D06EE"/>
    <w:rsid w:val="000D0956"/>
    <w:rsid w:val="000D0BB0"/>
    <w:rsid w:val="000D0E26"/>
    <w:rsid w:val="000D0E5E"/>
    <w:rsid w:val="000D0E71"/>
    <w:rsid w:val="000D10F4"/>
    <w:rsid w:val="000D1105"/>
    <w:rsid w:val="000D1345"/>
    <w:rsid w:val="000D1409"/>
    <w:rsid w:val="000D149B"/>
    <w:rsid w:val="000D157E"/>
    <w:rsid w:val="000D15E9"/>
    <w:rsid w:val="000D171E"/>
    <w:rsid w:val="000D1B04"/>
    <w:rsid w:val="000D1B97"/>
    <w:rsid w:val="000D1C80"/>
    <w:rsid w:val="000D1F4C"/>
    <w:rsid w:val="000D2099"/>
    <w:rsid w:val="000D2427"/>
    <w:rsid w:val="000D265F"/>
    <w:rsid w:val="000D26EA"/>
    <w:rsid w:val="000D2805"/>
    <w:rsid w:val="000D2BC7"/>
    <w:rsid w:val="000D30E3"/>
    <w:rsid w:val="000D3205"/>
    <w:rsid w:val="000D32A2"/>
    <w:rsid w:val="000D334A"/>
    <w:rsid w:val="000D3417"/>
    <w:rsid w:val="000D3524"/>
    <w:rsid w:val="000D358F"/>
    <w:rsid w:val="000D362B"/>
    <w:rsid w:val="000D36F7"/>
    <w:rsid w:val="000D37C4"/>
    <w:rsid w:val="000D380C"/>
    <w:rsid w:val="000D3A1C"/>
    <w:rsid w:val="000D3AD1"/>
    <w:rsid w:val="000D3B2A"/>
    <w:rsid w:val="000D3BE3"/>
    <w:rsid w:val="000D3DDF"/>
    <w:rsid w:val="000D410B"/>
    <w:rsid w:val="000D411F"/>
    <w:rsid w:val="000D435E"/>
    <w:rsid w:val="000D48AC"/>
    <w:rsid w:val="000D4BE2"/>
    <w:rsid w:val="000D4E5B"/>
    <w:rsid w:val="000D4F34"/>
    <w:rsid w:val="000D4F4D"/>
    <w:rsid w:val="000D5061"/>
    <w:rsid w:val="000D50DB"/>
    <w:rsid w:val="000D510D"/>
    <w:rsid w:val="000D521B"/>
    <w:rsid w:val="000D5462"/>
    <w:rsid w:val="000D5527"/>
    <w:rsid w:val="000D56EC"/>
    <w:rsid w:val="000D5842"/>
    <w:rsid w:val="000D5906"/>
    <w:rsid w:val="000D5A41"/>
    <w:rsid w:val="000D5D6C"/>
    <w:rsid w:val="000D5F6A"/>
    <w:rsid w:val="000D5FA9"/>
    <w:rsid w:val="000D5FEA"/>
    <w:rsid w:val="000D612C"/>
    <w:rsid w:val="000D61B0"/>
    <w:rsid w:val="000D65A3"/>
    <w:rsid w:val="000D683B"/>
    <w:rsid w:val="000D69B1"/>
    <w:rsid w:val="000D6DE2"/>
    <w:rsid w:val="000D749E"/>
    <w:rsid w:val="000D7534"/>
    <w:rsid w:val="000D766F"/>
    <w:rsid w:val="000D77AE"/>
    <w:rsid w:val="000D7BEF"/>
    <w:rsid w:val="000D7D1F"/>
    <w:rsid w:val="000D7D6C"/>
    <w:rsid w:val="000D7F69"/>
    <w:rsid w:val="000E0095"/>
    <w:rsid w:val="000E019D"/>
    <w:rsid w:val="000E02F9"/>
    <w:rsid w:val="000E0359"/>
    <w:rsid w:val="000E060D"/>
    <w:rsid w:val="000E06B3"/>
    <w:rsid w:val="000E0845"/>
    <w:rsid w:val="000E0875"/>
    <w:rsid w:val="000E092C"/>
    <w:rsid w:val="000E0B04"/>
    <w:rsid w:val="000E0C6A"/>
    <w:rsid w:val="000E0CEC"/>
    <w:rsid w:val="000E0EC6"/>
    <w:rsid w:val="000E0EED"/>
    <w:rsid w:val="000E124B"/>
    <w:rsid w:val="000E126B"/>
    <w:rsid w:val="000E1726"/>
    <w:rsid w:val="000E181C"/>
    <w:rsid w:val="000E1B50"/>
    <w:rsid w:val="000E1CB2"/>
    <w:rsid w:val="000E1DC9"/>
    <w:rsid w:val="000E1DEE"/>
    <w:rsid w:val="000E1E12"/>
    <w:rsid w:val="000E1F2C"/>
    <w:rsid w:val="000E1F73"/>
    <w:rsid w:val="000E2024"/>
    <w:rsid w:val="000E2026"/>
    <w:rsid w:val="000E2153"/>
    <w:rsid w:val="000E21DE"/>
    <w:rsid w:val="000E2235"/>
    <w:rsid w:val="000E22F8"/>
    <w:rsid w:val="000E2973"/>
    <w:rsid w:val="000E2985"/>
    <w:rsid w:val="000E29DA"/>
    <w:rsid w:val="000E2C88"/>
    <w:rsid w:val="000E2CA1"/>
    <w:rsid w:val="000E2CE6"/>
    <w:rsid w:val="000E317A"/>
    <w:rsid w:val="000E326A"/>
    <w:rsid w:val="000E3DE2"/>
    <w:rsid w:val="000E3DED"/>
    <w:rsid w:val="000E3EA7"/>
    <w:rsid w:val="000E3FCA"/>
    <w:rsid w:val="000E4469"/>
    <w:rsid w:val="000E49A5"/>
    <w:rsid w:val="000E4BEB"/>
    <w:rsid w:val="000E5010"/>
    <w:rsid w:val="000E506D"/>
    <w:rsid w:val="000E519F"/>
    <w:rsid w:val="000E51C1"/>
    <w:rsid w:val="000E5510"/>
    <w:rsid w:val="000E56F7"/>
    <w:rsid w:val="000E5885"/>
    <w:rsid w:val="000E58A2"/>
    <w:rsid w:val="000E5BD8"/>
    <w:rsid w:val="000E5F7D"/>
    <w:rsid w:val="000E6164"/>
    <w:rsid w:val="000E63AF"/>
    <w:rsid w:val="000E696E"/>
    <w:rsid w:val="000E6B7E"/>
    <w:rsid w:val="000E6BBE"/>
    <w:rsid w:val="000E6C00"/>
    <w:rsid w:val="000E6C71"/>
    <w:rsid w:val="000E6DBC"/>
    <w:rsid w:val="000E6E0D"/>
    <w:rsid w:val="000E6E5B"/>
    <w:rsid w:val="000E7056"/>
    <w:rsid w:val="000E7134"/>
    <w:rsid w:val="000E73C1"/>
    <w:rsid w:val="000E75C8"/>
    <w:rsid w:val="000E78E2"/>
    <w:rsid w:val="000E79C1"/>
    <w:rsid w:val="000E7A81"/>
    <w:rsid w:val="000E7B18"/>
    <w:rsid w:val="000E7B30"/>
    <w:rsid w:val="000E7B3F"/>
    <w:rsid w:val="000E7FF2"/>
    <w:rsid w:val="000F012C"/>
    <w:rsid w:val="000F032C"/>
    <w:rsid w:val="000F03CA"/>
    <w:rsid w:val="000F05FF"/>
    <w:rsid w:val="000F0FF3"/>
    <w:rsid w:val="000F1042"/>
    <w:rsid w:val="000F11E3"/>
    <w:rsid w:val="000F12F0"/>
    <w:rsid w:val="000F138D"/>
    <w:rsid w:val="000F1419"/>
    <w:rsid w:val="000F1430"/>
    <w:rsid w:val="000F15BB"/>
    <w:rsid w:val="000F17B6"/>
    <w:rsid w:val="000F1BF7"/>
    <w:rsid w:val="000F1D4E"/>
    <w:rsid w:val="000F1EAE"/>
    <w:rsid w:val="000F1FB1"/>
    <w:rsid w:val="000F1FD4"/>
    <w:rsid w:val="000F205F"/>
    <w:rsid w:val="000F20EA"/>
    <w:rsid w:val="000F217F"/>
    <w:rsid w:val="000F2206"/>
    <w:rsid w:val="000F233A"/>
    <w:rsid w:val="000F281B"/>
    <w:rsid w:val="000F2980"/>
    <w:rsid w:val="000F2A12"/>
    <w:rsid w:val="000F2B9F"/>
    <w:rsid w:val="000F2CBA"/>
    <w:rsid w:val="000F2E75"/>
    <w:rsid w:val="000F301B"/>
    <w:rsid w:val="000F3132"/>
    <w:rsid w:val="000F32B4"/>
    <w:rsid w:val="000F334C"/>
    <w:rsid w:val="000F34DA"/>
    <w:rsid w:val="000F351F"/>
    <w:rsid w:val="000F35A8"/>
    <w:rsid w:val="000F3A52"/>
    <w:rsid w:val="000F3B16"/>
    <w:rsid w:val="000F3BE2"/>
    <w:rsid w:val="000F3F5C"/>
    <w:rsid w:val="000F404E"/>
    <w:rsid w:val="000F4114"/>
    <w:rsid w:val="000F4BD6"/>
    <w:rsid w:val="000F4BEB"/>
    <w:rsid w:val="000F4D40"/>
    <w:rsid w:val="000F4DC5"/>
    <w:rsid w:val="000F4F17"/>
    <w:rsid w:val="000F508E"/>
    <w:rsid w:val="000F5159"/>
    <w:rsid w:val="000F528F"/>
    <w:rsid w:val="000F5326"/>
    <w:rsid w:val="000F5441"/>
    <w:rsid w:val="000F551A"/>
    <w:rsid w:val="000F567C"/>
    <w:rsid w:val="000F578F"/>
    <w:rsid w:val="000F5BE5"/>
    <w:rsid w:val="000F5D33"/>
    <w:rsid w:val="000F5E6F"/>
    <w:rsid w:val="000F60EA"/>
    <w:rsid w:val="000F6246"/>
    <w:rsid w:val="000F6370"/>
    <w:rsid w:val="000F6374"/>
    <w:rsid w:val="000F63DA"/>
    <w:rsid w:val="000F6551"/>
    <w:rsid w:val="000F6558"/>
    <w:rsid w:val="000F65A8"/>
    <w:rsid w:val="000F674F"/>
    <w:rsid w:val="000F6868"/>
    <w:rsid w:val="000F6A5A"/>
    <w:rsid w:val="000F6CF6"/>
    <w:rsid w:val="000F6F9D"/>
    <w:rsid w:val="000F7008"/>
    <w:rsid w:val="000F73C5"/>
    <w:rsid w:val="000F73D1"/>
    <w:rsid w:val="000F743E"/>
    <w:rsid w:val="000F7485"/>
    <w:rsid w:val="000F748E"/>
    <w:rsid w:val="000F75CD"/>
    <w:rsid w:val="000F7B71"/>
    <w:rsid w:val="000F7B92"/>
    <w:rsid w:val="000F7E19"/>
    <w:rsid w:val="000F7F5C"/>
    <w:rsid w:val="000F7F61"/>
    <w:rsid w:val="001000D3"/>
    <w:rsid w:val="00100291"/>
    <w:rsid w:val="00100295"/>
    <w:rsid w:val="0010032A"/>
    <w:rsid w:val="00100375"/>
    <w:rsid w:val="00100AFA"/>
    <w:rsid w:val="00100B51"/>
    <w:rsid w:val="00100CA3"/>
    <w:rsid w:val="00101040"/>
    <w:rsid w:val="001012BA"/>
    <w:rsid w:val="001012BD"/>
    <w:rsid w:val="0010139E"/>
    <w:rsid w:val="00101537"/>
    <w:rsid w:val="00101593"/>
    <w:rsid w:val="001018FA"/>
    <w:rsid w:val="00101930"/>
    <w:rsid w:val="00101CD1"/>
    <w:rsid w:val="00101DCF"/>
    <w:rsid w:val="00101F0E"/>
    <w:rsid w:val="00101F76"/>
    <w:rsid w:val="00102385"/>
    <w:rsid w:val="00102767"/>
    <w:rsid w:val="001027AA"/>
    <w:rsid w:val="00102A0B"/>
    <w:rsid w:val="00102A92"/>
    <w:rsid w:val="00102DF3"/>
    <w:rsid w:val="00102F24"/>
    <w:rsid w:val="00103030"/>
    <w:rsid w:val="001032C9"/>
    <w:rsid w:val="001033F7"/>
    <w:rsid w:val="0010359B"/>
    <w:rsid w:val="001035BC"/>
    <w:rsid w:val="001036C6"/>
    <w:rsid w:val="00103C82"/>
    <w:rsid w:val="00103F73"/>
    <w:rsid w:val="001043BE"/>
    <w:rsid w:val="001043D9"/>
    <w:rsid w:val="001045DF"/>
    <w:rsid w:val="00104646"/>
    <w:rsid w:val="001046AB"/>
    <w:rsid w:val="001046DB"/>
    <w:rsid w:val="00104748"/>
    <w:rsid w:val="00104A0A"/>
    <w:rsid w:val="00104B50"/>
    <w:rsid w:val="00104C0D"/>
    <w:rsid w:val="00104DC5"/>
    <w:rsid w:val="00105010"/>
    <w:rsid w:val="001050F2"/>
    <w:rsid w:val="001051A2"/>
    <w:rsid w:val="001052E4"/>
    <w:rsid w:val="00105661"/>
    <w:rsid w:val="001056F8"/>
    <w:rsid w:val="00105CD3"/>
    <w:rsid w:val="00105E74"/>
    <w:rsid w:val="00106057"/>
    <w:rsid w:val="00106238"/>
    <w:rsid w:val="00106387"/>
    <w:rsid w:val="0010638B"/>
    <w:rsid w:val="001063B0"/>
    <w:rsid w:val="00106576"/>
    <w:rsid w:val="0010662A"/>
    <w:rsid w:val="001066DD"/>
    <w:rsid w:val="0010677A"/>
    <w:rsid w:val="00106ABA"/>
    <w:rsid w:val="00106AF1"/>
    <w:rsid w:val="00106BB5"/>
    <w:rsid w:val="00106FF4"/>
    <w:rsid w:val="001070F9"/>
    <w:rsid w:val="00107285"/>
    <w:rsid w:val="0010729A"/>
    <w:rsid w:val="001074D5"/>
    <w:rsid w:val="00107558"/>
    <w:rsid w:val="001079A4"/>
    <w:rsid w:val="00107AB8"/>
    <w:rsid w:val="00107AF1"/>
    <w:rsid w:val="00107BFA"/>
    <w:rsid w:val="00107CFB"/>
    <w:rsid w:val="00107E4D"/>
    <w:rsid w:val="00107F81"/>
    <w:rsid w:val="001101CF"/>
    <w:rsid w:val="001102B5"/>
    <w:rsid w:val="001103F2"/>
    <w:rsid w:val="001105B8"/>
    <w:rsid w:val="00110751"/>
    <w:rsid w:val="001108A0"/>
    <w:rsid w:val="00110929"/>
    <w:rsid w:val="00110A16"/>
    <w:rsid w:val="00110AAE"/>
    <w:rsid w:val="00110B4D"/>
    <w:rsid w:val="00110C00"/>
    <w:rsid w:val="00110D97"/>
    <w:rsid w:val="00110F42"/>
    <w:rsid w:val="00110FF8"/>
    <w:rsid w:val="00111082"/>
    <w:rsid w:val="00111283"/>
    <w:rsid w:val="0011128F"/>
    <w:rsid w:val="001115A5"/>
    <w:rsid w:val="00111705"/>
    <w:rsid w:val="00111812"/>
    <w:rsid w:val="001118D8"/>
    <w:rsid w:val="00111B87"/>
    <w:rsid w:val="00111BC0"/>
    <w:rsid w:val="00111BC3"/>
    <w:rsid w:val="00111FEC"/>
    <w:rsid w:val="001120BB"/>
    <w:rsid w:val="001122C8"/>
    <w:rsid w:val="0011265C"/>
    <w:rsid w:val="001128A5"/>
    <w:rsid w:val="001129CB"/>
    <w:rsid w:val="00112BBA"/>
    <w:rsid w:val="00112C01"/>
    <w:rsid w:val="00112C26"/>
    <w:rsid w:val="00112C62"/>
    <w:rsid w:val="00112C9A"/>
    <w:rsid w:val="00112CFD"/>
    <w:rsid w:val="00112D9E"/>
    <w:rsid w:val="00112E4D"/>
    <w:rsid w:val="0011352D"/>
    <w:rsid w:val="001136E0"/>
    <w:rsid w:val="00113A7D"/>
    <w:rsid w:val="00113B8A"/>
    <w:rsid w:val="00113C4C"/>
    <w:rsid w:val="00113D8B"/>
    <w:rsid w:val="001140EE"/>
    <w:rsid w:val="001140F7"/>
    <w:rsid w:val="0011441E"/>
    <w:rsid w:val="001145A5"/>
    <w:rsid w:val="001145FF"/>
    <w:rsid w:val="001148A9"/>
    <w:rsid w:val="0011491E"/>
    <w:rsid w:val="00114A22"/>
    <w:rsid w:val="00114ADC"/>
    <w:rsid w:val="00114CB9"/>
    <w:rsid w:val="00114D72"/>
    <w:rsid w:val="00114ED3"/>
    <w:rsid w:val="00114F3B"/>
    <w:rsid w:val="001150ED"/>
    <w:rsid w:val="0011575F"/>
    <w:rsid w:val="001158E9"/>
    <w:rsid w:val="00115E87"/>
    <w:rsid w:val="00116032"/>
    <w:rsid w:val="00116122"/>
    <w:rsid w:val="00116276"/>
    <w:rsid w:val="001162B1"/>
    <w:rsid w:val="001162DA"/>
    <w:rsid w:val="001163A1"/>
    <w:rsid w:val="00116501"/>
    <w:rsid w:val="001169DB"/>
    <w:rsid w:val="00116A2C"/>
    <w:rsid w:val="00116A6F"/>
    <w:rsid w:val="00116B15"/>
    <w:rsid w:val="00116C4F"/>
    <w:rsid w:val="00116EFB"/>
    <w:rsid w:val="0011703C"/>
    <w:rsid w:val="001170E6"/>
    <w:rsid w:val="00117587"/>
    <w:rsid w:val="00117B04"/>
    <w:rsid w:val="00117B20"/>
    <w:rsid w:val="00117DE1"/>
    <w:rsid w:val="0012019D"/>
    <w:rsid w:val="00120221"/>
    <w:rsid w:val="0012025B"/>
    <w:rsid w:val="00120674"/>
    <w:rsid w:val="00120754"/>
    <w:rsid w:val="001208CF"/>
    <w:rsid w:val="00120BA8"/>
    <w:rsid w:val="00120C17"/>
    <w:rsid w:val="00120EDF"/>
    <w:rsid w:val="001210A2"/>
    <w:rsid w:val="00121158"/>
    <w:rsid w:val="001214A3"/>
    <w:rsid w:val="001217F6"/>
    <w:rsid w:val="00121918"/>
    <w:rsid w:val="0012191E"/>
    <w:rsid w:val="00121C2C"/>
    <w:rsid w:val="00121C7F"/>
    <w:rsid w:val="00121D94"/>
    <w:rsid w:val="00121E51"/>
    <w:rsid w:val="001222D3"/>
    <w:rsid w:val="001224CB"/>
    <w:rsid w:val="001224D4"/>
    <w:rsid w:val="00122528"/>
    <w:rsid w:val="00122732"/>
    <w:rsid w:val="00122940"/>
    <w:rsid w:val="00122BE3"/>
    <w:rsid w:val="0012308E"/>
    <w:rsid w:val="00123252"/>
    <w:rsid w:val="0012343E"/>
    <w:rsid w:val="001235EE"/>
    <w:rsid w:val="0012360F"/>
    <w:rsid w:val="00123871"/>
    <w:rsid w:val="001238BD"/>
    <w:rsid w:val="001239DD"/>
    <w:rsid w:val="00123ED8"/>
    <w:rsid w:val="00124020"/>
    <w:rsid w:val="001241CA"/>
    <w:rsid w:val="00124632"/>
    <w:rsid w:val="001247C7"/>
    <w:rsid w:val="001247E7"/>
    <w:rsid w:val="00124981"/>
    <w:rsid w:val="0012499F"/>
    <w:rsid w:val="00124BDD"/>
    <w:rsid w:val="00124C1B"/>
    <w:rsid w:val="00124C38"/>
    <w:rsid w:val="00124E35"/>
    <w:rsid w:val="00124E61"/>
    <w:rsid w:val="00124E76"/>
    <w:rsid w:val="00124F30"/>
    <w:rsid w:val="001253AF"/>
    <w:rsid w:val="00125588"/>
    <w:rsid w:val="0012588F"/>
    <w:rsid w:val="00125DE1"/>
    <w:rsid w:val="0012615A"/>
    <w:rsid w:val="001262D5"/>
    <w:rsid w:val="00126305"/>
    <w:rsid w:val="00126340"/>
    <w:rsid w:val="001266A3"/>
    <w:rsid w:val="001267AD"/>
    <w:rsid w:val="00126814"/>
    <w:rsid w:val="001268E4"/>
    <w:rsid w:val="00126A47"/>
    <w:rsid w:val="00126C33"/>
    <w:rsid w:val="00126CEC"/>
    <w:rsid w:val="00126F81"/>
    <w:rsid w:val="00127082"/>
    <w:rsid w:val="00127087"/>
    <w:rsid w:val="0012713D"/>
    <w:rsid w:val="0012719A"/>
    <w:rsid w:val="001277BB"/>
    <w:rsid w:val="00127CF8"/>
    <w:rsid w:val="0013000E"/>
    <w:rsid w:val="001300B3"/>
    <w:rsid w:val="001302B7"/>
    <w:rsid w:val="0013043D"/>
    <w:rsid w:val="00130785"/>
    <w:rsid w:val="0013090F"/>
    <w:rsid w:val="0013091B"/>
    <w:rsid w:val="00130B5F"/>
    <w:rsid w:val="00130BF1"/>
    <w:rsid w:val="00130EF0"/>
    <w:rsid w:val="00131134"/>
    <w:rsid w:val="00131153"/>
    <w:rsid w:val="001313A4"/>
    <w:rsid w:val="00131562"/>
    <w:rsid w:val="0013160F"/>
    <w:rsid w:val="001318A4"/>
    <w:rsid w:val="00131BCC"/>
    <w:rsid w:val="00131D9B"/>
    <w:rsid w:val="00131DF1"/>
    <w:rsid w:val="00131EEA"/>
    <w:rsid w:val="00131FD1"/>
    <w:rsid w:val="00132086"/>
    <w:rsid w:val="00132095"/>
    <w:rsid w:val="0013217B"/>
    <w:rsid w:val="0013222D"/>
    <w:rsid w:val="00132517"/>
    <w:rsid w:val="0013254A"/>
    <w:rsid w:val="0013272B"/>
    <w:rsid w:val="001327A8"/>
    <w:rsid w:val="001329D4"/>
    <w:rsid w:val="001329D9"/>
    <w:rsid w:val="00132A08"/>
    <w:rsid w:val="00132A38"/>
    <w:rsid w:val="00132E37"/>
    <w:rsid w:val="00132EA9"/>
    <w:rsid w:val="001331A1"/>
    <w:rsid w:val="001332ED"/>
    <w:rsid w:val="0013339F"/>
    <w:rsid w:val="00133611"/>
    <w:rsid w:val="0013368B"/>
    <w:rsid w:val="00133735"/>
    <w:rsid w:val="00133908"/>
    <w:rsid w:val="00133B96"/>
    <w:rsid w:val="00133D96"/>
    <w:rsid w:val="00133E3A"/>
    <w:rsid w:val="00134206"/>
    <w:rsid w:val="0013430D"/>
    <w:rsid w:val="00134363"/>
    <w:rsid w:val="001343AD"/>
    <w:rsid w:val="00134510"/>
    <w:rsid w:val="00134668"/>
    <w:rsid w:val="0013467E"/>
    <w:rsid w:val="001346E7"/>
    <w:rsid w:val="001349AC"/>
    <w:rsid w:val="00134AED"/>
    <w:rsid w:val="00134FC2"/>
    <w:rsid w:val="00135236"/>
    <w:rsid w:val="001352C1"/>
    <w:rsid w:val="00135354"/>
    <w:rsid w:val="001354B0"/>
    <w:rsid w:val="001355F7"/>
    <w:rsid w:val="001358A6"/>
    <w:rsid w:val="001358F1"/>
    <w:rsid w:val="00135CCF"/>
    <w:rsid w:val="00135E86"/>
    <w:rsid w:val="001360E6"/>
    <w:rsid w:val="001365AA"/>
    <w:rsid w:val="0013668A"/>
    <w:rsid w:val="00136719"/>
    <w:rsid w:val="00136C8A"/>
    <w:rsid w:val="00136D06"/>
    <w:rsid w:val="00136D69"/>
    <w:rsid w:val="00137276"/>
    <w:rsid w:val="0013728F"/>
    <w:rsid w:val="001373C2"/>
    <w:rsid w:val="0013748E"/>
    <w:rsid w:val="0013754B"/>
    <w:rsid w:val="001375DB"/>
    <w:rsid w:val="00137962"/>
    <w:rsid w:val="001379D4"/>
    <w:rsid w:val="00137C3B"/>
    <w:rsid w:val="00137EEB"/>
    <w:rsid w:val="00137F16"/>
    <w:rsid w:val="00137FD3"/>
    <w:rsid w:val="001400F1"/>
    <w:rsid w:val="001405A2"/>
    <w:rsid w:val="00140A0D"/>
    <w:rsid w:val="00140BC1"/>
    <w:rsid w:val="00140F83"/>
    <w:rsid w:val="0014128D"/>
    <w:rsid w:val="00141448"/>
    <w:rsid w:val="001414CA"/>
    <w:rsid w:val="00141850"/>
    <w:rsid w:val="00141AD0"/>
    <w:rsid w:val="00141BB5"/>
    <w:rsid w:val="00141FA4"/>
    <w:rsid w:val="0014228E"/>
    <w:rsid w:val="001426DE"/>
    <w:rsid w:val="00142A97"/>
    <w:rsid w:val="00142B67"/>
    <w:rsid w:val="00142D1A"/>
    <w:rsid w:val="00142D3A"/>
    <w:rsid w:val="00142EC2"/>
    <w:rsid w:val="00142F1F"/>
    <w:rsid w:val="00142F72"/>
    <w:rsid w:val="00142F74"/>
    <w:rsid w:val="00143187"/>
    <w:rsid w:val="001431F2"/>
    <w:rsid w:val="00143344"/>
    <w:rsid w:val="00143855"/>
    <w:rsid w:val="0014385F"/>
    <w:rsid w:val="001438DF"/>
    <w:rsid w:val="00143965"/>
    <w:rsid w:val="001439EB"/>
    <w:rsid w:val="00143CD3"/>
    <w:rsid w:val="00143DDE"/>
    <w:rsid w:val="00143E67"/>
    <w:rsid w:val="00143EB9"/>
    <w:rsid w:val="00143ED1"/>
    <w:rsid w:val="00143EE2"/>
    <w:rsid w:val="001445B9"/>
    <w:rsid w:val="00144A8C"/>
    <w:rsid w:val="00144AEF"/>
    <w:rsid w:val="00144B67"/>
    <w:rsid w:val="00144C0F"/>
    <w:rsid w:val="00144C13"/>
    <w:rsid w:val="00144EC2"/>
    <w:rsid w:val="001451EB"/>
    <w:rsid w:val="001454BF"/>
    <w:rsid w:val="00145531"/>
    <w:rsid w:val="00145733"/>
    <w:rsid w:val="0014588E"/>
    <w:rsid w:val="00145BA4"/>
    <w:rsid w:val="0014613D"/>
    <w:rsid w:val="0014627B"/>
    <w:rsid w:val="001462A3"/>
    <w:rsid w:val="00146329"/>
    <w:rsid w:val="001463D6"/>
    <w:rsid w:val="0014661A"/>
    <w:rsid w:val="00146878"/>
    <w:rsid w:val="001468BB"/>
    <w:rsid w:val="0014695E"/>
    <w:rsid w:val="00146B22"/>
    <w:rsid w:val="00146FF9"/>
    <w:rsid w:val="001470DF"/>
    <w:rsid w:val="00147417"/>
    <w:rsid w:val="001475FA"/>
    <w:rsid w:val="0014769E"/>
    <w:rsid w:val="0014783F"/>
    <w:rsid w:val="00147871"/>
    <w:rsid w:val="00147915"/>
    <w:rsid w:val="00147AC9"/>
    <w:rsid w:val="00147AE5"/>
    <w:rsid w:val="00147BD5"/>
    <w:rsid w:val="00147CD7"/>
    <w:rsid w:val="00147E6D"/>
    <w:rsid w:val="0015010D"/>
    <w:rsid w:val="001502E8"/>
    <w:rsid w:val="0015038F"/>
    <w:rsid w:val="001503BC"/>
    <w:rsid w:val="001503E8"/>
    <w:rsid w:val="00150449"/>
    <w:rsid w:val="00150475"/>
    <w:rsid w:val="00150636"/>
    <w:rsid w:val="001506DF"/>
    <w:rsid w:val="00150784"/>
    <w:rsid w:val="00150AAE"/>
    <w:rsid w:val="00150BE3"/>
    <w:rsid w:val="001512E0"/>
    <w:rsid w:val="00151427"/>
    <w:rsid w:val="001515A3"/>
    <w:rsid w:val="001518E7"/>
    <w:rsid w:val="00151908"/>
    <w:rsid w:val="001519A2"/>
    <w:rsid w:val="00151B92"/>
    <w:rsid w:val="00151BDB"/>
    <w:rsid w:val="00151CB6"/>
    <w:rsid w:val="00151DDC"/>
    <w:rsid w:val="001521C4"/>
    <w:rsid w:val="001523FB"/>
    <w:rsid w:val="0015249A"/>
    <w:rsid w:val="001529D6"/>
    <w:rsid w:val="00152E18"/>
    <w:rsid w:val="00152EDB"/>
    <w:rsid w:val="001530D2"/>
    <w:rsid w:val="001532AE"/>
    <w:rsid w:val="001535C9"/>
    <w:rsid w:val="0015365D"/>
    <w:rsid w:val="00153E0C"/>
    <w:rsid w:val="00153E90"/>
    <w:rsid w:val="00154094"/>
    <w:rsid w:val="001542EC"/>
    <w:rsid w:val="001544E9"/>
    <w:rsid w:val="00154608"/>
    <w:rsid w:val="001546E4"/>
    <w:rsid w:val="001548E5"/>
    <w:rsid w:val="001549F2"/>
    <w:rsid w:val="00154AE7"/>
    <w:rsid w:val="00154C04"/>
    <w:rsid w:val="001551B8"/>
    <w:rsid w:val="001551CC"/>
    <w:rsid w:val="00155256"/>
    <w:rsid w:val="0015527E"/>
    <w:rsid w:val="00155416"/>
    <w:rsid w:val="00155C52"/>
    <w:rsid w:val="00155D90"/>
    <w:rsid w:val="0015604C"/>
    <w:rsid w:val="001561FE"/>
    <w:rsid w:val="00156818"/>
    <w:rsid w:val="00156C02"/>
    <w:rsid w:val="00156FAC"/>
    <w:rsid w:val="001570F0"/>
    <w:rsid w:val="001571A0"/>
    <w:rsid w:val="0015726B"/>
    <w:rsid w:val="001577B7"/>
    <w:rsid w:val="0015789E"/>
    <w:rsid w:val="00157A9F"/>
    <w:rsid w:val="00157F06"/>
    <w:rsid w:val="0016005A"/>
    <w:rsid w:val="001601A5"/>
    <w:rsid w:val="0016021E"/>
    <w:rsid w:val="00160502"/>
    <w:rsid w:val="00160538"/>
    <w:rsid w:val="0016064A"/>
    <w:rsid w:val="001608CC"/>
    <w:rsid w:val="001609A9"/>
    <w:rsid w:val="00160DC9"/>
    <w:rsid w:val="00160F77"/>
    <w:rsid w:val="00160FC7"/>
    <w:rsid w:val="00160FD1"/>
    <w:rsid w:val="001610C8"/>
    <w:rsid w:val="001612FF"/>
    <w:rsid w:val="00161885"/>
    <w:rsid w:val="0016188D"/>
    <w:rsid w:val="00161BCE"/>
    <w:rsid w:val="00161D13"/>
    <w:rsid w:val="00161E4F"/>
    <w:rsid w:val="00161F1E"/>
    <w:rsid w:val="00161F30"/>
    <w:rsid w:val="001621B2"/>
    <w:rsid w:val="001625BF"/>
    <w:rsid w:val="001629D6"/>
    <w:rsid w:val="00162CDA"/>
    <w:rsid w:val="00162D78"/>
    <w:rsid w:val="00162E8C"/>
    <w:rsid w:val="001630D5"/>
    <w:rsid w:val="0016310A"/>
    <w:rsid w:val="001632FE"/>
    <w:rsid w:val="00163534"/>
    <w:rsid w:val="00163580"/>
    <w:rsid w:val="001637BA"/>
    <w:rsid w:val="001637D3"/>
    <w:rsid w:val="0016381D"/>
    <w:rsid w:val="001638B5"/>
    <w:rsid w:val="00163912"/>
    <w:rsid w:val="00163A7D"/>
    <w:rsid w:val="00163F43"/>
    <w:rsid w:val="00163FBA"/>
    <w:rsid w:val="00163FDC"/>
    <w:rsid w:val="001647B3"/>
    <w:rsid w:val="00164AE8"/>
    <w:rsid w:val="00164B91"/>
    <w:rsid w:val="00164D71"/>
    <w:rsid w:val="0016502D"/>
    <w:rsid w:val="001653B0"/>
    <w:rsid w:val="001653BD"/>
    <w:rsid w:val="0016554A"/>
    <w:rsid w:val="00165874"/>
    <w:rsid w:val="00165899"/>
    <w:rsid w:val="001658CD"/>
    <w:rsid w:val="001658FD"/>
    <w:rsid w:val="00165982"/>
    <w:rsid w:val="001659EB"/>
    <w:rsid w:val="00165A1C"/>
    <w:rsid w:val="00165AAC"/>
    <w:rsid w:val="00165DEA"/>
    <w:rsid w:val="00165F5B"/>
    <w:rsid w:val="00166186"/>
    <w:rsid w:val="001661A5"/>
    <w:rsid w:val="001664D6"/>
    <w:rsid w:val="0016672C"/>
    <w:rsid w:val="00166C97"/>
    <w:rsid w:val="00166E34"/>
    <w:rsid w:val="00166E4E"/>
    <w:rsid w:val="00166ED2"/>
    <w:rsid w:val="001670A2"/>
    <w:rsid w:val="0016710F"/>
    <w:rsid w:val="001674EC"/>
    <w:rsid w:val="00167A5D"/>
    <w:rsid w:val="00167ACD"/>
    <w:rsid w:val="00167B22"/>
    <w:rsid w:val="00167BA9"/>
    <w:rsid w:val="00167C1D"/>
    <w:rsid w:val="00167E3B"/>
    <w:rsid w:val="00167EED"/>
    <w:rsid w:val="0017012D"/>
    <w:rsid w:val="001701EB"/>
    <w:rsid w:val="0017038B"/>
    <w:rsid w:val="001704C3"/>
    <w:rsid w:val="001704CA"/>
    <w:rsid w:val="001705AB"/>
    <w:rsid w:val="001706E8"/>
    <w:rsid w:val="001708A6"/>
    <w:rsid w:val="001709AE"/>
    <w:rsid w:val="001709EA"/>
    <w:rsid w:val="00170B4B"/>
    <w:rsid w:val="00170B54"/>
    <w:rsid w:val="0017124D"/>
    <w:rsid w:val="0017149F"/>
    <w:rsid w:val="0017157A"/>
    <w:rsid w:val="00171808"/>
    <w:rsid w:val="00171D54"/>
    <w:rsid w:val="00171EDD"/>
    <w:rsid w:val="0017216E"/>
    <w:rsid w:val="001722A9"/>
    <w:rsid w:val="0017236F"/>
    <w:rsid w:val="001723D9"/>
    <w:rsid w:val="001724BF"/>
    <w:rsid w:val="0017268A"/>
    <w:rsid w:val="001726E8"/>
    <w:rsid w:val="00172941"/>
    <w:rsid w:val="00172BA9"/>
    <w:rsid w:val="00172BBD"/>
    <w:rsid w:val="00172DF3"/>
    <w:rsid w:val="00172FB7"/>
    <w:rsid w:val="00172FE3"/>
    <w:rsid w:val="00173080"/>
    <w:rsid w:val="001730FA"/>
    <w:rsid w:val="001731F6"/>
    <w:rsid w:val="00173255"/>
    <w:rsid w:val="00173387"/>
    <w:rsid w:val="001737C4"/>
    <w:rsid w:val="00173AB8"/>
    <w:rsid w:val="00173B05"/>
    <w:rsid w:val="00173B51"/>
    <w:rsid w:val="00173CD5"/>
    <w:rsid w:val="00173E83"/>
    <w:rsid w:val="00173E91"/>
    <w:rsid w:val="00174185"/>
    <w:rsid w:val="001744A7"/>
    <w:rsid w:val="00174D5F"/>
    <w:rsid w:val="001750D8"/>
    <w:rsid w:val="001751AF"/>
    <w:rsid w:val="001756F0"/>
    <w:rsid w:val="001758B3"/>
    <w:rsid w:val="001759D1"/>
    <w:rsid w:val="00175C92"/>
    <w:rsid w:val="00175D38"/>
    <w:rsid w:val="0017620E"/>
    <w:rsid w:val="001762A1"/>
    <w:rsid w:val="001765A4"/>
    <w:rsid w:val="001765E1"/>
    <w:rsid w:val="00176613"/>
    <w:rsid w:val="0017672E"/>
    <w:rsid w:val="0017678B"/>
    <w:rsid w:val="001767DE"/>
    <w:rsid w:val="00176844"/>
    <w:rsid w:val="00176E0F"/>
    <w:rsid w:val="00176FBF"/>
    <w:rsid w:val="001771B7"/>
    <w:rsid w:val="0017722E"/>
    <w:rsid w:val="0017730A"/>
    <w:rsid w:val="0017747A"/>
    <w:rsid w:val="001776F9"/>
    <w:rsid w:val="001777B2"/>
    <w:rsid w:val="0017782F"/>
    <w:rsid w:val="001779A1"/>
    <w:rsid w:val="00177B0D"/>
    <w:rsid w:val="00177CC7"/>
    <w:rsid w:val="00177D46"/>
    <w:rsid w:val="00177DE9"/>
    <w:rsid w:val="00177FF1"/>
    <w:rsid w:val="00180228"/>
    <w:rsid w:val="001802B8"/>
    <w:rsid w:val="001803F2"/>
    <w:rsid w:val="00180495"/>
    <w:rsid w:val="00180BED"/>
    <w:rsid w:val="00180D75"/>
    <w:rsid w:val="00180DCC"/>
    <w:rsid w:val="00180F45"/>
    <w:rsid w:val="0018102A"/>
    <w:rsid w:val="00181150"/>
    <w:rsid w:val="001811AD"/>
    <w:rsid w:val="001812C2"/>
    <w:rsid w:val="001812F9"/>
    <w:rsid w:val="00181507"/>
    <w:rsid w:val="00181A15"/>
    <w:rsid w:val="00181D4F"/>
    <w:rsid w:val="001820A7"/>
    <w:rsid w:val="00182318"/>
    <w:rsid w:val="0018239E"/>
    <w:rsid w:val="00182475"/>
    <w:rsid w:val="001824DA"/>
    <w:rsid w:val="001825A7"/>
    <w:rsid w:val="0018275D"/>
    <w:rsid w:val="0018290E"/>
    <w:rsid w:val="00182CE9"/>
    <w:rsid w:val="00182D05"/>
    <w:rsid w:val="00182F8F"/>
    <w:rsid w:val="00182FB0"/>
    <w:rsid w:val="0018308B"/>
    <w:rsid w:val="0018311E"/>
    <w:rsid w:val="00183321"/>
    <w:rsid w:val="0018349C"/>
    <w:rsid w:val="00183DBF"/>
    <w:rsid w:val="00183FE7"/>
    <w:rsid w:val="0018414C"/>
    <w:rsid w:val="0018419E"/>
    <w:rsid w:val="001842F4"/>
    <w:rsid w:val="0018484E"/>
    <w:rsid w:val="00184ABB"/>
    <w:rsid w:val="00184DE5"/>
    <w:rsid w:val="00184DE8"/>
    <w:rsid w:val="00184E3E"/>
    <w:rsid w:val="00184EB8"/>
    <w:rsid w:val="00184EF9"/>
    <w:rsid w:val="00184F75"/>
    <w:rsid w:val="00185056"/>
    <w:rsid w:val="001850C2"/>
    <w:rsid w:val="00185351"/>
    <w:rsid w:val="001853DF"/>
    <w:rsid w:val="0018572B"/>
    <w:rsid w:val="00185923"/>
    <w:rsid w:val="001859C1"/>
    <w:rsid w:val="00185C18"/>
    <w:rsid w:val="00185C7F"/>
    <w:rsid w:val="001865D9"/>
    <w:rsid w:val="00186759"/>
    <w:rsid w:val="0018690E"/>
    <w:rsid w:val="00186A5F"/>
    <w:rsid w:val="00186ADF"/>
    <w:rsid w:val="00186D28"/>
    <w:rsid w:val="00186E1B"/>
    <w:rsid w:val="00187205"/>
    <w:rsid w:val="001875DC"/>
    <w:rsid w:val="00187686"/>
    <w:rsid w:val="00187811"/>
    <w:rsid w:val="00187A5F"/>
    <w:rsid w:val="00187BC9"/>
    <w:rsid w:val="00187BDC"/>
    <w:rsid w:val="00187DE5"/>
    <w:rsid w:val="00187F46"/>
    <w:rsid w:val="00187FA1"/>
    <w:rsid w:val="00190194"/>
    <w:rsid w:val="001902A0"/>
    <w:rsid w:val="001902CF"/>
    <w:rsid w:val="0019089E"/>
    <w:rsid w:val="001909E4"/>
    <w:rsid w:val="00190A28"/>
    <w:rsid w:val="00190B45"/>
    <w:rsid w:val="00190C83"/>
    <w:rsid w:val="00190CCD"/>
    <w:rsid w:val="00190DE1"/>
    <w:rsid w:val="00190E6C"/>
    <w:rsid w:val="00190F54"/>
    <w:rsid w:val="0019129B"/>
    <w:rsid w:val="001912D0"/>
    <w:rsid w:val="00191335"/>
    <w:rsid w:val="0019145F"/>
    <w:rsid w:val="00191860"/>
    <w:rsid w:val="001919FA"/>
    <w:rsid w:val="00191C85"/>
    <w:rsid w:val="00191C98"/>
    <w:rsid w:val="00191DAF"/>
    <w:rsid w:val="00191E2E"/>
    <w:rsid w:val="0019209D"/>
    <w:rsid w:val="0019249C"/>
    <w:rsid w:val="0019269D"/>
    <w:rsid w:val="0019290C"/>
    <w:rsid w:val="00192AC6"/>
    <w:rsid w:val="00192AFE"/>
    <w:rsid w:val="00192E77"/>
    <w:rsid w:val="00192F3A"/>
    <w:rsid w:val="00192FA0"/>
    <w:rsid w:val="00192FB6"/>
    <w:rsid w:val="001932A5"/>
    <w:rsid w:val="00193786"/>
    <w:rsid w:val="001937CE"/>
    <w:rsid w:val="00193894"/>
    <w:rsid w:val="00193A95"/>
    <w:rsid w:val="00193B64"/>
    <w:rsid w:val="00193E32"/>
    <w:rsid w:val="00193FDF"/>
    <w:rsid w:val="00193FFC"/>
    <w:rsid w:val="00194163"/>
    <w:rsid w:val="001942D9"/>
    <w:rsid w:val="0019432E"/>
    <w:rsid w:val="0019471E"/>
    <w:rsid w:val="0019479D"/>
    <w:rsid w:val="001948CF"/>
    <w:rsid w:val="00194A9F"/>
    <w:rsid w:val="00194F0C"/>
    <w:rsid w:val="00194FDB"/>
    <w:rsid w:val="001953BF"/>
    <w:rsid w:val="001955CF"/>
    <w:rsid w:val="00195623"/>
    <w:rsid w:val="00195631"/>
    <w:rsid w:val="00195A7C"/>
    <w:rsid w:val="00195C71"/>
    <w:rsid w:val="00195C8A"/>
    <w:rsid w:val="00195CED"/>
    <w:rsid w:val="00196333"/>
    <w:rsid w:val="001966E5"/>
    <w:rsid w:val="0019672A"/>
    <w:rsid w:val="0019682A"/>
    <w:rsid w:val="001969A3"/>
    <w:rsid w:val="00196B5E"/>
    <w:rsid w:val="00196D22"/>
    <w:rsid w:val="00196FE7"/>
    <w:rsid w:val="00197305"/>
    <w:rsid w:val="00197326"/>
    <w:rsid w:val="0019736D"/>
    <w:rsid w:val="0019763D"/>
    <w:rsid w:val="0019791E"/>
    <w:rsid w:val="00197BB2"/>
    <w:rsid w:val="00197E2F"/>
    <w:rsid w:val="00197E6F"/>
    <w:rsid w:val="00197EC3"/>
    <w:rsid w:val="001A01CE"/>
    <w:rsid w:val="001A04D5"/>
    <w:rsid w:val="001A04F2"/>
    <w:rsid w:val="001A05F1"/>
    <w:rsid w:val="001A0662"/>
    <w:rsid w:val="001A0A12"/>
    <w:rsid w:val="001A0EEA"/>
    <w:rsid w:val="001A1056"/>
    <w:rsid w:val="001A10B7"/>
    <w:rsid w:val="001A13BC"/>
    <w:rsid w:val="001A17A5"/>
    <w:rsid w:val="001A1877"/>
    <w:rsid w:val="001A1A90"/>
    <w:rsid w:val="001A1A9B"/>
    <w:rsid w:val="001A1B35"/>
    <w:rsid w:val="001A1BAA"/>
    <w:rsid w:val="001A1D6A"/>
    <w:rsid w:val="001A2176"/>
    <w:rsid w:val="001A2178"/>
    <w:rsid w:val="001A2204"/>
    <w:rsid w:val="001A247C"/>
    <w:rsid w:val="001A25B1"/>
    <w:rsid w:val="001A2778"/>
    <w:rsid w:val="001A2800"/>
    <w:rsid w:val="001A2838"/>
    <w:rsid w:val="001A2CD0"/>
    <w:rsid w:val="001A2DE1"/>
    <w:rsid w:val="001A31CB"/>
    <w:rsid w:val="001A32E6"/>
    <w:rsid w:val="001A35C2"/>
    <w:rsid w:val="001A35DE"/>
    <w:rsid w:val="001A3C50"/>
    <w:rsid w:val="001A3DC6"/>
    <w:rsid w:val="001A3F12"/>
    <w:rsid w:val="001A42EF"/>
    <w:rsid w:val="001A43DE"/>
    <w:rsid w:val="001A4800"/>
    <w:rsid w:val="001A4826"/>
    <w:rsid w:val="001A4AFE"/>
    <w:rsid w:val="001A4D5A"/>
    <w:rsid w:val="001A4E47"/>
    <w:rsid w:val="001A4F99"/>
    <w:rsid w:val="001A533C"/>
    <w:rsid w:val="001A53F7"/>
    <w:rsid w:val="001A564C"/>
    <w:rsid w:val="001A5723"/>
    <w:rsid w:val="001A57AF"/>
    <w:rsid w:val="001A580F"/>
    <w:rsid w:val="001A59FE"/>
    <w:rsid w:val="001A5B31"/>
    <w:rsid w:val="001A5D1E"/>
    <w:rsid w:val="001A5D2B"/>
    <w:rsid w:val="001A5D6F"/>
    <w:rsid w:val="001A600B"/>
    <w:rsid w:val="001A625F"/>
    <w:rsid w:val="001A631E"/>
    <w:rsid w:val="001A6422"/>
    <w:rsid w:val="001A66FF"/>
    <w:rsid w:val="001A6818"/>
    <w:rsid w:val="001A68BB"/>
    <w:rsid w:val="001A69E0"/>
    <w:rsid w:val="001A69EC"/>
    <w:rsid w:val="001A6A52"/>
    <w:rsid w:val="001A6A5D"/>
    <w:rsid w:val="001A6BC6"/>
    <w:rsid w:val="001A6C59"/>
    <w:rsid w:val="001A6C9F"/>
    <w:rsid w:val="001A6F38"/>
    <w:rsid w:val="001A7276"/>
    <w:rsid w:val="001A73A2"/>
    <w:rsid w:val="001A74CE"/>
    <w:rsid w:val="001A74F9"/>
    <w:rsid w:val="001A7543"/>
    <w:rsid w:val="001A7598"/>
    <w:rsid w:val="001A76A9"/>
    <w:rsid w:val="001A7845"/>
    <w:rsid w:val="001A7C30"/>
    <w:rsid w:val="001A7F34"/>
    <w:rsid w:val="001B0130"/>
    <w:rsid w:val="001B026E"/>
    <w:rsid w:val="001B02E1"/>
    <w:rsid w:val="001B0430"/>
    <w:rsid w:val="001B0571"/>
    <w:rsid w:val="001B0628"/>
    <w:rsid w:val="001B06BE"/>
    <w:rsid w:val="001B06DE"/>
    <w:rsid w:val="001B095A"/>
    <w:rsid w:val="001B09BD"/>
    <w:rsid w:val="001B0D03"/>
    <w:rsid w:val="001B0E7A"/>
    <w:rsid w:val="001B123A"/>
    <w:rsid w:val="001B125E"/>
    <w:rsid w:val="001B12D9"/>
    <w:rsid w:val="001B1413"/>
    <w:rsid w:val="001B148B"/>
    <w:rsid w:val="001B1872"/>
    <w:rsid w:val="001B1AC4"/>
    <w:rsid w:val="001B1D6B"/>
    <w:rsid w:val="001B1DA3"/>
    <w:rsid w:val="001B1E61"/>
    <w:rsid w:val="001B1FC3"/>
    <w:rsid w:val="001B2230"/>
    <w:rsid w:val="001B22BD"/>
    <w:rsid w:val="001B2325"/>
    <w:rsid w:val="001B23AC"/>
    <w:rsid w:val="001B2DE6"/>
    <w:rsid w:val="001B2F53"/>
    <w:rsid w:val="001B33D6"/>
    <w:rsid w:val="001B34F5"/>
    <w:rsid w:val="001B3632"/>
    <w:rsid w:val="001B3658"/>
    <w:rsid w:val="001B3886"/>
    <w:rsid w:val="001B399A"/>
    <w:rsid w:val="001B3A47"/>
    <w:rsid w:val="001B3A97"/>
    <w:rsid w:val="001B3C60"/>
    <w:rsid w:val="001B3CD7"/>
    <w:rsid w:val="001B3E04"/>
    <w:rsid w:val="001B3E15"/>
    <w:rsid w:val="001B3F6F"/>
    <w:rsid w:val="001B3FD1"/>
    <w:rsid w:val="001B4007"/>
    <w:rsid w:val="001B40A3"/>
    <w:rsid w:val="001B4172"/>
    <w:rsid w:val="001B4487"/>
    <w:rsid w:val="001B44C1"/>
    <w:rsid w:val="001B47A9"/>
    <w:rsid w:val="001B486C"/>
    <w:rsid w:val="001B4AD7"/>
    <w:rsid w:val="001B4EFF"/>
    <w:rsid w:val="001B53FB"/>
    <w:rsid w:val="001B556D"/>
    <w:rsid w:val="001B5BCD"/>
    <w:rsid w:val="001B5CB7"/>
    <w:rsid w:val="001B5D64"/>
    <w:rsid w:val="001B5FF1"/>
    <w:rsid w:val="001B5FFD"/>
    <w:rsid w:val="001B6213"/>
    <w:rsid w:val="001B63D9"/>
    <w:rsid w:val="001B654F"/>
    <w:rsid w:val="001B6801"/>
    <w:rsid w:val="001B6B22"/>
    <w:rsid w:val="001B6DDF"/>
    <w:rsid w:val="001B6DE3"/>
    <w:rsid w:val="001B6F35"/>
    <w:rsid w:val="001B71B3"/>
    <w:rsid w:val="001B7215"/>
    <w:rsid w:val="001B721B"/>
    <w:rsid w:val="001B724F"/>
    <w:rsid w:val="001B75B3"/>
    <w:rsid w:val="001B7A18"/>
    <w:rsid w:val="001B7AB2"/>
    <w:rsid w:val="001B7D70"/>
    <w:rsid w:val="001B7F22"/>
    <w:rsid w:val="001B7F75"/>
    <w:rsid w:val="001C0068"/>
    <w:rsid w:val="001C00A1"/>
    <w:rsid w:val="001C00A8"/>
    <w:rsid w:val="001C0186"/>
    <w:rsid w:val="001C0200"/>
    <w:rsid w:val="001C0264"/>
    <w:rsid w:val="001C04C8"/>
    <w:rsid w:val="001C0986"/>
    <w:rsid w:val="001C0A2C"/>
    <w:rsid w:val="001C10A5"/>
    <w:rsid w:val="001C122B"/>
    <w:rsid w:val="001C1685"/>
    <w:rsid w:val="001C1693"/>
    <w:rsid w:val="001C1A24"/>
    <w:rsid w:val="001C1C25"/>
    <w:rsid w:val="001C1CFD"/>
    <w:rsid w:val="001C1F83"/>
    <w:rsid w:val="001C2424"/>
    <w:rsid w:val="001C24AC"/>
    <w:rsid w:val="001C2651"/>
    <w:rsid w:val="001C26F4"/>
    <w:rsid w:val="001C2A70"/>
    <w:rsid w:val="001C2B3B"/>
    <w:rsid w:val="001C2D86"/>
    <w:rsid w:val="001C2FB0"/>
    <w:rsid w:val="001C3052"/>
    <w:rsid w:val="001C3136"/>
    <w:rsid w:val="001C3174"/>
    <w:rsid w:val="001C31AC"/>
    <w:rsid w:val="001C33C0"/>
    <w:rsid w:val="001C35D9"/>
    <w:rsid w:val="001C3812"/>
    <w:rsid w:val="001C3881"/>
    <w:rsid w:val="001C3C82"/>
    <w:rsid w:val="001C3D29"/>
    <w:rsid w:val="001C4114"/>
    <w:rsid w:val="001C4233"/>
    <w:rsid w:val="001C42D8"/>
    <w:rsid w:val="001C4360"/>
    <w:rsid w:val="001C436A"/>
    <w:rsid w:val="001C47D8"/>
    <w:rsid w:val="001C488C"/>
    <w:rsid w:val="001C4C57"/>
    <w:rsid w:val="001C4DF2"/>
    <w:rsid w:val="001C4E23"/>
    <w:rsid w:val="001C5075"/>
    <w:rsid w:val="001C50CF"/>
    <w:rsid w:val="001C5160"/>
    <w:rsid w:val="001C51B5"/>
    <w:rsid w:val="001C53A5"/>
    <w:rsid w:val="001C53FD"/>
    <w:rsid w:val="001C5461"/>
    <w:rsid w:val="001C54CA"/>
    <w:rsid w:val="001C54CB"/>
    <w:rsid w:val="001C54FF"/>
    <w:rsid w:val="001C56AA"/>
    <w:rsid w:val="001C58C2"/>
    <w:rsid w:val="001C5992"/>
    <w:rsid w:val="001C59AD"/>
    <w:rsid w:val="001C5DAB"/>
    <w:rsid w:val="001C5FC9"/>
    <w:rsid w:val="001C60D4"/>
    <w:rsid w:val="001C60DC"/>
    <w:rsid w:val="001C61EF"/>
    <w:rsid w:val="001C62CF"/>
    <w:rsid w:val="001C6459"/>
    <w:rsid w:val="001C652D"/>
    <w:rsid w:val="001C663C"/>
    <w:rsid w:val="001C69AE"/>
    <w:rsid w:val="001C6AE4"/>
    <w:rsid w:val="001C6CF1"/>
    <w:rsid w:val="001C6D2A"/>
    <w:rsid w:val="001C6D80"/>
    <w:rsid w:val="001C6E06"/>
    <w:rsid w:val="001C6F71"/>
    <w:rsid w:val="001C736E"/>
    <w:rsid w:val="001C759F"/>
    <w:rsid w:val="001C764E"/>
    <w:rsid w:val="001C7C0E"/>
    <w:rsid w:val="001C7C40"/>
    <w:rsid w:val="001D021F"/>
    <w:rsid w:val="001D02C0"/>
    <w:rsid w:val="001D02C7"/>
    <w:rsid w:val="001D02F8"/>
    <w:rsid w:val="001D0318"/>
    <w:rsid w:val="001D05B8"/>
    <w:rsid w:val="001D063A"/>
    <w:rsid w:val="001D09FA"/>
    <w:rsid w:val="001D0C24"/>
    <w:rsid w:val="001D0C9E"/>
    <w:rsid w:val="001D0F21"/>
    <w:rsid w:val="001D12FD"/>
    <w:rsid w:val="001D14AF"/>
    <w:rsid w:val="001D1786"/>
    <w:rsid w:val="001D1866"/>
    <w:rsid w:val="001D1FA8"/>
    <w:rsid w:val="001D207C"/>
    <w:rsid w:val="001D20BC"/>
    <w:rsid w:val="001D217B"/>
    <w:rsid w:val="001D2357"/>
    <w:rsid w:val="001D23BB"/>
    <w:rsid w:val="001D242F"/>
    <w:rsid w:val="001D28BC"/>
    <w:rsid w:val="001D2B5F"/>
    <w:rsid w:val="001D2BA9"/>
    <w:rsid w:val="001D2E17"/>
    <w:rsid w:val="001D2E40"/>
    <w:rsid w:val="001D2E98"/>
    <w:rsid w:val="001D30B4"/>
    <w:rsid w:val="001D3309"/>
    <w:rsid w:val="001D33F3"/>
    <w:rsid w:val="001D3435"/>
    <w:rsid w:val="001D361A"/>
    <w:rsid w:val="001D3698"/>
    <w:rsid w:val="001D374C"/>
    <w:rsid w:val="001D38D8"/>
    <w:rsid w:val="001D390B"/>
    <w:rsid w:val="001D39D8"/>
    <w:rsid w:val="001D3C14"/>
    <w:rsid w:val="001D3C68"/>
    <w:rsid w:val="001D3D02"/>
    <w:rsid w:val="001D4148"/>
    <w:rsid w:val="001D433B"/>
    <w:rsid w:val="001D4368"/>
    <w:rsid w:val="001D4508"/>
    <w:rsid w:val="001D462C"/>
    <w:rsid w:val="001D4935"/>
    <w:rsid w:val="001D4C0E"/>
    <w:rsid w:val="001D5000"/>
    <w:rsid w:val="001D5484"/>
    <w:rsid w:val="001D549D"/>
    <w:rsid w:val="001D55CD"/>
    <w:rsid w:val="001D5721"/>
    <w:rsid w:val="001D57BC"/>
    <w:rsid w:val="001D5834"/>
    <w:rsid w:val="001D5993"/>
    <w:rsid w:val="001D5A1D"/>
    <w:rsid w:val="001D5A8B"/>
    <w:rsid w:val="001D5BFC"/>
    <w:rsid w:val="001D5DE5"/>
    <w:rsid w:val="001D6046"/>
    <w:rsid w:val="001D6118"/>
    <w:rsid w:val="001D6167"/>
    <w:rsid w:val="001D617E"/>
    <w:rsid w:val="001D627F"/>
    <w:rsid w:val="001D64D9"/>
    <w:rsid w:val="001D683D"/>
    <w:rsid w:val="001D69E4"/>
    <w:rsid w:val="001D6C34"/>
    <w:rsid w:val="001D6C41"/>
    <w:rsid w:val="001D6CAD"/>
    <w:rsid w:val="001D6CF5"/>
    <w:rsid w:val="001D6CFE"/>
    <w:rsid w:val="001D6E93"/>
    <w:rsid w:val="001D6FFE"/>
    <w:rsid w:val="001D70B6"/>
    <w:rsid w:val="001D73A1"/>
    <w:rsid w:val="001D7964"/>
    <w:rsid w:val="001D7C49"/>
    <w:rsid w:val="001D7CE8"/>
    <w:rsid w:val="001D7FE0"/>
    <w:rsid w:val="001E0103"/>
    <w:rsid w:val="001E018A"/>
    <w:rsid w:val="001E023D"/>
    <w:rsid w:val="001E0D2D"/>
    <w:rsid w:val="001E0EB7"/>
    <w:rsid w:val="001E0EC6"/>
    <w:rsid w:val="001E10A0"/>
    <w:rsid w:val="001E10BB"/>
    <w:rsid w:val="001E1334"/>
    <w:rsid w:val="001E1395"/>
    <w:rsid w:val="001E1532"/>
    <w:rsid w:val="001E159D"/>
    <w:rsid w:val="001E18CB"/>
    <w:rsid w:val="001E1A1A"/>
    <w:rsid w:val="001E1D3B"/>
    <w:rsid w:val="001E1EE7"/>
    <w:rsid w:val="001E206A"/>
    <w:rsid w:val="001E227E"/>
    <w:rsid w:val="001E2477"/>
    <w:rsid w:val="001E250D"/>
    <w:rsid w:val="001E2611"/>
    <w:rsid w:val="001E26EF"/>
    <w:rsid w:val="001E2C5D"/>
    <w:rsid w:val="001E2FAA"/>
    <w:rsid w:val="001E3006"/>
    <w:rsid w:val="001E34AF"/>
    <w:rsid w:val="001E34B6"/>
    <w:rsid w:val="001E3651"/>
    <w:rsid w:val="001E368F"/>
    <w:rsid w:val="001E3996"/>
    <w:rsid w:val="001E39BB"/>
    <w:rsid w:val="001E3B1A"/>
    <w:rsid w:val="001E3B29"/>
    <w:rsid w:val="001E3F89"/>
    <w:rsid w:val="001E3FAA"/>
    <w:rsid w:val="001E3FC7"/>
    <w:rsid w:val="001E40E8"/>
    <w:rsid w:val="001E415D"/>
    <w:rsid w:val="001E4346"/>
    <w:rsid w:val="001E4508"/>
    <w:rsid w:val="001E4CD3"/>
    <w:rsid w:val="001E4E56"/>
    <w:rsid w:val="001E4ECC"/>
    <w:rsid w:val="001E569D"/>
    <w:rsid w:val="001E5D2A"/>
    <w:rsid w:val="001E5DAF"/>
    <w:rsid w:val="001E5DC4"/>
    <w:rsid w:val="001E6066"/>
    <w:rsid w:val="001E6102"/>
    <w:rsid w:val="001E6167"/>
    <w:rsid w:val="001E6332"/>
    <w:rsid w:val="001E6534"/>
    <w:rsid w:val="001E6647"/>
    <w:rsid w:val="001E678F"/>
    <w:rsid w:val="001E6A60"/>
    <w:rsid w:val="001E6B1A"/>
    <w:rsid w:val="001E6BAA"/>
    <w:rsid w:val="001E6BCA"/>
    <w:rsid w:val="001E6BD8"/>
    <w:rsid w:val="001E6BDE"/>
    <w:rsid w:val="001E6C48"/>
    <w:rsid w:val="001E6C5A"/>
    <w:rsid w:val="001E6D16"/>
    <w:rsid w:val="001E6EAB"/>
    <w:rsid w:val="001E7156"/>
    <w:rsid w:val="001E7653"/>
    <w:rsid w:val="001E77CE"/>
    <w:rsid w:val="001E7E13"/>
    <w:rsid w:val="001E7E72"/>
    <w:rsid w:val="001E7FC0"/>
    <w:rsid w:val="001E7FDC"/>
    <w:rsid w:val="001F0098"/>
    <w:rsid w:val="001F01C2"/>
    <w:rsid w:val="001F02A6"/>
    <w:rsid w:val="001F054B"/>
    <w:rsid w:val="001F05E5"/>
    <w:rsid w:val="001F0604"/>
    <w:rsid w:val="001F0781"/>
    <w:rsid w:val="001F09B7"/>
    <w:rsid w:val="001F0D5B"/>
    <w:rsid w:val="001F0E66"/>
    <w:rsid w:val="001F0F6B"/>
    <w:rsid w:val="001F0F83"/>
    <w:rsid w:val="001F0FA5"/>
    <w:rsid w:val="001F1018"/>
    <w:rsid w:val="001F1028"/>
    <w:rsid w:val="001F1417"/>
    <w:rsid w:val="001F141E"/>
    <w:rsid w:val="001F1749"/>
    <w:rsid w:val="001F19C9"/>
    <w:rsid w:val="001F1D58"/>
    <w:rsid w:val="001F1EBA"/>
    <w:rsid w:val="001F1EE2"/>
    <w:rsid w:val="001F2568"/>
    <w:rsid w:val="001F26D0"/>
    <w:rsid w:val="001F2742"/>
    <w:rsid w:val="001F28DB"/>
    <w:rsid w:val="001F2AA9"/>
    <w:rsid w:val="001F2C88"/>
    <w:rsid w:val="001F3232"/>
    <w:rsid w:val="001F32F3"/>
    <w:rsid w:val="001F3A49"/>
    <w:rsid w:val="001F3B56"/>
    <w:rsid w:val="001F3F6D"/>
    <w:rsid w:val="001F4060"/>
    <w:rsid w:val="001F406B"/>
    <w:rsid w:val="001F4157"/>
    <w:rsid w:val="001F42AB"/>
    <w:rsid w:val="001F45AE"/>
    <w:rsid w:val="001F45CC"/>
    <w:rsid w:val="001F4653"/>
    <w:rsid w:val="001F4670"/>
    <w:rsid w:val="001F4737"/>
    <w:rsid w:val="001F475D"/>
    <w:rsid w:val="001F47F0"/>
    <w:rsid w:val="001F4B5D"/>
    <w:rsid w:val="001F4DF4"/>
    <w:rsid w:val="001F4FDB"/>
    <w:rsid w:val="001F549B"/>
    <w:rsid w:val="001F58A9"/>
    <w:rsid w:val="001F5A27"/>
    <w:rsid w:val="001F5A77"/>
    <w:rsid w:val="001F5C53"/>
    <w:rsid w:val="001F5D3D"/>
    <w:rsid w:val="001F5DFA"/>
    <w:rsid w:val="001F62D8"/>
    <w:rsid w:val="001F64A5"/>
    <w:rsid w:val="001F6521"/>
    <w:rsid w:val="001F65A9"/>
    <w:rsid w:val="001F66F9"/>
    <w:rsid w:val="001F67F9"/>
    <w:rsid w:val="001F682A"/>
    <w:rsid w:val="001F6842"/>
    <w:rsid w:val="001F6B1E"/>
    <w:rsid w:val="001F6FE9"/>
    <w:rsid w:val="001F710C"/>
    <w:rsid w:val="001F7147"/>
    <w:rsid w:val="001F72D3"/>
    <w:rsid w:val="001F738E"/>
    <w:rsid w:val="001F73DF"/>
    <w:rsid w:val="001F74C0"/>
    <w:rsid w:val="001F762E"/>
    <w:rsid w:val="001F7666"/>
    <w:rsid w:val="001F77A8"/>
    <w:rsid w:val="001F7849"/>
    <w:rsid w:val="001F7BBF"/>
    <w:rsid w:val="001F7C0E"/>
    <w:rsid w:val="001F7D74"/>
    <w:rsid w:val="001F7DA5"/>
    <w:rsid w:val="001F7DF2"/>
    <w:rsid w:val="00200015"/>
    <w:rsid w:val="002001E0"/>
    <w:rsid w:val="002001E2"/>
    <w:rsid w:val="00200682"/>
    <w:rsid w:val="00200685"/>
    <w:rsid w:val="0020078A"/>
    <w:rsid w:val="002007ED"/>
    <w:rsid w:val="00200974"/>
    <w:rsid w:val="002009A7"/>
    <w:rsid w:val="00200B9F"/>
    <w:rsid w:val="00200D7C"/>
    <w:rsid w:val="00201048"/>
    <w:rsid w:val="0020115B"/>
    <w:rsid w:val="00201187"/>
    <w:rsid w:val="0020138A"/>
    <w:rsid w:val="00201567"/>
    <w:rsid w:val="0020185D"/>
    <w:rsid w:val="00201F2F"/>
    <w:rsid w:val="00202104"/>
    <w:rsid w:val="0020223E"/>
    <w:rsid w:val="00202355"/>
    <w:rsid w:val="002024E9"/>
    <w:rsid w:val="00202551"/>
    <w:rsid w:val="00202559"/>
    <w:rsid w:val="00202715"/>
    <w:rsid w:val="0020291B"/>
    <w:rsid w:val="00202966"/>
    <w:rsid w:val="00202E18"/>
    <w:rsid w:val="00202F9C"/>
    <w:rsid w:val="0020336E"/>
    <w:rsid w:val="00203395"/>
    <w:rsid w:val="00203628"/>
    <w:rsid w:val="002036E3"/>
    <w:rsid w:val="00203756"/>
    <w:rsid w:val="00203A31"/>
    <w:rsid w:val="00203B73"/>
    <w:rsid w:val="00203CEC"/>
    <w:rsid w:val="00203D92"/>
    <w:rsid w:val="002046AC"/>
    <w:rsid w:val="00204945"/>
    <w:rsid w:val="0020497A"/>
    <w:rsid w:val="002049B1"/>
    <w:rsid w:val="00204C62"/>
    <w:rsid w:val="00204D49"/>
    <w:rsid w:val="00204DBF"/>
    <w:rsid w:val="00204EE5"/>
    <w:rsid w:val="0020582C"/>
    <w:rsid w:val="00205A33"/>
    <w:rsid w:val="00205B03"/>
    <w:rsid w:val="00205B81"/>
    <w:rsid w:val="00205F1B"/>
    <w:rsid w:val="0020659C"/>
    <w:rsid w:val="002068B4"/>
    <w:rsid w:val="00206A12"/>
    <w:rsid w:val="00206A2B"/>
    <w:rsid w:val="00206CE8"/>
    <w:rsid w:val="00207037"/>
    <w:rsid w:val="0020742C"/>
    <w:rsid w:val="002074ED"/>
    <w:rsid w:val="002076A2"/>
    <w:rsid w:val="002078E1"/>
    <w:rsid w:val="002079C6"/>
    <w:rsid w:val="00207A14"/>
    <w:rsid w:val="00207A45"/>
    <w:rsid w:val="00207AEB"/>
    <w:rsid w:val="00207D36"/>
    <w:rsid w:val="00207ED0"/>
    <w:rsid w:val="0021005D"/>
    <w:rsid w:val="002102B8"/>
    <w:rsid w:val="002102EB"/>
    <w:rsid w:val="00210595"/>
    <w:rsid w:val="00210A0E"/>
    <w:rsid w:val="00210B3C"/>
    <w:rsid w:val="00210CBF"/>
    <w:rsid w:val="00210DF3"/>
    <w:rsid w:val="00211053"/>
    <w:rsid w:val="00211397"/>
    <w:rsid w:val="002114ED"/>
    <w:rsid w:val="00211680"/>
    <w:rsid w:val="00211A38"/>
    <w:rsid w:val="00211A98"/>
    <w:rsid w:val="00211E9D"/>
    <w:rsid w:val="00212004"/>
    <w:rsid w:val="00212060"/>
    <w:rsid w:val="0021212E"/>
    <w:rsid w:val="00212906"/>
    <w:rsid w:val="00212B7D"/>
    <w:rsid w:val="00212C87"/>
    <w:rsid w:val="002130A8"/>
    <w:rsid w:val="00213449"/>
    <w:rsid w:val="00213943"/>
    <w:rsid w:val="00213EB4"/>
    <w:rsid w:val="00213EE2"/>
    <w:rsid w:val="00213F7E"/>
    <w:rsid w:val="0021422F"/>
    <w:rsid w:val="002146D2"/>
    <w:rsid w:val="00214757"/>
    <w:rsid w:val="002149B9"/>
    <w:rsid w:val="00214AF8"/>
    <w:rsid w:val="00214CBC"/>
    <w:rsid w:val="002150D7"/>
    <w:rsid w:val="00215144"/>
    <w:rsid w:val="00215380"/>
    <w:rsid w:val="002153D0"/>
    <w:rsid w:val="00215785"/>
    <w:rsid w:val="002157C1"/>
    <w:rsid w:val="0021586A"/>
    <w:rsid w:val="00215985"/>
    <w:rsid w:val="00215B5D"/>
    <w:rsid w:val="00215C62"/>
    <w:rsid w:val="00215C79"/>
    <w:rsid w:val="00215E89"/>
    <w:rsid w:val="00215FB4"/>
    <w:rsid w:val="00215FBE"/>
    <w:rsid w:val="0021600B"/>
    <w:rsid w:val="00216243"/>
    <w:rsid w:val="0021666E"/>
    <w:rsid w:val="002169E7"/>
    <w:rsid w:val="00216FF6"/>
    <w:rsid w:val="002170C0"/>
    <w:rsid w:val="00217265"/>
    <w:rsid w:val="002178D7"/>
    <w:rsid w:val="00217B37"/>
    <w:rsid w:val="00217BF8"/>
    <w:rsid w:val="00217C1A"/>
    <w:rsid w:val="00217EDC"/>
    <w:rsid w:val="002205D2"/>
    <w:rsid w:val="002205D8"/>
    <w:rsid w:val="00220737"/>
    <w:rsid w:val="00220A25"/>
    <w:rsid w:val="00220BAA"/>
    <w:rsid w:val="00220C4B"/>
    <w:rsid w:val="00220CCC"/>
    <w:rsid w:val="00220E11"/>
    <w:rsid w:val="002210FF"/>
    <w:rsid w:val="0022122E"/>
    <w:rsid w:val="00221335"/>
    <w:rsid w:val="002216A8"/>
    <w:rsid w:val="0022183D"/>
    <w:rsid w:val="0022186F"/>
    <w:rsid w:val="002219B2"/>
    <w:rsid w:val="00221ABA"/>
    <w:rsid w:val="00221B6A"/>
    <w:rsid w:val="00221B97"/>
    <w:rsid w:val="00222462"/>
    <w:rsid w:val="0022248F"/>
    <w:rsid w:val="002224DE"/>
    <w:rsid w:val="0022255E"/>
    <w:rsid w:val="00222725"/>
    <w:rsid w:val="00222B33"/>
    <w:rsid w:val="00222BD8"/>
    <w:rsid w:val="00222F20"/>
    <w:rsid w:val="00222FDF"/>
    <w:rsid w:val="0022334A"/>
    <w:rsid w:val="002233A1"/>
    <w:rsid w:val="002236D8"/>
    <w:rsid w:val="0022381A"/>
    <w:rsid w:val="0022386B"/>
    <w:rsid w:val="00223A09"/>
    <w:rsid w:val="00223C13"/>
    <w:rsid w:val="00223CE1"/>
    <w:rsid w:val="00223D21"/>
    <w:rsid w:val="002242B6"/>
    <w:rsid w:val="002244B1"/>
    <w:rsid w:val="00224529"/>
    <w:rsid w:val="002247CB"/>
    <w:rsid w:val="00224925"/>
    <w:rsid w:val="00224C73"/>
    <w:rsid w:val="00224CC5"/>
    <w:rsid w:val="00224E1A"/>
    <w:rsid w:val="00224EC7"/>
    <w:rsid w:val="00224ED2"/>
    <w:rsid w:val="002251EC"/>
    <w:rsid w:val="002255AF"/>
    <w:rsid w:val="00225A34"/>
    <w:rsid w:val="00225BCE"/>
    <w:rsid w:val="00225DAB"/>
    <w:rsid w:val="00225F43"/>
    <w:rsid w:val="00225F54"/>
    <w:rsid w:val="002260F6"/>
    <w:rsid w:val="00226100"/>
    <w:rsid w:val="00226389"/>
    <w:rsid w:val="0022642B"/>
    <w:rsid w:val="002264BE"/>
    <w:rsid w:val="00226529"/>
    <w:rsid w:val="00226A30"/>
    <w:rsid w:val="00226A73"/>
    <w:rsid w:val="00226CEE"/>
    <w:rsid w:val="002275C0"/>
    <w:rsid w:val="002276C1"/>
    <w:rsid w:val="00227AB3"/>
    <w:rsid w:val="00227F94"/>
    <w:rsid w:val="00227FFA"/>
    <w:rsid w:val="002300A5"/>
    <w:rsid w:val="002302A6"/>
    <w:rsid w:val="00230C4E"/>
    <w:rsid w:val="00230E04"/>
    <w:rsid w:val="00230ED6"/>
    <w:rsid w:val="00231018"/>
    <w:rsid w:val="002311A0"/>
    <w:rsid w:val="00231280"/>
    <w:rsid w:val="00231314"/>
    <w:rsid w:val="0023140E"/>
    <w:rsid w:val="0023177E"/>
    <w:rsid w:val="002318F2"/>
    <w:rsid w:val="00231B42"/>
    <w:rsid w:val="00231B64"/>
    <w:rsid w:val="00231B93"/>
    <w:rsid w:val="00231D17"/>
    <w:rsid w:val="00231E48"/>
    <w:rsid w:val="002321DA"/>
    <w:rsid w:val="002321EF"/>
    <w:rsid w:val="0023220A"/>
    <w:rsid w:val="0023230D"/>
    <w:rsid w:val="00232341"/>
    <w:rsid w:val="0023249D"/>
    <w:rsid w:val="00232519"/>
    <w:rsid w:val="002325C0"/>
    <w:rsid w:val="00232676"/>
    <w:rsid w:val="00232930"/>
    <w:rsid w:val="00232C94"/>
    <w:rsid w:val="00232D15"/>
    <w:rsid w:val="002331FC"/>
    <w:rsid w:val="00233440"/>
    <w:rsid w:val="0023349B"/>
    <w:rsid w:val="0023353C"/>
    <w:rsid w:val="0023376F"/>
    <w:rsid w:val="002338F5"/>
    <w:rsid w:val="00234178"/>
    <w:rsid w:val="002343A1"/>
    <w:rsid w:val="002343AD"/>
    <w:rsid w:val="00234516"/>
    <w:rsid w:val="002345A6"/>
    <w:rsid w:val="00234B3D"/>
    <w:rsid w:val="00234D3B"/>
    <w:rsid w:val="0023514E"/>
    <w:rsid w:val="0023530E"/>
    <w:rsid w:val="00235397"/>
    <w:rsid w:val="0023558B"/>
    <w:rsid w:val="00235592"/>
    <w:rsid w:val="002355BA"/>
    <w:rsid w:val="002355C2"/>
    <w:rsid w:val="0023591D"/>
    <w:rsid w:val="00235BA8"/>
    <w:rsid w:val="00235D5D"/>
    <w:rsid w:val="002363AF"/>
    <w:rsid w:val="002364AA"/>
    <w:rsid w:val="0023652C"/>
    <w:rsid w:val="0023660E"/>
    <w:rsid w:val="0023676E"/>
    <w:rsid w:val="00236811"/>
    <w:rsid w:val="002369EE"/>
    <w:rsid w:val="00236B9E"/>
    <w:rsid w:val="00236BC2"/>
    <w:rsid w:val="00236CC3"/>
    <w:rsid w:val="00236F2D"/>
    <w:rsid w:val="00236F32"/>
    <w:rsid w:val="002370F3"/>
    <w:rsid w:val="00237371"/>
    <w:rsid w:val="00237506"/>
    <w:rsid w:val="00237565"/>
    <w:rsid w:val="00237746"/>
    <w:rsid w:val="00237753"/>
    <w:rsid w:val="00237855"/>
    <w:rsid w:val="00237A0C"/>
    <w:rsid w:val="00237C16"/>
    <w:rsid w:val="0024021E"/>
    <w:rsid w:val="00240347"/>
    <w:rsid w:val="0024038F"/>
    <w:rsid w:val="00240442"/>
    <w:rsid w:val="002406B7"/>
    <w:rsid w:val="00240783"/>
    <w:rsid w:val="0024079F"/>
    <w:rsid w:val="00240965"/>
    <w:rsid w:val="0024098A"/>
    <w:rsid w:val="00240A1D"/>
    <w:rsid w:val="00240A5D"/>
    <w:rsid w:val="00240B88"/>
    <w:rsid w:val="00240BF8"/>
    <w:rsid w:val="00240CD3"/>
    <w:rsid w:val="00240D2D"/>
    <w:rsid w:val="00240E45"/>
    <w:rsid w:val="002412A6"/>
    <w:rsid w:val="00241307"/>
    <w:rsid w:val="0024140C"/>
    <w:rsid w:val="00241BE7"/>
    <w:rsid w:val="00241BE9"/>
    <w:rsid w:val="00241CCB"/>
    <w:rsid w:val="00241EFC"/>
    <w:rsid w:val="00242013"/>
    <w:rsid w:val="00242030"/>
    <w:rsid w:val="0024211F"/>
    <w:rsid w:val="002423A2"/>
    <w:rsid w:val="00242406"/>
    <w:rsid w:val="00242676"/>
    <w:rsid w:val="002427D6"/>
    <w:rsid w:val="00242A60"/>
    <w:rsid w:val="00242AAA"/>
    <w:rsid w:val="00242E98"/>
    <w:rsid w:val="00242EF1"/>
    <w:rsid w:val="002431D3"/>
    <w:rsid w:val="002433C6"/>
    <w:rsid w:val="00243401"/>
    <w:rsid w:val="0024344C"/>
    <w:rsid w:val="00243504"/>
    <w:rsid w:val="00243596"/>
    <w:rsid w:val="00243714"/>
    <w:rsid w:val="0024389F"/>
    <w:rsid w:val="00243B3B"/>
    <w:rsid w:val="00243B63"/>
    <w:rsid w:val="00243DD9"/>
    <w:rsid w:val="00243ECA"/>
    <w:rsid w:val="00243F1D"/>
    <w:rsid w:val="002441B3"/>
    <w:rsid w:val="00244340"/>
    <w:rsid w:val="00244554"/>
    <w:rsid w:val="00244A13"/>
    <w:rsid w:val="00244A68"/>
    <w:rsid w:val="00244BBD"/>
    <w:rsid w:val="00244C5B"/>
    <w:rsid w:val="00244C70"/>
    <w:rsid w:val="00244F8D"/>
    <w:rsid w:val="002450EF"/>
    <w:rsid w:val="00245184"/>
    <w:rsid w:val="002454D9"/>
    <w:rsid w:val="00245591"/>
    <w:rsid w:val="002456B7"/>
    <w:rsid w:val="00245799"/>
    <w:rsid w:val="0024587F"/>
    <w:rsid w:val="00245C84"/>
    <w:rsid w:val="00245E23"/>
    <w:rsid w:val="00245F6B"/>
    <w:rsid w:val="0024656E"/>
    <w:rsid w:val="002465A8"/>
    <w:rsid w:val="002467AB"/>
    <w:rsid w:val="002468A9"/>
    <w:rsid w:val="002469A8"/>
    <w:rsid w:val="00246A99"/>
    <w:rsid w:val="00246B9A"/>
    <w:rsid w:val="00246CD1"/>
    <w:rsid w:val="00246DB8"/>
    <w:rsid w:val="002470F1"/>
    <w:rsid w:val="00247216"/>
    <w:rsid w:val="002474DB"/>
    <w:rsid w:val="0024756D"/>
    <w:rsid w:val="00247667"/>
    <w:rsid w:val="002477E7"/>
    <w:rsid w:val="00247982"/>
    <w:rsid w:val="00247B6E"/>
    <w:rsid w:val="00247CF6"/>
    <w:rsid w:val="0025012B"/>
    <w:rsid w:val="0025015B"/>
    <w:rsid w:val="00250359"/>
    <w:rsid w:val="00250515"/>
    <w:rsid w:val="0025065D"/>
    <w:rsid w:val="00250765"/>
    <w:rsid w:val="002507F3"/>
    <w:rsid w:val="00250A79"/>
    <w:rsid w:val="00250F83"/>
    <w:rsid w:val="00250FFF"/>
    <w:rsid w:val="00251053"/>
    <w:rsid w:val="0025109C"/>
    <w:rsid w:val="002512B0"/>
    <w:rsid w:val="00251311"/>
    <w:rsid w:val="0025132E"/>
    <w:rsid w:val="00251392"/>
    <w:rsid w:val="002516F2"/>
    <w:rsid w:val="00251A7B"/>
    <w:rsid w:val="00251ABD"/>
    <w:rsid w:val="00251E03"/>
    <w:rsid w:val="0025223D"/>
    <w:rsid w:val="00252321"/>
    <w:rsid w:val="0025247A"/>
    <w:rsid w:val="002524B9"/>
    <w:rsid w:val="002525E3"/>
    <w:rsid w:val="0025262C"/>
    <w:rsid w:val="00252640"/>
    <w:rsid w:val="00252721"/>
    <w:rsid w:val="002527CE"/>
    <w:rsid w:val="00252B07"/>
    <w:rsid w:val="00252B29"/>
    <w:rsid w:val="00252B66"/>
    <w:rsid w:val="00252B9C"/>
    <w:rsid w:val="00252DF8"/>
    <w:rsid w:val="00252ED6"/>
    <w:rsid w:val="00252FFD"/>
    <w:rsid w:val="002530C3"/>
    <w:rsid w:val="0025327C"/>
    <w:rsid w:val="002532BB"/>
    <w:rsid w:val="00253671"/>
    <w:rsid w:val="0025399A"/>
    <w:rsid w:val="00253E24"/>
    <w:rsid w:val="00253E30"/>
    <w:rsid w:val="00253EB9"/>
    <w:rsid w:val="0025431C"/>
    <w:rsid w:val="00254450"/>
    <w:rsid w:val="00254464"/>
    <w:rsid w:val="00254842"/>
    <w:rsid w:val="002549D1"/>
    <w:rsid w:val="00254C86"/>
    <w:rsid w:val="00254D75"/>
    <w:rsid w:val="00254E33"/>
    <w:rsid w:val="002550BE"/>
    <w:rsid w:val="002550F8"/>
    <w:rsid w:val="00255168"/>
    <w:rsid w:val="002551BA"/>
    <w:rsid w:val="002552AE"/>
    <w:rsid w:val="00255340"/>
    <w:rsid w:val="002554D5"/>
    <w:rsid w:val="00255624"/>
    <w:rsid w:val="00255667"/>
    <w:rsid w:val="002557D8"/>
    <w:rsid w:val="00255ADD"/>
    <w:rsid w:val="00255CBF"/>
    <w:rsid w:val="00255EB6"/>
    <w:rsid w:val="00256003"/>
    <w:rsid w:val="002560C8"/>
    <w:rsid w:val="00256189"/>
    <w:rsid w:val="002561AB"/>
    <w:rsid w:val="00256332"/>
    <w:rsid w:val="00256532"/>
    <w:rsid w:val="002565AF"/>
    <w:rsid w:val="0025662C"/>
    <w:rsid w:val="00256963"/>
    <w:rsid w:val="00256A74"/>
    <w:rsid w:val="00256DEB"/>
    <w:rsid w:val="00256EE6"/>
    <w:rsid w:val="0025706C"/>
    <w:rsid w:val="002571AA"/>
    <w:rsid w:val="00257361"/>
    <w:rsid w:val="0025739B"/>
    <w:rsid w:val="0025744C"/>
    <w:rsid w:val="002575F3"/>
    <w:rsid w:val="002579AF"/>
    <w:rsid w:val="00257A30"/>
    <w:rsid w:val="00257B5F"/>
    <w:rsid w:val="00257C4A"/>
    <w:rsid w:val="00257F40"/>
    <w:rsid w:val="00260128"/>
    <w:rsid w:val="0026066C"/>
    <w:rsid w:val="00260744"/>
    <w:rsid w:val="00260989"/>
    <w:rsid w:val="00260A49"/>
    <w:rsid w:val="00260ABA"/>
    <w:rsid w:val="00260BC8"/>
    <w:rsid w:val="00260D5C"/>
    <w:rsid w:val="00261126"/>
    <w:rsid w:val="00261591"/>
    <w:rsid w:val="00261696"/>
    <w:rsid w:val="00261860"/>
    <w:rsid w:val="0026191E"/>
    <w:rsid w:val="00261974"/>
    <w:rsid w:val="00261A17"/>
    <w:rsid w:val="00261AC9"/>
    <w:rsid w:val="00261B28"/>
    <w:rsid w:val="00261B72"/>
    <w:rsid w:val="00261C53"/>
    <w:rsid w:val="00261DDC"/>
    <w:rsid w:val="00261F65"/>
    <w:rsid w:val="00261FAD"/>
    <w:rsid w:val="00262314"/>
    <w:rsid w:val="002623F7"/>
    <w:rsid w:val="002626F7"/>
    <w:rsid w:val="002626F9"/>
    <w:rsid w:val="00262A4C"/>
    <w:rsid w:val="00262C08"/>
    <w:rsid w:val="00262C5C"/>
    <w:rsid w:val="00262E5C"/>
    <w:rsid w:val="0026323B"/>
    <w:rsid w:val="002632C3"/>
    <w:rsid w:val="002634D1"/>
    <w:rsid w:val="00263541"/>
    <w:rsid w:val="00263C40"/>
    <w:rsid w:val="00263F5F"/>
    <w:rsid w:val="002640D0"/>
    <w:rsid w:val="00264107"/>
    <w:rsid w:val="0026458C"/>
    <w:rsid w:val="00264679"/>
    <w:rsid w:val="002648C6"/>
    <w:rsid w:val="00264AD9"/>
    <w:rsid w:val="00264B2A"/>
    <w:rsid w:val="00264D8F"/>
    <w:rsid w:val="00264F52"/>
    <w:rsid w:val="002656B7"/>
    <w:rsid w:val="002658A6"/>
    <w:rsid w:val="00265E1C"/>
    <w:rsid w:val="00265F5D"/>
    <w:rsid w:val="0026609C"/>
    <w:rsid w:val="00266338"/>
    <w:rsid w:val="002664D3"/>
    <w:rsid w:val="0026650C"/>
    <w:rsid w:val="00266622"/>
    <w:rsid w:val="0026683F"/>
    <w:rsid w:val="00266A86"/>
    <w:rsid w:val="00266C81"/>
    <w:rsid w:val="00266CE2"/>
    <w:rsid w:val="00266F8A"/>
    <w:rsid w:val="00267023"/>
    <w:rsid w:val="002671EC"/>
    <w:rsid w:val="002673A1"/>
    <w:rsid w:val="0026755A"/>
    <w:rsid w:val="00267647"/>
    <w:rsid w:val="00267709"/>
    <w:rsid w:val="00267747"/>
    <w:rsid w:val="00267A28"/>
    <w:rsid w:val="00267C2E"/>
    <w:rsid w:val="00270407"/>
    <w:rsid w:val="00270534"/>
    <w:rsid w:val="002707CB"/>
    <w:rsid w:val="0027092A"/>
    <w:rsid w:val="00270985"/>
    <w:rsid w:val="002709C1"/>
    <w:rsid w:val="00270ADB"/>
    <w:rsid w:val="00270DAC"/>
    <w:rsid w:val="00270DCD"/>
    <w:rsid w:val="00270FC7"/>
    <w:rsid w:val="0027109A"/>
    <w:rsid w:val="00271438"/>
    <w:rsid w:val="002715F4"/>
    <w:rsid w:val="002717AD"/>
    <w:rsid w:val="002718F9"/>
    <w:rsid w:val="00271DB8"/>
    <w:rsid w:val="00271DC2"/>
    <w:rsid w:val="00271F04"/>
    <w:rsid w:val="00271F76"/>
    <w:rsid w:val="00272150"/>
    <w:rsid w:val="00272164"/>
    <w:rsid w:val="002722C7"/>
    <w:rsid w:val="00272596"/>
    <w:rsid w:val="00272CC1"/>
    <w:rsid w:val="00272E6D"/>
    <w:rsid w:val="00272EC9"/>
    <w:rsid w:val="00272FB2"/>
    <w:rsid w:val="00272FF4"/>
    <w:rsid w:val="00273420"/>
    <w:rsid w:val="00273458"/>
    <w:rsid w:val="00273887"/>
    <w:rsid w:val="002739EC"/>
    <w:rsid w:val="00273AD5"/>
    <w:rsid w:val="00273B35"/>
    <w:rsid w:val="00273D91"/>
    <w:rsid w:val="00273ED4"/>
    <w:rsid w:val="00274182"/>
    <w:rsid w:val="002742F2"/>
    <w:rsid w:val="00274354"/>
    <w:rsid w:val="0027446B"/>
    <w:rsid w:val="0027459E"/>
    <w:rsid w:val="002745A6"/>
    <w:rsid w:val="002745C2"/>
    <w:rsid w:val="00274A3B"/>
    <w:rsid w:val="00274C93"/>
    <w:rsid w:val="00274D25"/>
    <w:rsid w:val="00274EEE"/>
    <w:rsid w:val="002750F2"/>
    <w:rsid w:val="00275462"/>
    <w:rsid w:val="00275A06"/>
    <w:rsid w:val="00276068"/>
    <w:rsid w:val="00276613"/>
    <w:rsid w:val="002766BE"/>
    <w:rsid w:val="00276743"/>
    <w:rsid w:val="00276959"/>
    <w:rsid w:val="0027695F"/>
    <w:rsid w:val="00276A99"/>
    <w:rsid w:val="00276BF5"/>
    <w:rsid w:val="00276C98"/>
    <w:rsid w:val="00276CF3"/>
    <w:rsid w:val="00276DD8"/>
    <w:rsid w:val="00276E3B"/>
    <w:rsid w:val="00276E53"/>
    <w:rsid w:val="00276F73"/>
    <w:rsid w:val="00276F83"/>
    <w:rsid w:val="00277484"/>
    <w:rsid w:val="002774BB"/>
    <w:rsid w:val="00277CF6"/>
    <w:rsid w:val="00277D7A"/>
    <w:rsid w:val="00277E47"/>
    <w:rsid w:val="00277E83"/>
    <w:rsid w:val="00277FCD"/>
    <w:rsid w:val="00280087"/>
    <w:rsid w:val="0028015F"/>
    <w:rsid w:val="0028016A"/>
    <w:rsid w:val="00280228"/>
    <w:rsid w:val="00280279"/>
    <w:rsid w:val="002803D7"/>
    <w:rsid w:val="00280630"/>
    <w:rsid w:val="002807FC"/>
    <w:rsid w:val="0028087E"/>
    <w:rsid w:val="00280891"/>
    <w:rsid w:val="00280AFB"/>
    <w:rsid w:val="00280B95"/>
    <w:rsid w:val="00281293"/>
    <w:rsid w:val="0028146F"/>
    <w:rsid w:val="002817E1"/>
    <w:rsid w:val="002817E6"/>
    <w:rsid w:val="002818F4"/>
    <w:rsid w:val="0028194B"/>
    <w:rsid w:val="00281A0B"/>
    <w:rsid w:val="00281D96"/>
    <w:rsid w:val="00281DF0"/>
    <w:rsid w:val="002820E8"/>
    <w:rsid w:val="002820FF"/>
    <w:rsid w:val="0028233A"/>
    <w:rsid w:val="0028237B"/>
    <w:rsid w:val="00282433"/>
    <w:rsid w:val="00282670"/>
    <w:rsid w:val="0028275C"/>
    <w:rsid w:val="002829E0"/>
    <w:rsid w:val="00282A37"/>
    <w:rsid w:val="00282E94"/>
    <w:rsid w:val="00282EE9"/>
    <w:rsid w:val="002832F1"/>
    <w:rsid w:val="002832FE"/>
    <w:rsid w:val="00283576"/>
    <w:rsid w:val="0028372B"/>
    <w:rsid w:val="00283749"/>
    <w:rsid w:val="00283A38"/>
    <w:rsid w:val="00283C5A"/>
    <w:rsid w:val="00283E4E"/>
    <w:rsid w:val="002840D1"/>
    <w:rsid w:val="00284583"/>
    <w:rsid w:val="002847C7"/>
    <w:rsid w:val="002848D9"/>
    <w:rsid w:val="00284A58"/>
    <w:rsid w:val="00284B14"/>
    <w:rsid w:val="00284CC2"/>
    <w:rsid w:val="00284FAA"/>
    <w:rsid w:val="002852C1"/>
    <w:rsid w:val="00285604"/>
    <w:rsid w:val="00285610"/>
    <w:rsid w:val="00285637"/>
    <w:rsid w:val="0028567B"/>
    <w:rsid w:val="00285734"/>
    <w:rsid w:val="002859D3"/>
    <w:rsid w:val="00285AAB"/>
    <w:rsid w:val="00285AE3"/>
    <w:rsid w:val="00285B48"/>
    <w:rsid w:val="00285DBD"/>
    <w:rsid w:val="002863E4"/>
    <w:rsid w:val="002867CB"/>
    <w:rsid w:val="002868D3"/>
    <w:rsid w:val="00286966"/>
    <w:rsid w:val="00286B4B"/>
    <w:rsid w:val="00286D9F"/>
    <w:rsid w:val="00286E47"/>
    <w:rsid w:val="0028703F"/>
    <w:rsid w:val="00287408"/>
    <w:rsid w:val="00287673"/>
    <w:rsid w:val="0028778A"/>
    <w:rsid w:val="00287790"/>
    <w:rsid w:val="00287941"/>
    <w:rsid w:val="00287C16"/>
    <w:rsid w:val="00287CDB"/>
    <w:rsid w:val="00287CFF"/>
    <w:rsid w:val="00287D7D"/>
    <w:rsid w:val="00290229"/>
    <w:rsid w:val="002905D5"/>
    <w:rsid w:val="002905E6"/>
    <w:rsid w:val="002905EC"/>
    <w:rsid w:val="002908C2"/>
    <w:rsid w:val="00290AF6"/>
    <w:rsid w:val="00290BF1"/>
    <w:rsid w:val="00290CEE"/>
    <w:rsid w:val="00290CF8"/>
    <w:rsid w:val="00290FDD"/>
    <w:rsid w:val="0029111F"/>
    <w:rsid w:val="0029114D"/>
    <w:rsid w:val="00291249"/>
    <w:rsid w:val="0029136B"/>
    <w:rsid w:val="002913CF"/>
    <w:rsid w:val="0029146B"/>
    <w:rsid w:val="00291790"/>
    <w:rsid w:val="002917C5"/>
    <w:rsid w:val="002918E1"/>
    <w:rsid w:val="002919B0"/>
    <w:rsid w:val="002919CB"/>
    <w:rsid w:val="00291B04"/>
    <w:rsid w:val="00291B31"/>
    <w:rsid w:val="00291CA9"/>
    <w:rsid w:val="00291D7D"/>
    <w:rsid w:val="00291D99"/>
    <w:rsid w:val="00291EDC"/>
    <w:rsid w:val="0029250C"/>
    <w:rsid w:val="0029256C"/>
    <w:rsid w:val="00292585"/>
    <w:rsid w:val="002929C2"/>
    <w:rsid w:val="00292B66"/>
    <w:rsid w:val="00292CDB"/>
    <w:rsid w:val="00292F3C"/>
    <w:rsid w:val="002930A2"/>
    <w:rsid w:val="002933C9"/>
    <w:rsid w:val="002933EC"/>
    <w:rsid w:val="002933F1"/>
    <w:rsid w:val="002939B4"/>
    <w:rsid w:val="00293AD9"/>
    <w:rsid w:val="00293B02"/>
    <w:rsid w:val="00293CF7"/>
    <w:rsid w:val="00293ED2"/>
    <w:rsid w:val="00294468"/>
    <w:rsid w:val="00294875"/>
    <w:rsid w:val="00294900"/>
    <w:rsid w:val="00294A5A"/>
    <w:rsid w:val="00294B62"/>
    <w:rsid w:val="00294B63"/>
    <w:rsid w:val="00294C99"/>
    <w:rsid w:val="00294D7E"/>
    <w:rsid w:val="00294E40"/>
    <w:rsid w:val="00294FE3"/>
    <w:rsid w:val="0029508F"/>
    <w:rsid w:val="0029529D"/>
    <w:rsid w:val="002952C2"/>
    <w:rsid w:val="0029530A"/>
    <w:rsid w:val="00295384"/>
    <w:rsid w:val="002953C0"/>
    <w:rsid w:val="0029543F"/>
    <w:rsid w:val="00295444"/>
    <w:rsid w:val="00295774"/>
    <w:rsid w:val="002959EF"/>
    <w:rsid w:val="00295C4D"/>
    <w:rsid w:val="00295C68"/>
    <w:rsid w:val="00295CE5"/>
    <w:rsid w:val="00295D2E"/>
    <w:rsid w:val="00295DBD"/>
    <w:rsid w:val="00295E0B"/>
    <w:rsid w:val="00295E7B"/>
    <w:rsid w:val="00295EEA"/>
    <w:rsid w:val="00296002"/>
    <w:rsid w:val="0029602C"/>
    <w:rsid w:val="0029605B"/>
    <w:rsid w:val="0029614D"/>
    <w:rsid w:val="00296662"/>
    <w:rsid w:val="002967A7"/>
    <w:rsid w:val="002967AB"/>
    <w:rsid w:val="002967CB"/>
    <w:rsid w:val="00296D46"/>
    <w:rsid w:val="002970E1"/>
    <w:rsid w:val="002970E4"/>
    <w:rsid w:val="002973DB"/>
    <w:rsid w:val="00297483"/>
    <w:rsid w:val="0029751F"/>
    <w:rsid w:val="00297596"/>
    <w:rsid w:val="002975CC"/>
    <w:rsid w:val="00297966"/>
    <w:rsid w:val="00297C9A"/>
    <w:rsid w:val="002A01F9"/>
    <w:rsid w:val="002A0237"/>
    <w:rsid w:val="002A0527"/>
    <w:rsid w:val="002A0611"/>
    <w:rsid w:val="002A0A3D"/>
    <w:rsid w:val="002A0DDE"/>
    <w:rsid w:val="002A0E82"/>
    <w:rsid w:val="002A0FF9"/>
    <w:rsid w:val="002A1281"/>
    <w:rsid w:val="002A139C"/>
    <w:rsid w:val="002A142E"/>
    <w:rsid w:val="002A175B"/>
    <w:rsid w:val="002A19F8"/>
    <w:rsid w:val="002A1EA8"/>
    <w:rsid w:val="002A1F7D"/>
    <w:rsid w:val="002A1FF8"/>
    <w:rsid w:val="002A21BD"/>
    <w:rsid w:val="002A21D8"/>
    <w:rsid w:val="002A23A9"/>
    <w:rsid w:val="002A25B5"/>
    <w:rsid w:val="002A2711"/>
    <w:rsid w:val="002A2A45"/>
    <w:rsid w:val="002A2B13"/>
    <w:rsid w:val="002A2B5F"/>
    <w:rsid w:val="002A2DDF"/>
    <w:rsid w:val="002A2E6D"/>
    <w:rsid w:val="002A2FEC"/>
    <w:rsid w:val="002A317F"/>
    <w:rsid w:val="002A318C"/>
    <w:rsid w:val="002A33B8"/>
    <w:rsid w:val="002A33E0"/>
    <w:rsid w:val="002A3411"/>
    <w:rsid w:val="002A39F0"/>
    <w:rsid w:val="002A3D2F"/>
    <w:rsid w:val="002A40B1"/>
    <w:rsid w:val="002A4209"/>
    <w:rsid w:val="002A4292"/>
    <w:rsid w:val="002A46EB"/>
    <w:rsid w:val="002A4BF0"/>
    <w:rsid w:val="002A4F3D"/>
    <w:rsid w:val="002A4F54"/>
    <w:rsid w:val="002A5077"/>
    <w:rsid w:val="002A50E3"/>
    <w:rsid w:val="002A55F5"/>
    <w:rsid w:val="002A56E8"/>
    <w:rsid w:val="002A5780"/>
    <w:rsid w:val="002A5EB6"/>
    <w:rsid w:val="002A6439"/>
    <w:rsid w:val="002A655D"/>
    <w:rsid w:val="002A689A"/>
    <w:rsid w:val="002A6B9A"/>
    <w:rsid w:val="002A6BC9"/>
    <w:rsid w:val="002A6BCC"/>
    <w:rsid w:val="002A7228"/>
    <w:rsid w:val="002A7382"/>
    <w:rsid w:val="002A7658"/>
    <w:rsid w:val="002A77D0"/>
    <w:rsid w:val="002A7C72"/>
    <w:rsid w:val="002A7F95"/>
    <w:rsid w:val="002B0724"/>
    <w:rsid w:val="002B07BF"/>
    <w:rsid w:val="002B08D0"/>
    <w:rsid w:val="002B0A22"/>
    <w:rsid w:val="002B0BAF"/>
    <w:rsid w:val="002B0BF5"/>
    <w:rsid w:val="002B0E0B"/>
    <w:rsid w:val="002B0E62"/>
    <w:rsid w:val="002B0F3D"/>
    <w:rsid w:val="002B0F94"/>
    <w:rsid w:val="002B0FE6"/>
    <w:rsid w:val="002B1067"/>
    <w:rsid w:val="002B10C9"/>
    <w:rsid w:val="002B132D"/>
    <w:rsid w:val="002B155C"/>
    <w:rsid w:val="002B1747"/>
    <w:rsid w:val="002B17BD"/>
    <w:rsid w:val="002B18C9"/>
    <w:rsid w:val="002B19C0"/>
    <w:rsid w:val="002B1C27"/>
    <w:rsid w:val="002B1DBC"/>
    <w:rsid w:val="002B1E63"/>
    <w:rsid w:val="002B206E"/>
    <w:rsid w:val="002B213D"/>
    <w:rsid w:val="002B22C1"/>
    <w:rsid w:val="002B24B4"/>
    <w:rsid w:val="002B25A1"/>
    <w:rsid w:val="002B27C5"/>
    <w:rsid w:val="002B2C08"/>
    <w:rsid w:val="002B3295"/>
    <w:rsid w:val="002B3830"/>
    <w:rsid w:val="002B3D3C"/>
    <w:rsid w:val="002B3E3F"/>
    <w:rsid w:val="002B3EA0"/>
    <w:rsid w:val="002B3F83"/>
    <w:rsid w:val="002B3FD3"/>
    <w:rsid w:val="002B4000"/>
    <w:rsid w:val="002B4093"/>
    <w:rsid w:val="002B4210"/>
    <w:rsid w:val="002B42E0"/>
    <w:rsid w:val="002B431B"/>
    <w:rsid w:val="002B4326"/>
    <w:rsid w:val="002B4387"/>
    <w:rsid w:val="002B4407"/>
    <w:rsid w:val="002B46E4"/>
    <w:rsid w:val="002B4C8E"/>
    <w:rsid w:val="002B4EE3"/>
    <w:rsid w:val="002B4FC9"/>
    <w:rsid w:val="002B52CD"/>
    <w:rsid w:val="002B5350"/>
    <w:rsid w:val="002B53C3"/>
    <w:rsid w:val="002B5553"/>
    <w:rsid w:val="002B5562"/>
    <w:rsid w:val="002B5642"/>
    <w:rsid w:val="002B5B26"/>
    <w:rsid w:val="002B5B6C"/>
    <w:rsid w:val="002B5B8F"/>
    <w:rsid w:val="002B5DB6"/>
    <w:rsid w:val="002B6035"/>
    <w:rsid w:val="002B60DE"/>
    <w:rsid w:val="002B60F6"/>
    <w:rsid w:val="002B61B7"/>
    <w:rsid w:val="002B62D7"/>
    <w:rsid w:val="002B637A"/>
    <w:rsid w:val="002B63B8"/>
    <w:rsid w:val="002B6443"/>
    <w:rsid w:val="002B647D"/>
    <w:rsid w:val="002B6552"/>
    <w:rsid w:val="002B65CB"/>
    <w:rsid w:val="002B677E"/>
    <w:rsid w:val="002B68F3"/>
    <w:rsid w:val="002B6A78"/>
    <w:rsid w:val="002B6C75"/>
    <w:rsid w:val="002B6E58"/>
    <w:rsid w:val="002B6ED5"/>
    <w:rsid w:val="002B6F68"/>
    <w:rsid w:val="002B787E"/>
    <w:rsid w:val="002B7A21"/>
    <w:rsid w:val="002B7B18"/>
    <w:rsid w:val="002B7C50"/>
    <w:rsid w:val="002B7ECC"/>
    <w:rsid w:val="002C0009"/>
    <w:rsid w:val="002C0205"/>
    <w:rsid w:val="002C0226"/>
    <w:rsid w:val="002C02FB"/>
    <w:rsid w:val="002C0391"/>
    <w:rsid w:val="002C05B4"/>
    <w:rsid w:val="002C0C21"/>
    <w:rsid w:val="002C0C78"/>
    <w:rsid w:val="002C0CF7"/>
    <w:rsid w:val="002C0D63"/>
    <w:rsid w:val="002C0D75"/>
    <w:rsid w:val="002C0EBD"/>
    <w:rsid w:val="002C1024"/>
    <w:rsid w:val="002C109F"/>
    <w:rsid w:val="002C1491"/>
    <w:rsid w:val="002C19D0"/>
    <w:rsid w:val="002C1E4D"/>
    <w:rsid w:val="002C1EA7"/>
    <w:rsid w:val="002C1ED1"/>
    <w:rsid w:val="002C2240"/>
    <w:rsid w:val="002C2331"/>
    <w:rsid w:val="002C238C"/>
    <w:rsid w:val="002C23E1"/>
    <w:rsid w:val="002C2567"/>
    <w:rsid w:val="002C260A"/>
    <w:rsid w:val="002C2994"/>
    <w:rsid w:val="002C2A8C"/>
    <w:rsid w:val="002C2A8F"/>
    <w:rsid w:val="002C2C32"/>
    <w:rsid w:val="002C2DB4"/>
    <w:rsid w:val="002C31BD"/>
    <w:rsid w:val="002C37AB"/>
    <w:rsid w:val="002C3970"/>
    <w:rsid w:val="002C3B18"/>
    <w:rsid w:val="002C3B2D"/>
    <w:rsid w:val="002C3BA2"/>
    <w:rsid w:val="002C4029"/>
    <w:rsid w:val="002C41B3"/>
    <w:rsid w:val="002C436C"/>
    <w:rsid w:val="002C43CD"/>
    <w:rsid w:val="002C43F0"/>
    <w:rsid w:val="002C4479"/>
    <w:rsid w:val="002C4513"/>
    <w:rsid w:val="002C4590"/>
    <w:rsid w:val="002C4719"/>
    <w:rsid w:val="002C4AA8"/>
    <w:rsid w:val="002C4E5D"/>
    <w:rsid w:val="002C4E8C"/>
    <w:rsid w:val="002C504D"/>
    <w:rsid w:val="002C5237"/>
    <w:rsid w:val="002C5537"/>
    <w:rsid w:val="002C5542"/>
    <w:rsid w:val="002C5605"/>
    <w:rsid w:val="002C56B5"/>
    <w:rsid w:val="002C5955"/>
    <w:rsid w:val="002C5AF8"/>
    <w:rsid w:val="002C5CE2"/>
    <w:rsid w:val="002C5D4A"/>
    <w:rsid w:val="002C5EB3"/>
    <w:rsid w:val="002C5FAF"/>
    <w:rsid w:val="002C6074"/>
    <w:rsid w:val="002C60F0"/>
    <w:rsid w:val="002C6132"/>
    <w:rsid w:val="002C6199"/>
    <w:rsid w:val="002C619A"/>
    <w:rsid w:val="002C63C9"/>
    <w:rsid w:val="002C658D"/>
    <w:rsid w:val="002C66B6"/>
    <w:rsid w:val="002C6768"/>
    <w:rsid w:val="002C6ABE"/>
    <w:rsid w:val="002C6AD6"/>
    <w:rsid w:val="002C6B5F"/>
    <w:rsid w:val="002C6C59"/>
    <w:rsid w:val="002C6D29"/>
    <w:rsid w:val="002C6E2F"/>
    <w:rsid w:val="002C70E6"/>
    <w:rsid w:val="002C7151"/>
    <w:rsid w:val="002C718D"/>
    <w:rsid w:val="002C7329"/>
    <w:rsid w:val="002C733D"/>
    <w:rsid w:val="002C7711"/>
    <w:rsid w:val="002C7884"/>
    <w:rsid w:val="002C7896"/>
    <w:rsid w:val="002C79BF"/>
    <w:rsid w:val="002C7B6E"/>
    <w:rsid w:val="002C7ED0"/>
    <w:rsid w:val="002D0075"/>
    <w:rsid w:val="002D02F7"/>
    <w:rsid w:val="002D0444"/>
    <w:rsid w:val="002D0488"/>
    <w:rsid w:val="002D04AD"/>
    <w:rsid w:val="002D04D9"/>
    <w:rsid w:val="002D084D"/>
    <w:rsid w:val="002D0883"/>
    <w:rsid w:val="002D0A72"/>
    <w:rsid w:val="002D0B0B"/>
    <w:rsid w:val="002D0B29"/>
    <w:rsid w:val="002D0DA2"/>
    <w:rsid w:val="002D1408"/>
    <w:rsid w:val="002D1444"/>
    <w:rsid w:val="002D1653"/>
    <w:rsid w:val="002D1707"/>
    <w:rsid w:val="002D1A01"/>
    <w:rsid w:val="002D1ACB"/>
    <w:rsid w:val="002D1B2C"/>
    <w:rsid w:val="002D1BF7"/>
    <w:rsid w:val="002D1F91"/>
    <w:rsid w:val="002D2222"/>
    <w:rsid w:val="002D23BF"/>
    <w:rsid w:val="002D241E"/>
    <w:rsid w:val="002D2539"/>
    <w:rsid w:val="002D2655"/>
    <w:rsid w:val="002D290A"/>
    <w:rsid w:val="002D298B"/>
    <w:rsid w:val="002D2A1E"/>
    <w:rsid w:val="002D2A7F"/>
    <w:rsid w:val="002D2C46"/>
    <w:rsid w:val="002D2D18"/>
    <w:rsid w:val="002D2E26"/>
    <w:rsid w:val="002D3394"/>
    <w:rsid w:val="002D33CB"/>
    <w:rsid w:val="002D34CD"/>
    <w:rsid w:val="002D3679"/>
    <w:rsid w:val="002D37E1"/>
    <w:rsid w:val="002D38AF"/>
    <w:rsid w:val="002D39C0"/>
    <w:rsid w:val="002D3A5A"/>
    <w:rsid w:val="002D3B47"/>
    <w:rsid w:val="002D3CD4"/>
    <w:rsid w:val="002D3E57"/>
    <w:rsid w:val="002D405D"/>
    <w:rsid w:val="002D4263"/>
    <w:rsid w:val="002D4489"/>
    <w:rsid w:val="002D45FF"/>
    <w:rsid w:val="002D4697"/>
    <w:rsid w:val="002D46D5"/>
    <w:rsid w:val="002D472E"/>
    <w:rsid w:val="002D4D79"/>
    <w:rsid w:val="002D4E58"/>
    <w:rsid w:val="002D523C"/>
    <w:rsid w:val="002D54D3"/>
    <w:rsid w:val="002D55C9"/>
    <w:rsid w:val="002D55E8"/>
    <w:rsid w:val="002D55F7"/>
    <w:rsid w:val="002D5756"/>
    <w:rsid w:val="002D57D2"/>
    <w:rsid w:val="002D5C1A"/>
    <w:rsid w:val="002D5FBB"/>
    <w:rsid w:val="002D60BC"/>
    <w:rsid w:val="002D63B2"/>
    <w:rsid w:val="002D63D7"/>
    <w:rsid w:val="002D65B3"/>
    <w:rsid w:val="002D6892"/>
    <w:rsid w:val="002D6905"/>
    <w:rsid w:val="002D6BC8"/>
    <w:rsid w:val="002D6C1D"/>
    <w:rsid w:val="002D6E22"/>
    <w:rsid w:val="002D6EDA"/>
    <w:rsid w:val="002D756D"/>
    <w:rsid w:val="002D75E1"/>
    <w:rsid w:val="002D75FA"/>
    <w:rsid w:val="002D7702"/>
    <w:rsid w:val="002D79C5"/>
    <w:rsid w:val="002D7B5A"/>
    <w:rsid w:val="002D7CC5"/>
    <w:rsid w:val="002D7FD4"/>
    <w:rsid w:val="002E05CA"/>
    <w:rsid w:val="002E07F3"/>
    <w:rsid w:val="002E0C1E"/>
    <w:rsid w:val="002E0CDC"/>
    <w:rsid w:val="002E0D84"/>
    <w:rsid w:val="002E0E5D"/>
    <w:rsid w:val="002E0F5D"/>
    <w:rsid w:val="002E0F8C"/>
    <w:rsid w:val="002E11B7"/>
    <w:rsid w:val="002E1272"/>
    <w:rsid w:val="002E142D"/>
    <w:rsid w:val="002E14BC"/>
    <w:rsid w:val="002E190D"/>
    <w:rsid w:val="002E1931"/>
    <w:rsid w:val="002E1974"/>
    <w:rsid w:val="002E2251"/>
    <w:rsid w:val="002E2ABF"/>
    <w:rsid w:val="002E2B96"/>
    <w:rsid w:val="002E303B"/>
    <w:rsid w:val="002E3239"/>
    <w:rsid w:val="002E353E"/>
    <w:rsid w:val="002E381D"/>
    <w:rsid w:val="002E3849"/>
    <w:rsid w:val="002E3869"/>
    <w:rsid w:val="002E3A77"/>
    <w:rsid w:val="002E3B86"/>
    <w:rsid w:val="002E3B8A"/>
    <w:rsid w:val="002E3C52"/>
    <w:rsid w:val="002E400B"/>
    <w:rsid w:val="002E414D"/>
    <w:rsid w:val="002E417D"/>
    <w:rsid w:val="002E4390"/>
    <w:rsid w:val="002E4422"/>
    <w:rsid w:val="002E4503"/>
    <w:rsid w:val="002E463F"/>
    <w:rsid w:val="002E4BBE"/>
    <w:rsid w:val="002E4C65"/>
    <w:rsid w:val="002E52D8"/>
    <w:rsid w:val="002E5638"/>
    <w:rsid w:val="002E5683"/>
    <w:rsid w:val="002E570E"/>
    <w:rsid w:val="002E582C"/>
    <w:rsid w:val="002E58BB"/>
    <w:rsid w:val="002E5A6B"/>
    <w:rsid w:val="002E5C81"/>
    <w:rsid w:val="002E5C8E"/>
    <w:rsid w:val="002E5D08"/>
    <w:rsid w:val="002E5F53"/>
    <w:rsid w:val="002E60A6"/>
    <w:rsid w:val="002E618E"/>
    <w:rsid w:val="002E61B7"/>
    <w:rsid w:val="002E624F"/>
    <w:rsid w:val="002E6396"/>
    <w:rsid w:val="002E63CE"/>
    <w:rsid w:val="002E6685"/>
    <w:rsid w:val="002E68D2"/>
    <w:rsid w:val="002E69BE"/>
    <w:rsid w:val="002E6A93"/>
    <w:rsid w:val="002E6B33"/>
    <w:rsid w:val="002E6C14"/>
    <w:rsid w:val="002E6C65"/>
    <w:rsid w:val="002E6D07"/>
    <w:rsid w:val="002E7052"/>
    <w:rsid w:val="002E7248"/>
    <w:rsid w:val="002E7391"/>
    <w:rsid w:val="002E7403"/>
    <w:rsid w:val="002E7584"/>
    <w:rsid w:val="002E77A6"/>
    <w:rsid w:val="002E7D18"/>
    <w:rsid w:val="002E7FF1"/>
    <w:rsid w:val="002F0041"/>
    <w:rsid w:val="002F06F3"/>
    <w:rsid w:val="002F0891"/>
    <w:rsid w:val="002F0B77"/>
    <w:rsid w:val="002F0BF0"/>
    <w:rsid w:val="002F0C45"/>
    <w:rsid w:val="002F0C5B"/>
    <w:rsid w:val="002F0DD7"/>
    <w:rsid w:val="002F0EBB"/>
    <w:rsid w:val="002F111A"/>
    <w:rsid w:val="002F1211"/>
    <w:rsid w:val="002F1319"/>
    <w:rsid w:val="002F18DD"/>
    <w:rsid w:val="002F1E5E"/>
    <w:rsid w:val="002F22EE"/>
    <w:rsid w:val="002F2353"/>
    <w:rsid w:val="002F24D5"/>
    <w:rsid w:val="002F2522"/>
    <w:rsid w:val="002F25AA"/>
    <w:rsid w:val="002F285F"/>
    <w:rsid w:val="002F28D5"/>
    <w:rsid w:val="002F2D9F"/>
    <w:rsid w:val="002F2E10"/>
    <w:rsid w:val="002F2FB1"/>
    <w:rsid w:val="002F3496"/>
    <w:rsid w:val="002F34EA"/>
    <w:rsid w:val="002F34FC"/>
    <w:rsid w:val="002F3664"/>
    <w:rsid w:val="002F39E0"/>
    <w:rsid w:val="002F3AB1"/>
    <w:rsid w:val="002F3B5E"/>
    <w:rsid w:val="002F3FBF"/>
    <w:rsid w:val="002F4184"/>
    <w:rsid w:val="002F42B0"/>
    <w:rsid w:val="002F42B4"/>
    <w:rsid w:val="002F4416"/>
    <w:rsid w:val="002F4760"/>
    <w:rsid w:val="002F48F6"/>
    <w:rsid w:val="002F4ECA"/>
    <w:rsid w:val="002F5247"/>
    <w:rsid w:val="002F54A2"/>
    <w:rsid w:val="002F54FA"/>
    <w:rsid w:val="002F566F"/>
    <w:rsid w:val="002F58CA"/>
    <w:rsid w:val="002F59AA"/>
    <w:rsid w:val="002F5A51"/>
    <w:rsid w:val="002F5C19"/>
    <w:rsid w:val="002F5FAE"/>
    <w:rsid w:val="002F63AD"/>
    <w:rsid w:val="002F6588"/>
    <w:rsid w:val="002F6756"/>
    <w:rsid w:val="002F6874"/>
    <w:rsid w:val="002F6916"/>
    <w:rsid w:val="002F69AD"/>
    <w:rsid w:val="002F6BBD"/>
    <w:rsid w:val="002F6F43"/>
    <w:rsid w:val="002F6F95"/>
    <w:rsid w:val="002F7087"/>
    <w:rsid w:val="002F70A6"/>
    <w:rsid w:val="002F7751"/>
    <w:rsid w:val="002F78FB"/>
    <w:rsid w:val="002F7921"/>
    <w:rsid w:val="002F7CC5"/>
    <w:rsid w:val="002F7D31"/>
    <w:rsid w:val="002F7D51"/>
    <w:rsid w:val="002F7F70"/>
    <w:rsid w:val="002F7FF7"/>
    <w:rsid w:val="00300019"/>
    <w:rsid w:val="00300235"/>
    <w:rsid w:val="0030023E"/>
    <w:rsid w:val="0030029E"/>
    <w:rsid w:val="00300A8C"/>
    <w:rsid w:val="00300B13"/>
    <w:rsid w:val="00300B31"/>
    <w:rsid w:val="00300D27"/>
    <w:rsid w:val="00300EA0"/>
    <w:rsid w:val="00300EA6"/>
    <w:rsid w:val="00300FF8"/>
    <w:rsid w:val="0030117C"/>
    <w:rsid w:val="003012B8"/>
    <w:rsid w:val="00301553"/>
    <w:rsid w:val="0030170A"/>
    <w:rsid w:val="00301722"/>
    <w:rsid w:val="00302271"/>
    <w:rsid w:val="003022B9"/>
    <w:rsid w:val="0030238D"/>
    <w:rsid w:val="003023ED"/>
    <w:rsid w:val="00302579"/>
    <w:rsid w:val="00302A6C"/>
    <w:rsid w:val="00302AA4"/>
    <w:rsid w:val="00302D16"/>
    <w:rsid w:val="00302D43"/>
    <w:rsid w:val="00302DD0"/>
    <w:rsid w:val="0030310C"/>
    <w:rsid w:val="0030323F"/>
    <w:rsid w:val="003033A9"/>
    <w:rsid w:val="00303427"/>
    <w:rsid w:val="003039A3"/>
    <w:rsid w:val="00303AAC"/>
    <w:rsid w:val="00303C7E"/>
    <w:rsid w:val="00303CE5"/>
    <w:rsid w:val="00303D40"/>
    <w:rsid w:val="00303ECC"/>
    <w:rsid w:val="00304058"/>
    <w:rsid w:val="0030409B"/>
    <w:rsid w:val="00304174"/>
    <w:rsid w:val="003041A5"/>
    <w:rsid w:val="0030420A"/>
    <w:rsid w:val="0030471B"/>
    <w:rsid w:val="00304A9C"/>
    <w:rsid w:val="00304CC4"/>
    <w:rsid w:val="00304DD9"/>
    <w:rsid w:val="00304F5D"/>
    <w:rsid w:val="00304F6B"/>
    <w:rsid w:val="00304FE7"/>
    <w:rsid w:val="00305056"/>
    <w:rsid w:val="003050FA"/>
    <w:rsid w:val="0030514E"/>
    <w:rsid w:val="00305249"/>
    <w:rsid w:val="003054A0"/>
    <w:rsid w:val="0030556F"/>
    <w:rsid w:val="00305602"/>
    <w:rsid w:val="00305671"/>
    <w:rsid w:val="00305F4B"/>
    <w:rsid w:val="00305F6E"/>
    <w:rsid w:val="00305FF5"/>
    <w:rsid w:val="00306096"/>
    <w:rsid w:val="0030614C"/>
    <w:rsid w:val="00306295"/>
    <w:rsid w:val="00306296"/>
    <w:rsid w:val="003063CE"/>
    <w:rsid w:val="00306504"/>
    <w:rsid w:val="00306507"/>
    <w:rsid w:val="00306632"/>
    <w:rsid w:val="00306DB2"/>
    <w:rsid w:val="0030744F"/>
    <w:rsid w:val="00307498"/>
    <w:rsid w:val="003077D9"/>
    <w:rsid w:val="00307BD6"/>
    <w:rsid w:val="003100DE"/>
    <w:rsid w:val="003101C4"/>
    <w:rsid w:val="0031025D"/>
    <w:rsid w:val="00310328"/>
    <w:rsid w:val="00310EFF"/>
    <w:rsid w:val="00310F22"/>
    <w:rsid w:val="00311128"/>
    <w:rsid w:val="003111B7"/>
    <w:rsid w:val="00311254"/>
    <w:rsid w:val="003113C7"/>
    <w:rsid w:val="00311520"/>
    <w:rsid w:val="003115F1"/>
    <w:rsid w:val="00311669"/>
    <w:rsid w:val="0031191D"/>
    <w:rsid w:val="003119C4"/>
    <w:rsid w:val="00311B48"/>
    <w:rsid w:val="00311B4F"/>
    <w:rsid w:val="00311CE0"/>
    <w:rsid w:val="00311D09"/>
    <w:rsid w:val="00311E24"/>
    <w:rsid w:val="003120E2"/>
    <w:rsid w:val="00312345"/>
    <w:rsid w:val="00312454"/>
    <w:rsid w:val="00312497"/>
    <w:rsid w:val="003125AA"/>
    <w:rsid w:val="00312635"/>
    <w:rsid w:val="003129F0"/>
    <w:rsid w:val="00312CE9"/>
    <w:rsid w:val="00312CFB"/>
    <w:rsid w:val="00312F18"/>
    <w:rsid w:val="003130A7"/>
    <w:rsid w:val="00313178"/>
    <w:rsid w:val="00313228"/>
    <w:rsid w:val="00313391"/>
    <w:rsid w:val="00313415"/>
    <w:rsid w:val="003134E4"/>
    <w:rsid w:val="00313522"/>
    <w:rsid w:val="003135D7"/>
    <w:rsid w:val="00313772"/>
    <w:rsid w:val="003139A0"/>
    <w:rsid w:val="00313B16"/>
    <w:rsid w:val="00313C35"/>
    <w:rsid w:val="00313C43"/>
    <w:rsid w:val="0031458A"/>
    <w:rsid w:val="00314C68"/>
    <w:rsid w:val="00314D5C"/>
    <w:rsid w:val="0031520D"/>
    <w:rsid w:val="003154C6"/>
    <w:rsid w:val="00315581"/>
    <w:rsid w:val="003155C3"/>
    <w:rsid w:val="0031568A"/>
    <w:rsid w:val="00315BDD"/>
    <w:rsid w:val="00315C0F"/>
    <w:rsid w:val="00315C11"/>
    <w:rsid w:val="00315C8E"/>
    <w:rsid w:val="00315D0D"/>
    <w:rsid w:val="00315D2B"/>
    <w:rsid w:val="00315EFC"/>
    <w:rsid w:val="003162B1"/>
    <w:rsid w:val="003162BE"/>
    <w:rsid w:val="003165D0"/>
    <w:rsid w:val="00316861"/>
    <w:rsid w:val="00316AFA"/>
    <w:rsid w:val="00316B3E"/>
    <w:rsid w:val="00316B83"/>
    <w:rsid w:val="00316C3B"/>
    <w:rsid w:val="00316DB8"/>
    <w:rsid w:val="00316F71"/>
    <w:rsid w:val="003174C5"/>
    <w:rsid w:val="00317539"/>
    <w:rsid w:val="003175EE"/>
    <w:rsid w:val="00317753"/>
    <w:rsid w:val="003177CF"/>
    <w:rsid w:val="00317806"/>
    <w:rsid w:val="0031786B"/>
    <w:rsid w:val="00317940"/>
    <w:rsid w:val="003179F4"/>
    <w:rsid w:val="00317CDF"/>
    <w:rsid w:val="00317EA7"/>
    <w:rsid w:val="003202C2"/>
    <w:rsid w:val="003202CB"/>
    <w:rsid w:val="003203A5"/>
    <w:rsid w:val="003203EB"/>
    <w:rsid w:val="0032044A"/>
    <w:rsid w:val="00320550"/>
    <w:rsid w:val="00320A25"/>
    <w:rsid w:val="00320A97"/>
    <w:rsid w:val="00320E1C"/>
    <w:rsid w:val="00320F49"/>
    <w:rsid w:val="00321360"/>
    <w:rsid w:val="00321361"/>
    <w:rsid w:val="0032146D"/>
    <w:rsid w:val="0032159C"/>
    <w:rsid w:val="003215E5"/>
    <w:rsid w:val="00321723"/>
    <w:rsid w:val="00321A79"/>
    <w:rsid w:val="00322092"/>
    <w:rsid w:val="00322266"/>
    <w:rsid w:val="00322581"/>
    <w:rsid w:val="0032261E"/>
    <w:rsid w:val="00322A68"/>
    <w:rsid w:val="00322AB9"/>
    <w:rsid w:val="00322BBA"/>
    <w:rsid w:val="00322BCA"/>
    <w:rsid w:val="00322C19"/>
    <w:rsid w:val="00322C80"/>
    <w:rsid w:val="00322D05"/>
    <w:rsid w:val="003231AF"/>
    <w:rsid w:val="00323326"/>
    <w:rsid w:val="00323475"/>
    <w:rsid w:val="00323483"/>
    <w:rsid w:val="00323636"/>
    <w:rsid w:val="0032389F"/>
    <w:rsid w:val="003238EF"/>
    <w:rsid w:val="00323990"/>
    <w:rsid w:val="00323D17"/>
    <w:rsid w:val="00323F27"/>
    <w:rsid w:val="00323F55"/>
    <w:rsid w:val="00323F8B"/>
    <w:rsid w:val="003241E5"/>
    <w:rsid w:val="003242C0"/>
    <w:rsid w:val="0032450A"/>
    <w:rsid w:val="00324565"/>
    <w:rsid w:val="003247E9"/>
    <w:rsid w:val="00324ADE"/>
    <w:rsid w:val="00324BB2"/>
    <w:rsid w:val="00324C97"/>
    <w:rsid w:val="00324CFB"/>
    <w:rsid w:val="00324FD1"/>
    <w:rsid w:val="0032502B"/>
    <w:rsid w:val="00325199"/>
    <w:rsid w:val="003251E3"/>
    <w:rsid w:val="003254BD"/>
    <w:rsid w:val="003254EA"/>
    <w:rsid w:val="00325641"/>
    <w:rsid w:val="003259C9"/>
    <w:rsid w:val="00325ACD"/>
    <w:rsid w:val="00325D2F"/>
    <w:rsid w:val="00325E6A"/>
    <w:rsid w:val="00325FDE"/>
    <w:rsid w:val="00326194"/>
    <w:rsid w:val="003263FB"/>
    <w:rsid w:val="0032671E"/>
    <w:rsid w:val="00326746"/>
    <w:rsid w:val="00326997"/>
    <w:rsid w:val="00326C11"/>
    <w:rsid w:val="00326C64"/>
    <w:rsid w:val="00326DC8"/>
    <w:rsid w:val="00326DD9"/>
    <w:rsid w:val="00327015"/>
    <w:rsid w:val="00327040"/>
    <w:rsid w:val="003271AD"/>
    <w:rsid w:val="0032740D"/>
    <w:rsid w:val="00327413"/>
    <w:rsid w:val="003274D0"/>
    <w:rsid w:val="00327548"/>
    <w:rsid w:val="003275CD"/>
    <w:rsid w:val="003277C3"/>
    <w:rsid w:val="00327B92"/>
    <w:rsid w:val="00327C1D"/>
    <w:rsid w:val="00327D9F"/>
    <w:rsid w:val="003301FD"/>
    <w:rsid w:val="00330244"/>
    <w:rsid w:val="0033031D"/>
    <w:rsid w:val="0033048D"/>
    <w:rsid w:val="003304ED"/>
    <w:rsid w:val="00330E46"/>
    <w:rsid w:val="00330F30"/>
    <w:rsid w:val="00330FB4"/>
    <w:rsid w:val="003310E7"/>
    <w:rsid w:val="003313DA"/>
    <w:rsid w:val="003314BE"/>
    <w:rsid w:val="0033163D"/>
    <w:rsid w:val="00331A27"/>
    <w:rsid w:val="00331B1E"/>
    <w:rsid w:val="00331B95"/>
    <w:rsid w:val="00331D12"/>
    <w:rsid w:val="003320DB"/>
    <w:rsid w:val="003321E5"/>
    <w:rsid w:val="003327F7"/>
    <w:rsid w:val="0033280A"/>
    <w:rsid w:val="003329AB"/>
    <w:rsid w:val="00332E26"/>
    <w:rsid w:val="00333241"/>
    <w:rsid w:val="00333339"/>
    <w:rsid w:val="00333693"/>
    <w:rsid w:val="00333790"/>
    <w:rsid w:val="00333920"/>
    <w:rsid w:val="00333938"/>
    <w:rsid w:val="00334165"/>
    <w:rsid w:val="003346B0"/>
    <w:rsid w:val="00334714"/>
    <w:rsid w:val="00334731"/>
    <w:rsid w:val="00334861"/>
    <w:rsid w:val="00334865"/>
    <w:rsid w:val="00334EC1"/>
    <w:rsid w:val="00334EE9"/>
    <w:rsid w:val="003350D3"/>
    <w:rsid w:val="00335118"/>
    <w:rsid w:val="00335627"/>
    <w:rsid w:val="0033572A"/>
    <w:rsid w:val="003357F9"/>
    <w:rsid w:val="00335846"/>
    <w:rsid w:val="00335857"/>
    <w:rsid w:val="003359AD"/>
    <w:rsid w:val="00335BA2"/>
    <w:rsid w:val="0033608C"/>
    <w:rsid w:val="0033612B"/>
    <w:rsid w:val="00336463"/>
    <w:rsid w:val="00336602"/>
    <w:rsid w:val="003367CA"/>
    <w:rsid w:val="00336E6B"/>
    <w:rsid w:val="0033705D"/>
    <w:rsid w:val="003377D8"/>
    <w:rsid w:val="00337AFE"/>
    <w:rsid w:val="00337D48"/>
    <w:rsid w:val="00337D63"/>
    <w:rsid w:val="00337E0C"/>
    <w:rsid w:val="00337E15"/>
    <w:rsid w:val="00337FEA"/>
    <w:rsid w:val="003401AE"/>
    <w:rsid w:val="00340282"/>
    <w:rsid w:val="0034031B"/>
    <w:rsid w:val="00340323"/>
    <w:rsid w:val="0034032D"/>
    <w:rsid w:val="00340723"/>
    <w:rsid w:val="003407FF"/>
    <w:rsid w:val="00340D68"/>
    <w:rsid w:val="00341551"/>
    <w:rsid w:val="00341566"/>
    <w:rsid w:val="00341625"/>
    <w:rsid w:val="00341694"/>
    <w:rsid w:val="0034182A"/>
    <w:rsid w:val="00341975"/>
    <w:rsid w:val="00341A59"/>
    <w:rsid w:val="00341B87"/>
    <w:rsid w:val="00341EDC"/>
    <w:rsid w:val="003420B2"/>
    <w:rsid w:val="003421DE"/>
    <w:rsid w:val="003422DD"/>
    <w:rsid w:val="00342347"/>
    <w:rsid w:val="00342379"/>
    <w:rsid w:val="003423F6"/>
    <w:rsid w:val="003424D7"/>
    <w:rsid w:val="003426D4"/>
    <w:rsid w:val="003426E3"/>
    <w:rsid w:val="0034294D"/>
    <w:rsid w:val="003429D3"/>
    <w:rsid w:val="00342A36"/>
    <w:rsid w:val="00342A6E"/>
    <w:rsid w:val="00342B33"/>
    <w:rsid w:val="003430C1"/>
    <w:rsid w:val="003431E1"/>
    <w:rsid w:val="003432D4"/>
    <w:rsid w:val="003433F9"/>
    <w:rsid w:val="0034341C"/>
    <w:rsid w:val="0034345F"/>
    <w:rsid w:val="003434F5"/>
    <w:rsid w:val="003435EF"/>
    <w:rsid w:val="00343668"/>
    <w:rsid w:val="003438FB"/>
    <w:rsid w:val="00343C0D"/>
    <w:rsid w:val="00343C54"/>
    <w:rsid w:val="00344006"/>
    <w:rsid w:val="0034412F"/>
    <w:rsid w:val="00344153"/>
    <w:rsid w:val="003442BF"/>
    <w:rsid w:val="00344509"/>
    <w:rsid w:val="00344CDD"/>
    <w:rsid w:val="00344D88"/>
    <w:rsid w:val="00344E0A"/>
    <w:rsid w:val="00344E61"/>
    <w:rsid w:val="00344F7D"/>
    <w:rsid w:val="00345257"/>
    <w:rsid w:val="0034526A"/>
    <w:rsid w:val="003455B8"/>
    <w:rsid w:val="003457A9"/>
    <w:rsid w:val="00345963"/>
    <w:rsid w:val="00345CED"/>
    <w:rsid w:val="00345DFD"/>
    <w:rsid w:val="00345F17"/>
    <w:rsid w:val="003460DC"/>
    <w:rsid w:val="00346130"/>
    <w:rsid w:val="00346160"/>
    <w:rsid w:val="00346510"/>
    <w:rsid w:val="0034671A"/>
    <w:rsid w:val="003469CF"/>
    <w:rsid w:val="003469D8"/>
    <w:rsid w:val="00346A17"/>
    <w:rsid w:val="00346A18"/>
    <w:rsid w:val="00346C2B"/>
    <w:rsid w:val="00346CCB"/>
    <w:rsid w:val="00346DE4"/>
    <w:rsid w:val="00346EEE"/>
    <w:rsid w:val="00346FAA"/>
    <w:rsid w:val="003472F0"/>
    <w:rsid w:val="00347313"/>
    <w:rsid w:val="0034750E"/>
    <w:rsid w:val="00347542"/>
    <w:rsid w:val="00347A14"/>
    <w:rsid w:val="00347FA9"/>
    <w:rsid w:val="00347FCA"/>
    <w:rsid w:val="003500C2"/>
    <w:rsid w:val="00350111"/>
    <w:rsid w:val="00350292"/>
    <w:rsid w:val="003506D6"/>
    <w:rsid w:val="003509E8"/>
    <w:rsid w:val="00350A50"/>
    <w:rsid w:val="00350AAB"/>
    <w:rsid w:val="00350AC9"/>
    <w:rsid w:val="00350B16"/>
    <w:rsid w:val="00350C66"/>
    <w:rsid w:val="00350D05"/>
    <w:rsid w:val="0035102E"/>
    <w:rsid w:val="0035121F"/>
    <w:rsid w:val="00351280"/>
    <w:rsid w:val="0035139D"/>
    <w:rsid w:val="003514C7"/>
    <w:rsid w:val="0035158D"/>
    <w:rsid w:val="00351783"/>
    <w:rsid w:val="0035186D"/>
    <w:rsid w:val="00351931"/>
    <w:rsid w:val="00351A52"/>
    <w:rsid w:val="00351A6E"/>
    <w:rsid w:val="00351EE9"/>
    <w:rsid w:val="003520BD"/>
    <w:rsid w:val="00352479"/>
    <w:rsid w:val="0035257D"/>
    <w:rsid w:val="0035260A"/>
    <w:rsid w:val="00352703"/>
    <w:rsid w:val="00352745"/>
    <w:rsid w:val="003528B5"/>
    <w:rsid w:val="00352A44"/>
    <w:rsid w:val="00352DB0"/>
    <w:rsid w:val="00352E6D"/>
    <w:rsid w:val="00352F0D"/>
    <w:rsid w:val="00353167"/>
    <w:rsid w:val="0035316E"/>
    <w:rsid w:val="0035337B"/>
    <w:rsid w:val="0035358E"/>
    <w:rsid w:val="003536CD"/>
    <w:rsid w:val="003536D9"/>
    <w:rsid w:val="003537B3"/>
    <w:rsid w:val="0035388B"/>
    <w:rsid w:val="00353A14"/>
    <w:rsid w:val="00353D04"/>
    <w:rsid w:val="003543BB"/>
    <w:rsid w:val="003545D4"/>
    <w:rsid w:val="00354D2B"/>
    <w:rsid w:val="00354D46"/>
    <w:rsid w:val="00354ED3"/>
    <w:rsid w:val="00354F6D"/>
    <w:rsid w:val="0035507E"/>
    <w:rsid w:val="003550A5"/>
    <w:rsid w:val="00355198"/>
    <w:rsid w:val="00355254"/>
    <w:rsid w:val="0035530E"/>
    <w:rsid w:val="00355380"/>
    <w:rsid w:val="00355477"/>
    <w:rsid w:val="003555AE"/>
    <w:rsid w:val="003558A0"/>
    <w:rsid w:val="00355A34"/>
    <w:rsid w:val="00355C5F"/>
    <w:rsid w:val="00355D65"/>
    <w:rsid w:val="00356043"/>
    <w:rsid w:val="00356165"/>
    <w:rsid w:val="003561DC"/>
    <w:rsid w:val="0035644D"/>
    <w:rsid w:val="003566F8"/>
    <w:rsid w:val="00356BD2"/>
    <w:rsid w:val="0035701A"/>
    <w:rsid w:val="00357182"/>
    <w:rsid w:val="003571BF"/>
    <w:rsid w:val="003573F5"/>
    <w:rsid w:val="00357408"/>
    <w:rsid w:val="003575B2"/>
    <w:rsid w:val="003576D5"/>
    <w:rsid w:val="0035783B"/>
    <w:rsid w:val="0035795F"/>
    <w:rsid w:val="00357B64"/>
    <w:rsid w:val="00357C8E"/>
    <w:rsid w:val="00357CAA"/>
    <w:rsid w:val="00357F87"/>
    <w:rsid w:val="003600C9"/>
    <w:rsid w:val="003609D3"/>
    <w:rsid w:val="00360DCA"/>
    <w:rsid w:val="00360E2F"/>
    <w:rsid w:val="00360E44"/>
    <w:rsid w:val="00360EDA"/>
    <w:rsid w:val="00360F32"/>
    <w:rsid w:val="00361035"/>
    <w:rsid w:val="003613FE"/>
    <w:rsid w:val="00361867"/>
    <w:rsid w:val="00361923"/>
    <w:rsid w:val="00361979"/>
    <w:rsid w:val="00361A58"/>
    <w:rsid w:val="00361AC7"/>
    <w:rsid w:val="00361B9F"/>
    <w:rsid w:val="00361C94"/>
    <w:rsid w:val="00361D87"/>
    <w:rsid w:val="00362081"/>
    <w:rsid w:val="0036232D"/>
    <w:rsid w:val="003623E2"/>
    <w:rsid w:val="0036283E"/>
    <w:rsid w:val="00362B04"/>
    <w:rsid w:val="00362B67"/>
    <w:rsid w:val="00362CDF"/>
    <w:rsid w:val="00362D0E"/>
    <w:rsid w:val="00362E24"/>
    <w:rsid w:val="0036311D"/>
    <w:rsid w:val="003631BF"/>
    <w:rsid w:val="00363750"/>
    <w:rsid w:val="00363751"/>
    <w:rsid w:val="00363789"/>
    <w:rsid w:val="0036382B"/>
    <w:rsid w:val="00363956"/>
    <w:rsid w:val="00363B31"/>
    <w:rsid w:val="00363D0E"/>
    <w:rsid w:val="00363E1F"/>
    <w:rsid w:val="00363E3D"/>
    <w:rsid w:val="00363E6E"/>
    <w:rsid w:val="00363F29"/>
    <w:rsid w:val="0036405A"/>
    <w:rsid w:val="00364183"/>
    <w:rsid w:val="003641BB"/>
    <w:rsid w:val="003642BF"/>
    <w:rsid w:val="003646C1"/>
    <w:rsid w:val="0036482B"/>
    <w:rsid w:val="0036490C"/>
    <w:rsid w:val="0036491F"/>
    <w:rsid w:val="00364BE3"/>
    <w:rsid w:val="00364EF0"/>
    <w:rsid w:val="003651BE"/>
    <w:rsid w:val="003652D5"/>
    <w:rsid w:val="003652F8"/>
    <w:rsid w:val="003655EA"/>
    <w:rsid w:val="0036575C"/>
    <w:rsid w:val="00365901"/>
    <w:rsid w:val="00365938"/>
    <w:rsid w:val="00365E6D"/>
    <w:rsid w:val="00365F12"/>
    <w:rsid w:val="00366044"/>
    <w:rsid w:val="003662D3"/>
    <w:rsid w:val="00366336"/>
    <w:rsid w:val="0036657F"/>
    <w:rsid w:val="003666F6"/>
    <w:rsid w:val="00366AB7"/>
    <w:rsid w:val="00366B6C"/>
    <w:rsid w:val="00366B72"/>
    <w:rsid w:val="00366C1A"/>
    <w:rsid w:val="00366C2D"/>
    <w:rsid w:val="00366C97"/>
    <w:rsid w:val="0036719E"/>
    <w:rsid w:val="003672F0"/>
    <w:rsid w:val="0036736C"/>
    <w:rsid w:val="00367416"/>
    <w:rsid w:val="003677EC"/>
    <w:rsid w:val="003677FD"/>
    <w:rsid w:val="00367888"/>
    <w:rsid w:val="00367900"/>
    <w:rsid w:val="00367A55"/>
    <w:rsid w:val="00367AFD"/>
    <w:rsid w:val="00367B80"/>
    <w:rsid w:val="00367C96"/>
    <w:rsid w:val="00367DB9"/>
    <w:rsid w:val="00370182"/>
    <w:rsid w:val="0037023A"/>
    <w:rsid w:val="00370285"/>
    <w:rsid w:val="003702DE"/>
    <w:rsid w:val="0037055B"/>
    <w:rsid w:val="00370638"/>
    <w:rsid w:val="0037076B"/>
    <w:rsid w:val="003707A7"/>
    <w:rsid w:val="0037097A"/>
    <w:rsid w:val="00370AEB"/>
    <w:rsid w:val="00370D7B"/>
    <w:rsid w:val="00370ED2"/>
    <w:rsid w:val="00370F9B"/>
    <w:rsid w:val="0037106F"/>
    <w:rsid w:val="003710D4"/>
    <w:rsid w:val="0037126E"/>
    <w:rsid w:val="0037126F"/>
    <w:rsid w:val="00371286"/>
    <w:rsid w:val="00371397"/>
    <w:rsid w:val="00371593"/>
    <w:rsid w:val="003715E8"/>
    <w:rsid w:val="003717BE"/>
    <w:rsid w:val="00371889"/>
    <w:rsid w:val="00371940"/>
    <w:rsid w:val="00371CE0"/>
    <w:rsid w:val="00371EA6"/>
    <w:rsid w:val="00372035"/>
    <w:rsid w:val="00372469"/>
    <w:rsid w:val="00372608"/>
    <w:rsid w:val="003727D1"/>
    <w:rsid w:val="00372887"/>
    <w:rsid w:val="00372C44"/>
    <w:rsid w:val="00372EB0"/>
    <w:rsid w:val="00372F04"/>
    <w:rsid w:val="00373084"/>
    <w:rsid w:val="003731BD"/>
    <w:rsid w:val="0037333F"/>
    <w:rsid w:val="00373364"/>
    <w:rsid w:val="0037337A"/>
    <w:rsid w:val="003733C9"/>
    <w:rsid w:val="003734E8"/>
    <w:rsid w:val="003735C6"/>
    <w:rsid w:val="003736A7"/>
    <w:rsid w:val="00373741"/>
    <w:rsid w:val="003738D8"/>
    <w:rsid w:val="003739A7"/>
    <w:rsid w:val="00373A3A"/>
    <w:rsid w:val="00373A62"/>
    <w:rsid w:val="00373AF4"/>
    <w:rsid w:val="00373D80"/>
    <w:rsid w:val="00373FD0"/>
    <w:rsid w:val="00374056"/>
    <w:rsid w:val="00374474"/>
    <w:rsid w:val="003744AF"/>
    <w:rsid w:val="003744EA"/>
    <w:rsid w:val="003746BB"/>
    <w:rsid w:val="003747E9"/>
    <w:rsid w:val="0037490C"/>
    <w:rsid w:val="00374C46"/>
    <w:rsid w:val="00374CAD"/>
    <w:rsid w:val="00374DBB"/>
    <w:rsid w:val="00374DEF"/>
    <w:rsid w:val="00374E44"/>
    <w:rsid w:val="0037533A"/>
    <w:rsid w:val="00375370"/>
    <w:rsid w:val="00375521"/>
    <w:rsid w:val="00375905"/>
    <w:rsid w:val="00376083"/>
    <w:rsid w:val="003760EE"/>
    <w:rsid w:val="0037626E"/>
    <w:rsid w:val="00376271"/>
    <w:rsid w:val="00376698"/>
    <w:rsid w:val="003768B7"/>
    <w:rsid w:val="003769C7"/>
    <w:rsid w:val="00376BE5"/>
    <w:rsid w:val="00376C75"/>
    <w:rsid w:val="00376DA5"/>
    <w:rsid w:val="0037762E"/>
    <w:rsid w:val="0037776C"/>
    <w:rsid w:val="003778DD"/>
    <w:rsid w:val="00377A05"/>
    <w:rsid w:val="00377B26"/>
    <w:rsid w:val="00377E8E"/>
    <w:rsid w:val="00380010"/>
    <w:rsid w:val="0038028E"/>
    <w:rsid w:val="003803D9"/>
    <w:rsid w:val="0038043B"/>
    <w:rsid w:val="00380722"/>
    <w:rsid w:val="003807A6"/>
    <w:rsid w:val="003807E5"/>
    <w:rsid w:val="003809A9"/>
    <w:rsid w:val="00380B03"/>
    <w:rsid w:val="00380C52"/>
    <w:rsid w:val="00380D7A"/>
    <w:rsid w:val="00380FDC"/>
    <w:rsid w:val="003811DF"/>
    <w:rsid w:val="003814A8"/>
    <w:rsid w:val="0038155E"/>
    <w:rsid w:val="003819B0"/>
    <w:rsid w:val="00381D04"/>
    <w:rsid w:val="00381EA4"/>
    <w:rsid w:val="00382013"/>
    <w:rsid w:val="00382417"/>
    <w:rsid w:val="00382572"/>
    <w:rsid w:val="00382579"/>
    <w:rsid w:val="003826CB"/>
    <w:rsid w:val="003829A1"/>
    <w:rsid w:val="003829C6"/>
    <w:rsid w:val="003829F0"/>
    <w:rsid w:val="00382A76"/>
    <w:rsid w:val="00382BC0"/>
    <w:rsid w:val="00382CA3"/>
    <w:rsid w:val="00382CEF"/>
    <w:rsid w:val="00382D47"/>
    <w:rsid w:val="00382E5D"/>
    <w:rsid w:val="00383017"/>
    <w:rsid w:val="003831FD"/>
    <w:rsid w:val="00383662"/>
    <w:rsid w:val="003837FA"/>
    <w:rsid w:val="00383802"/>
    <w:rsid w:val="00383936"/>
    <w:rsid w:val="00383B25"/>
    <w:rsid w:val="00383BE9"/>
    <w:rsid w:val="00383C06"/>
    <w:rsid w:val="00383CC3"/>
    <w:rsid w:val="00383F46"/>
    <w:rsid w:val="00383F9F"/>
    <w:rsid w:val="0038410F"/>
    <w:rsid w:val="00384243"/>
    <w:rsid w:val="003843AD"/>
    <w:rsid w:val="003844AB"/>
    <w:rsid w:val="003844D8"/>
    <w:rsid w:val="00384589"/>
    <w:rsid w:val="003848FF"/>
    <w:rsid w:val="00384986"/>
    <w:rsid w:val="00384ACC"/>
    <w:rsid w:val="00384B9E"/>
    <w:rsid w:val="00384C5F"/>
    <w:rsid w:val="00384F7A"/>
    <w:rsid w:val="003858BF"/>
    <w:rsid w:val="003859F0"/>
    <w:rsid w:val="00385B02"/>
    <w:rsid w:val="00385D77"/>
    <w:rsid w:val="00386180"/>
    <w:rsid w:val="003861EA"/>
    <w:rsid w:val="00386470"/>
    <w:rsid w:val="0038677A"/>
    <w:rsid w:val="00386983"/>
    <w:rsid w:val="00386B83"/>
    <w:rsid w:val="00386BE5"/>
    <w:rsid w:val="00386CA8"/>
    <w:rsid w:val="00387005"/>
    <w:rsid w:val="00387216"/>
    <w:rsid w:val="003872AC"/>
    <w:rsid w:val="00387487"/>
    <w:rsid w:val="003875C1"/>
    <w:rsid w:val="00387AAB"/>
    <w:rsid w:val="00387CA6"/>
    <w:rsid w:val="00387EB0"/>
    <w:rsid w:val="00390072"/>
    <w:rsid w:val="00390284"/>
    <w:rsid w:val="003907C6"/>
    <w:rsid w:val="003908F2"/>
    <w:rsid w:val="00390AAA"/>
    <w:rsid w:val="00390B5A"/>
    <w:rsid w:val="00390F34"/>
    <w:rsid w:val="003910F1"/>
    <w:rsid w:val="00391221"/>
    <w:rsid w:val="0039168E"/>
    <w:rsid w:val="003917CD"/>
    <w:rsid w:val="0039180C"/>
    <w:rsid w:val="00391D66"/>
    <w:rsid w:val="00391DB0"/>
    <w:rsid w:val="00391E92"/>
    <w:rsid w:val="00391F37"/>
    <w:rsid w:val="00391FA2"/>
    <w:rsid w:val="00392120"/>
    <w:rsid w:val="0039221B"/>
    <w:rsid w:val="003922B1"/>
    <w:rsid w:val="00392424"/>
    <w:rsid w:val="00392514"/>
    <w:rsid w:val="00392668"/>
    <w:rsid w:val="003926B3"/>
    <w:rsid w:val="0039284A"/>
    <w:rsid w:val="0039284B"/>
    <w:rsid w:val="00392874"/>
    <w:rsid w:val="00392C2C"/>
    <w:rsid w:val="00393037"/>
    <w:rsid w:val="00393110"/>
    <w:rsid w:val="00393229"/>
    <w:rsid w:val="003933AF"/>
    <w:rsid w:val="0039345D"/>
    <w:rsid w:val="003936A1"/>
    <w:rsid w:val="003937C7"/>
    <w:rsid w:val="00393844"/>
    <w:rsid w:val="00393906"/>
    <w:rsid w:val="00393A1E"/>
    <w:rsid w:val="00393A87"/>
    <w:rsid w:val="00393B24"/>
    <w:rsid w:val="00393B43"/>
    <w:rsid w:val="00393C74"/>
    <w:rsid w:val="00393CF1"/>
    <w:rsid w:val="00393F55"/>
    <w:rsid w:val="003941EE"/>
    <w:rsid w:val="00394349"/>
    <w:rsid w:val="0039462C"/>
    <w:rsid w:val="003948BA"/>
    <w:rsid w:val="00394A8F"/>
    <w:rsid w:val="00394BD8"/>
    <w:rsid w:val="00394E15"/>
    <w:rsid w:val="00394E38"/>
    <w:rsid w:val="00394FE6"/>
    <w:rsid w:val="003952A1"/>
    <w:rsid w:val="003954E8"/>
    <w:rsid w:val="003955A3"/>
    <w:rsid w:val="003956B6"/>
    <w:rsid w:val="00395881"/>
    <w:rsid w:val="00395914"/>
    <w:rsid w:val="00395AF5"/>
    <w:rsid w:val="00395B98"/>
    <w:rsid w:val="00395BAD"/>
    <w:rsid w:val="00395CBA"/>
    <w:rsid w:val="00395D5C"/>
    <w:rsid w:val="00395E0E"/>
    <w:rsid w:val="00395F5F"/>
    <w:rsid w:val="00395F6F"/>
    <w:rsid w:val="00396045"/>
    <w:rsid w:val="00396587"/>
    <w:rsid w:val="00396812"/>
    <w:rsid w:val="00396A42"/>
    <w:rsid w:val="00396AF9"/>
    <w:rsid w:val="00396C5E"/>
    <w:rsid w:val="0039735A"/>
    <w:rsid w:val="0039766E"/>
    <w:rsid w:val="003977E1"/>
    <w:rsid w:val="003978EB"/>
    <w:rsid w:val="00397C39"/>
    <w:rsid w:val="00397CCC"/>
    <w:rsid w:val="00397E8C"/>
    <w:rsid w:val="00397F53"/>
    <w:rsid w:val="0039AB61"/>
    <w:rsid w:val="003A00F9"/>
    <w:rsid w:val="003A04D4"/>
    <w:rsid w:val="003A06DD"/>
    <w:rsid w:val="003A080A"/>
    <w:rsid w:val="003A0BBB"/>
    <w:rsid w:val="003A0C4E"/>
    <w:rsid w:val="003A0DEC"/>
    <w:rsid w:val="003A1224"/>
    <w:rsid w:val="003A128B"/>
    <w:rsid w:val="003A130E"/>
    <w:rsid w:val="003A1356"/>
    <w:rsid w:val="003A15E7"/>
    <w:rsid w:val="003A16AC"/>
    <w:rsid w:val="003A1751"/>
    <w:rsid w:val="003A1791"/>
    <w:rsid w:val="003A1802"/>
    <w:rsid w:val="003A1E7B"/>
    <w:rsid w:val="003A1F6B"/>
    <w:rsid w:val="003A20EC"/>
    <w:rsid w:val="003A265E"/>
    <w:rsid w:val="003A2861"/>
    <w:rsid w:val="003A2A8E"/>
    <w:rsid w:val="003A2AD0"/>
    <w:rsid w:val="003A2E57"/>
    <w:rsid w:val="003A3168"/>
    <w:rsid w:val="003A31BF"/>
    <w:rsid w:val="003A31DE"/>
    <w:rsid w:val="003A339B"/>
    <w:rsid w:val="003A3739"/>
    <w:rsid w:val="003A3ADE"/>
    <w:rsid w:val="003A3C72"/>
    <w:rsid w:val="003A4082"/>
    <w:rsid w:val="003A41FB"/>
    <w:rsid w:val="003A43B9"/>
    <w:rsid w:val="003A451F"/>
    <w:rsid w:val="003A479E"/>
    <w:rsid w:val="003A4AEF"/>
    <w:rsid w:val="003A4B17"/>
    <w:rsid w:val="003A4C8A"/>
    <w:rsid w:val="003A4F15"/>
    <w:rsid w:val="003A50C2"/>
    <w:rsid w:val="003A50C5"/>
    <w:rsid w:val="003A510E"/>
    <w:rsid w:val="003A519E"/>
    <w:rsid w:val="003A51FD"/>
    <w:rsid w:val="003A5207"/>
    <w:rsid w:val="003A55FC"/>
    <w:rsid w:val="003A5834"/>
    <w:rsid w:val="003A5A16"/>
    <w:rsid w:val="003A5B10"/>
    <w:rsid w:val="003A5B39"/>
    <w:rsid w:val="003A5B49"/>
    <w:rsid w:val="003A5BB9"/>
    <w:rsid w:val="003A5E5B"/>
    <w:rsid w:val="003A5EB1"/>
    <w:rsid w:val="003A5FD0"/>
    <w:rsid w:val="003A63F1"/>
    <w:rsid w:val="003A6414"/>
    <w:rsid w:val="003A6491"/>
    <w:rsid w:val="003A681F"/>
    <w:rsid w:val="003A6C27"/>
    <w:rsid w:val="003A7061"/>
    <w:rsid w:val="003A72D8"/>
    <w:rsid w:val="003A76DC"/>
    <w:rsid w:val="003A787E"/>
    <w:rsid w:val="003A7973"/>
    <w:rsid w:val="003A7D04"/>
    <w:rsid w:val="003A7DFB"/>
    <w:rsid w:val="003A7FC9"/>
    <w:rsid w:val="003B02D6"/>
    <w:rsid w:val="003B036C"/>
    <w:rsid w:val="003B0380"/>
    <w:rsid w:val="003B04D6"/>
    <w:rsid w:val="003B06A9"/>
    <w:rsid w:val="003B0B6F"/>
    <w:rsid w:val="003B0BB5"/>
    <w:rsid w:val="003B0C79"/>
    <w:rsid w:val="003B1136"/>
    <w:rsid w:val="003B1541"/>
    <w:rsid w:val="003B1586"/>
    <w:rsid w:val="003B19C0"/>
    <w:rsid w:val="003B19DA"/>
    <w:rsid w:val="003B1F17"/>
    <w:rsid w:val="003B20F1"/>
    <w:rsid w:val="003B2133"/>
    <w:rsid w:val="003B2212"/>
    <w:rsid w:val="003B2338"/>
    <w:rsid w:val="003B24A0"/>
    <w:rsid w:val="003B251E"/>
    <w:rsid w:val="003B272E"/>
    <w:rsid w:val="003B2B3E"/>
    <w:rsid w:val="003B2B72"/>
    <w:rsid w:val="003B2C39"/>
    <w:rsid w:val="003B2CA5"/>
    <w:rsid w:val="003B2FC9"/>
    <w:rsid w:val="003B3072"/>
    <w:rsid w:val="003B3084"/>
    <w:rsid w:val="003B3366"/>
    <w:rsid w:val="003B3825"/>
    <w:rsid w:val="003B3A93"/>
    <w:rsid w:val="003B3AB6"/>
    <w:rsid w:val="003B3BE2"/>
    <w:rsid w:val="003B3CA7"/>
    <w:rsid w:val="003B3CAA"/>
    <w:rsid w:val="003B3CC2"/>
    <w:rsid w:val="003B417C"/>
    <w:rsid w:val="003B4646"/>
    <w:rsid w:val="003B475B"/>
    <w:rsid w:val="003B4778"/>
    <w:rsid w:val="003B4919"/>
    <w:rsid w:val="003B4AF0"/>
    <w:rsid w:val="003B4AF8"/>
    <w:rsid w:val="003B4B94"/>
    <w:rsid w:val="003B4D31"/>
    <w:rsid w:val="003B4D68"/>
    <w:rsid w:val="003B4E91"/>
    <w:rsid w:val="003B4F65"/>
    <w:rsid w:val="003B4F97"/>
    <w:rsid w:val="003B50B6"/>
    <w:rsid w:val="003B5144"/>
    <w:rsid w:val="003B514D"/>
    <w:rsid w:val="003B5318"/>
    <w:rsid w:val="003B559E"/>
    <w:rsid w:val="003B574A"/>
    <w:rsid w:val="003B597E"/>
    <w:rsid w:val="003B59F8"/>
    <w:rsid w:val="003B5B00"/>
    <w:rsid w:val="003B5D16"/>
    <w:rsid w:val="003B6414"/>
    <w:rsid w:val="003B651C"/>
    <w:rsid w:val="003B65C2"/>
    <w:rsid w:val="003B65EA"/>
    <w:rsid w:val="003B6635"/>
    <w:rsid w:val="003B66B5"/>
    <w:rsid w:val="003B67B9"/>
    <w:rsid w:val="003B681B"/>
    <w:rsid w:val="003B6860"/>
    <w:rsid w:val="003B6904"/>
    <w:rsid w:val="003B6A6E"/>
    <w:rsid w:val="003B6AE4"/>
    <w:rsid w:val="003B6B13"/>
    <w:rsid w:val="003B6C56"/>
    <w:rsid w:val="003B6D3A"/>
    <w:rsid w:val="003B6E5B"/>
    <w:rsid w:val="003B6E5D"/>
    <w:rsid w:val="003B6FC3"/>
    <w:rsid w:val="003B7002"/>
    <w:rsid w:val="003B7090"/>
    <w:rsid w:val="003B7719"/>
    <w:rsid w:val="003B7840"/>
    <w:rsid w:val="003B7859"/>
    <w:rsid w:val="003B7A4F"/>
    <w:rsid w:val="003B7AE3"/>
    <w:rsid w:val="003B7CD7"/>
    <w:rsid w:val="003B7D95"/>
    <w:rsid w:val="003B7E3E"/>
    <w:rsid w:val="003C0080"/>
    <w:rsid w:val="003C015E"/>
    <w:rsid w:val="003C0400"/>
    <w:rsid w:val="003C0695"/>
    <w:rsid w:val="003C0A09"/>
    <w:rsid w:val="003C0B83"/>
    <w:rsid w:val="003C127E"/>
    <w:rsid w:val="003C1730"/>
    <w:rsid w:val="003C1AF9"/>
    <w:rsid w:val="003C1B62"/>
    <w:rsid w:val="003C1C68"/>
    <w:rsid w:val="003C1FB6"/>
    <w:rsid w:val="003C249E"/>
    <w:rsid w:val="003C24D1"/>
    <w:rsid w:val="003C2A15"/>
    <w:rsid w:val="003C2FD0"/>
    <w:rsid w:val="003C2FDE"/>
    <w:rsid w:val="003C304C"/>
    <w:rsid w:val="003C3688"/>
    <w:rsid w:val="003C3904"/>
    <w:rsid w:val="003C398F"/>
    <w:rsid w:val="003C3B2F"/>
    <w:rsid w:val="003C3BD9"/>
    <w:rsid w:val="003C3C6C"/>
    <w:rsid w:val="003C3FC3"/>
    <w:rsid w:val="003C4147"/>
    <w:rsid w:val="003C42FA"/>
    <w:rsid w:val="003C446E"/>
    <w:rsid w:val="003C468D"/>
    <w:rsid w:val="003C4712"/>
    <w:rsid w:val="003C4858"/>
    <w:rsid w:val="003C4ADD"/>
    <w:rsid w:val="003C524C"/>
    <w:rsid w:val="003C52AC"/>
    <w:rsid w:val="003C58E9"/>
    <w:rsid w:val="003C5C3E"/>
    <w:rsid w:val="003C5CC7"/>
    <w:rsid w:val="003C5CDA"/>
    <w:rsid w:val="003C5D11"/>
    <w:rsid w:val="003C5F0C"/>
    <w:rsid w:val="003C5F1D"/>
    <w:rsid w:val="003C645D"/>
    <w:rsid w:val="003C697D"/>
    <w:rsid w:val="003C69C5"/>
    <w:rsid w:val="003C6A8C"/>
    <w:rsid w:val="003C6B29"/>
    <w:rsid w:val="003C6B4C"/>
    <w:rsid w:val="003C6C00"/>
    <w:rsid w:val="003C6EC6"/>
    <w:rsid w:val="003C6EE4"/>
    <w:rsid w:val="003C712A"/>
    <w:rsid w:val="003C7141"/>
    <w:rsid w:val="003C7146"/>
    <w:rsid w:val="003C72B7"/>
    <w:rsid w:val="003C72DD"/>
    <w:rsid w:val="003C73CB"/>
    <w:rsid w:val="003C7695"/>
    <w:rsid w:val="003C773F"/>
    <w:rsid w:val="003C7756"/>
    <w:rsid w:val="003C7770"/>
    <w:rsid w:val="003C7885"/>
    <w:rsid w:val="003C78CC"/>
    <w:rsid w:val="003C795A"/>
    <w:rsid w:val="003C7DB5"/>
    <w:rsid w:val="003C7E96"/>
    <w:rsid w:val="003D0061"/>
    <w:rsid w:val="003D006E"/>
    <w:rsid w:val="003D02F3"/>
    <w:rsid w:val="003D090B"/>
    <w:rsid w:val="003D0ADE"/>
    <w:rsid w:val="003D0D5D"/>
    <w:rsid w:val="003D0ED5"/>
    <w:rsid w:val="003D0F39"/>
    <w:rsid w:val="003D1471"/>
    <w:rsid w:val="003D15FE"/>
    <w:rsid w:val="003D164A"/>
    <w:rsid w:val="003D174F"/>
    <w:rsid w:val="003D193F"/>
    <w:rsid w:val="003D19BD"/>
    <w:rsid w:val="003D1AEA"/>
    <w:rsid w:val="003D1C70"/>
    <w:rsid w:val="003D1D1F"/>
    <w:rsid w:val="003D1D9B"/>
    <w:rsid w:val="003D1DA5"/>
    <w:rsid w:val="003D1E0D"/>
    <w:rsid w:val="003D1E45"/>
    <w:rsid w:val="003D1EE6"/>
    <w:rsid w:val="003D1F8C"/>
    <w:rsid w:val="003D210C"/>
    <w:rsid w:val="003D2288"/>
    <w:rsid w:val="003D2472"/>
    <w:rsid w:val="003D2675"/>
    <w:rsid w:val="003D2A3D"/>
    <w:rsid w:val="003D2A4E"/>
    <w:rsid w:val="003D2B62"/>
    <w:rsid w:val="003D2CE7"/>
    <w:rsid w:val="003D2E17"/>
    <w:rsid w:val="003D2EB1"/>
    <w:rsid w:val="003D3080"/>
    <w:rsid w:val="003D3151"/>
    <w:rsid w:val="003D31B0"/>
    <w:rsid w:val="003D324B"/>
    <w:rsid w:val="003D32F5"/>
    <w:rsid w:val="003D330F"/>
    <w:rsid w:val="003D34ED"/>
    <w:rsid w:val="003D3606"/>
    <w:rsid w:val="003D388A"/>
    <w:rsid w:val="003D3937"/>
    <w:rsid w:val="003D39C9"/>
    <w:rsid w:val="003D3BAB"/>
    <w:rsid w:val="003D4149"/>
    <w:rsid w:val="003D41F6"/>
    <w:rsid w:val="003D42EB"/>
    <w:rsid w:val="003D446D"/>
    <w:rsid w:val="003D4597"/>
    <w:rsid w:val="003D486F"/>
    <w:rsid w:val="003D48D7"/>
    <w:rsid w:val="003D4B08"/>
    <w:rsid w:val="003D4E53"/>
    <w:rsid w:val="003D4FEE"/>
    <w:rsid w:val="003D50CB"/>
    <w:rsid w:val="003D533C"/>
    <w:rsid w:val="003D5397"/>
    <w:rsid w:val="003D548E"/>
    <w:rsid w:val="003D5872"/>
    <w:rsid w:val="003D5968"/>
    <w:rsid w:val="003D5A57"/>
    <w:rsid w:val="003D5B73"/>
    <w:rsid w:val="003D5C5F"/>
    <w:rsid w:val="003D5C8A"/>
    <w:rsid w:val="003D5E12"/>
    <w:rsid w:val="003D6555"/>
    <w:rsid w:val="003D6580"/>
    <w:rsid w:val="003D66A3"/>
    <w:rsid w:val="003D67C3"/>
    <w:rsid w:val="003D6862"/>
    <w:rsid w:val="003D6890"/>
    <w:rsid w:val="003D6C0B"/>
    <w:rsid w:val="003D6C30"/>
    <w:rsid w:val="003D6E15"/>
    <w:rsid w:val="003D70E3"/>
    <w:rsid w:val="003D735C"/>
    <w:rsid w:val="003D74F6"/>
    <w:rsid w:val="003D7505"/>
    <w:rsid w:val="003D773C"/>
    <w:rsid w:val="003D77F5"/>
    <w:rsid w:val="003D79C6"/>
    <w:rsid w:val="003D7A28"/>
    <w:rsid w:val="003D7A58"/>
    <w:rsid w:val="003D7C6C"/>
    <w:rsid w:val="003D7E30"/>
    <w:rsid w:val="003D7F88"/>
    <w:rsid w:val="003E00B8"/>
    <w:rsid w:val="003E016A"/>
    <w:rsid w:val="003E0232"/>
    <w:rsid w:val="003E02FD"/>
    <w:rsid w:val="003E032A"/>
    <w:rsid w:val="003E038B"/>
    <w:rsid w:val="003E0447"/>
    <w:rsid w:val="003E06D2"/>
    <w:rsid w:val="003E095F"/>
    <w:rsid w:val="003E0BD1"/>
    <w:rsid w:val="003E10E5"/>
    <w:rsid w:val="003E14AF"/>
    <w:rsid w:val="003E1551"/>
    <w:rsid w:val="003E18DB"/>
    <w:rsid w:val="003E18F8"/>
    <w:rsid w:val="003E199A"/>
    <w:rsid w:val="003E1AE7"/>
    <w:rsid w:val="003E1B8C"/>
    <w:rsid w:val="003E1E79"/>
    <w:rsid w:val="003E2357"/>
    <w:rsid w:val="003E236A"/>
    <w:rsid w:val="003E23F2"/>
    <w:rsid w:val="003E25B3"/>
    <w:rsid w:val="003E2605"/>
    <w:rsid w:val="003E278D"/>
    <w:rsid w:val="003E29EE"/>
    <w:rsid w:val="003E2B55"/>
    <w:rsid w:val="003E2B5D"/>
    <w:rsid w:val="003E2DE0"/>
    <w:rsid w:val="003E2EA1"/>
    <w:rsid w:val="003E2FFB"/>
    <w:rsid w:val="003E3126"/>
    <w:rsid w:val="003E32B2"/>
    <w:rsid w:val="003E3355"/>
    <w:rsid w:val="003E33DE"/>
    <w:rsid w:val="003E33E7"/>
    <w:rsid w:val="003E34F7"/>
    <w:rsid w:val="003E379B"/>
    <w:rsid w:val="003E3A2E"/>
    <w:rsid w:val="003E3B9D"/>
    <w:rsid w:val="003E3DE6"/>
    <w:rsid w:val="003E409C"/>
    <w:rsid w:val="003E44B1"/>
    <w:rsid w:val="003E44E1"/>
    <w:rsid w:val="003E45FF"/>
    <w:rsid w:val="003E4750"/>
    <w:rsid w:val="003E47C8"/>
    <w:rsid w:val="003E4ADF"/>
    <w:rsid w:val="003E4C3D"/>
    <w:rsid w:val="003E4CBA"/>
    <w:rsid w:val="003E4F68"/>
    <w:rsid w:val="003E4FFB"/>
    <w:rsid w:val="003E5001"/>
    <w:rsid w:val="003E50CA"/>
    <w:rsid w:val="003E5155"/>
    <w:rsid w:val="003E5529"/>
    <w:rsid w:val="003E5632"/>
    <w:rsid w:val="003E5B0A"/>
    <w:rsid w:val="003E6015"/>
    <w:rsid w:val="003E60B1"/>
    <w:rsid w:val="003E61F5"/>
    <w:rsid w:val="003E6620"/>
    <w:rsid w:val="003E6809"/>
    <w:rsid w:val="003E68D6"/>
    <w:rsid w:val="003E695C"/>
    <w:rsid w:val="003E6BE2"/>
    <w:rsid w:val="003E6EDD"/>
    <w:rsid w:val="003E746A"/>
    <w:rsid w:val="003E76C6"/>
    <w:rsid w:val="003E778B"/>
    <w:rsid w:val="003E7D0A"/>
    <w:rsid w:val="003E7E36"/>
    <w:rsid w:val="003E7E83"/>
    <w:rsid w:val="003F005B"/>
    <w:rsid w:val="003F00E3"/>
    <w:rsid w:val="003F026A"/>
    <w:rsid w:val="003F0569"/>
    <w:rsid w:val="003F057C"/>
    <w:rsid w:val="003F0A01"/>
    <w:rsid w:val="003F0A20"/>
    <w:rsid w:val="003F0AB6"/>
    <w:rsid w:val="003F0B4D"/>
    <w:rsid w:val="003F0B5B"/>
    <w:rsid w:val="003F0C9F"/>
    <w:rsid w:val="003F0CA6"/>
    <w:rsid w:val="003F0EAA"/>
    <w:rsid w:val="003F0FD2"/>
    <w:rsid w:val="003F1008"/>
    <w:rsid w:val="003F1233"/>
    <w:rsid w:val="003F125C"/>
    <w:rsid w:val="003F127C"/>
    <w:rsid w:val="003F1379"/>
    <w:rsid w:val="003F144E"/>
    <w:rsid w:val="003F1613"/>
    <w:rsid w:val="003F1690"/>
    <w:rsid w:val="003F171B"/>
    <w:rsid w:val="003F1768"/>
    <w:rsid w:val="003F1A13"/>
    <w:rsid w:val="003F1B8D"/>
    <w:rsid w:val="003F1C21"/>
    <w:rsid w:val="003F1E7A"/>
    <w:rsid w:val="003F1F68"/>
    <w:rsid w:val="003F1F9E"/>
    <w:rsid w:val="003F1FC1"/>
    <w:rsid w:val="003F232C"/>
    <w:rsid w:val="003F249B"/>
    <w:rsid w:val="003F28F9"/>
    <w:rsid w:val="003F2A73"/>
    <w:rsid w:val="003F2B53"/>
    <w:rsid w:val="003F2C56"/>
    <w:rsid w:val="003F2D82"/>
    <w:rsid w:val="003F3034"/>
    <w:rsid w:val="003F31BC"/>
    <w:rsid w:val="003F31ED"/>
    <w:rsid w:val="003F32FE"/>
    <w:rsid w:val="003F346F"/>
    <w:rsid w:val="003F3494"/>
    <w:rsid w:val="003F3858"/>
    <w:rsid w:val="003F39E0"/>
    <w:rsid w:val="003F3A93"/>
    <w:rsid w:val="003F3BC9"/>
    <w:rsid w:val="003F3DD3"/>
    <w:rsid w:val="003F402D"/>
    <w:rsid w:val="003F4153"/>
    <w:rsid w:val="003F41F1"/>
    <w:rsid w:val="003F447E"/>
    <w:rsid w:val="003F44BA"/>
    <w:rsid w:val="003F45AB"/>
    <w:rsid w:val="003F46D8"/>
    <w:rsid w:val="003F4895"/>
    <w:rsid w:val="003F4979"/>
    <w:rsid w:val="003F4A98"/>
    <w:rsid w:val="003F4EFA"/>
    <w:rsid w:val="003F525B"/>
    <w:rsid w:val="003F54D0"/>
    <w:rsid w:val="003F55F4"/>
    <w:rsid w:val="003F5713"/>
    <w:rsid w:val="003F5743"/>
    <w:rsid w:val="003F5796"/>
    <w:rsid w:val="003F58A1"/>
    <w:rsid w:val="003F5A48"/>
    <w:rsid w:val="003F5A7F"/>
    <w:rsid w:val="003F5DFA"/>
    <w:rsid w:val="003F5E42"/>
    <w:rsid w:val="003F5E68"/>
    <w:rsid w:val="003F5F92"/>
    <w:rsid w:val="003F6297"/>
    <w:rsid w:val="003F6435"/>
    <w:rsid w:val="003F6594"/>
    <w:rsid w:val="003F670F"/>
    <w:rsid w:val="003F6737"/>
    <w:rsid w:val="003F6BD4"/>
    <w:rsid w:val="003F6D9B"/>
    <w:rsid w:val="003F726B"/>
    <w:rsid w:val="003F7299"/>
    <w:rsid w:val="003F73E9"/>
    <w:rsid w:val="003F746F"/>
    <w:rsid w:val="003F75F1"/>
    <w:rsid w:val="003F770B"/>
    <w:rsid w:val="003F7C2B"/>
    <w:rsid w:val="003F7CB9"/>
    <w:rsid w:val="003F7E46"/>
    <w:rsid w:val="00400237"/>
    <w:rsid w:val="00400300"/>
    <w:rsid w:val="0040032D"/>
    <w:rsid w:val="0040049F"/>
    <w:rsid w:val="00400563"/>
    <w:rsid w:val="00400628"/>
    <w:rsid w:val="0040070B"/>
    <w:rsid w:val="0040078A"/>
    <w:rsid w:val="00400958"/>
    <w:rsid w:val="0040131F"/>
    <w:rsid w:val="004013A7"/>
    <w:rsid w:val="00401602"/>
    <w:rsid w:val="004017AF"/>
    <w:rsid w:val="00401983"/>
    <w:rsid w:val="00401A07"/>
    <w:rsid w:val="00401AD1"/>
    <w:rsid w:val="00401AD8"/>
    <w:rsid w:val="00401AE6"/>
    <w:rsid w:val="00401C87"/>
    <w:rsid w:val="00402025"/>
    <w:rsid w:val="00402026"/>
    <w:rsid w:val="00402071"/>
    <w:rsid w:val="004020F6"/>
    <w:rsid w:val="00402247"/>
    <w:rsid w:val="004023FE"/>
    <w:rsid w:val="004026B9"/>
    <w:rsid w:val="00402900"/>
    <w:rsid w:val="0040291D"/>
    <w:rsid w:val="00402962"/>
    <w:rsid w:val="00402A88"/>
    <w:rsid w:val="00402B67"/>
    <w:rsid w:val="00402F61"/>
    <w:rsid w:val="0040311B"/>
    <w:rsid w:val="0040325F"/>
    <w:rsid w:val="0040360E"/>
    <w:rsid w:val="0040365A"/>
    <w:rsid w:val="0040365F"/>
    <w:rsid w:val="004036E0"/>
    <w:rsid w:val="00403B0E"/>
    <w:rsid w:val="00403B88"/>
    <w:rsid w:val="00403BAD"/>
    <w:rsid w:val="00403C2A"/>
    <w:rsid w:val="00403FCD"/>
    <w:rsid w:val="00404256"/>
    <w:rsid w:val="004042BC"/>
    <w:rsid w:val="0040463D"/>
    <w:rsid w:val="004046C8"/>
    <w:rsid w:val="004047E6"/>
    <w:rsid w:val="00404C63"/>
    <w:rsid w:val="00404D26"/>
    <w:rsid w:val="00404F2C"/>
    <w:rsid w:val="004050AF"/>
    <w:rsid w:val="00405515"/>
    <w:rsid w:val="0040562A"/>
    <w:rsid w:val="00405BE0"/>
    <w:rsid w:val="00405EE8"/>
    <w:rsid w:val="00405FD4"/>
    <w:rsid w:val="00406019"/>
    <w:rsid w:val="004060C6"/>
    <w:rsid w:val="004062E6"/>
    <w:rsid w:val="0040655A"/>
    <w:rsid w:val="004065EC"/>
    <w:rsid w:val="004065F9"/>
    <w:rsid w:val="0040676F"/>
    <w:rsid w:val="00406BA0"/>
    <w:rsid w:val="00406C87"/>
    <w:rsid w:val="0040716A"/>
    <w:rsid w:val="004071C3"/>
    <w:rsid w:val="004072B0"/>
    <w:rsid w:val="00407349"/>
    <w:rsid w:val="0040738E"/>
    <w:rsid w:val="004074BD"/>
    <w:rsid w:val="004075A4"/>
    <w:rsid w:val="00407666"/>
    <w:rsid w:val="004078A5"/>
    <w:rsid w:val="00407AF6"/>
    <w:rsid w:val="00407B81"/>
    <w:rsid w:val="00407E33"/>
    <w:rsid w:val="00407EC7"/>
    <w:rsid w:val="00407F76"/>
    <w:rsid w:val="0041006E"/>
    <w:rsid w:val="00410156"/>
    <w:rsid w:val="00410223"/>
    <w:rsid w:val="00410524"/>
    <w:rsid w:val="004107AD"/>
    <w:rsid w:val="00410B82"/>
    <w:rsid w:val="004111D6"/>
    <w:rsid w:val="004112B5"/>
    <w:rsid w:val="004117A9"/>
    <w:rsid w:val="0041181C"/>
    <w:rsid w:val="004118FC"/>
    <w:rsid w:val="0041192B"/>
    <w:rsid w:val="0041196E"/>
    <w:rsid w:val="004119DE"/>
    <w:rsid w:val="00411EB1"/>
    <w:rsid w:val="00411F04"/>
    <w:rsid w:val="004122E4"/>
    <w:rsid w:val="00412406"/>
    <w:rsid w:val="004127C4"/>
    <w:rsid w:val="0041280E"/>
    <w:rsid w:val="00412C5C"/>
    <w:rsid w:val="0041343C"/>
    <w:rsid w:val="004135FD"/>
    <w:rsid w:val="004136EA"/>
    <w:rsid w:val="00413857"/>
    <w:rsid w:val="004139A9"/>
    <w:rsid w:val="00413DD6"/>
    <w:rsid w:val="00413EAE"/>
    <w:rsid w:val="00413F01"/>
    <w:rsid w:val="00414074"/>
    <w:rsid w:val="0041425C"/>
    <w:rsid w:val="004142B3"/>
    <w:rsid w:val="00414488"/>
    <w:rsid w:val="00414698"/>
    <w:rsid w:val="00414758"/>
    <w:rsid w:val="00414A25"/>
    <w:rsid w:val="00414DA8"/>
    <w:rsid w:val="00414F10"/>
    <w:rsid w:val="004152DB"/>
    <w:rsid w:val="004153AA"/>
    <w:rsid w:val="00415474"/>
    <w:rsid w:val="004155C0"/>
    <w:rsid w:val="004156F1"/>
    <w:rsid w:val="0041580F"/>
    <w:rsid w:val="00415816"/>
    <w:rsid w:val="0041587E"/>
    <w:rsid w:val="00415895"/>
    <w:rsid w:val="00415B82"/>
    <w:rsid w:val="00415E29"/>
    <w:rsid w:val="00415E3F"/>
    <w:rsid w:val="00415F81"/>
    <w:rsid w:val="00416172"/>
    <w:rsid w:val="004162F0"/>
    <w:rsid w:val="004164D9"/>
    <w:rsid w:val="0041676C"/>
    <w:rsid w:val="0041697F"/>
    <w:rsid w:val="00416B71"/>
    <w:rsid w:val="00416C1C"/>
    <w:rsid w:val="00416D3D"/>
    <w:rsid w:val="00416FFA"/>
    <w:rsid w:val="004173C0"/>
    <w:rsid w:val="0041741D"/>
    <w:rsid w:val="00417449"/>
    <w:rsid w:val="004177FE"/>
    <w:rsid w:val="004178AD"/>
    <w:rsid w:val="004178C3"/>
    <w:rsid w:val="00417A72"/>
    <w:rsid w:val="00417AD3"/>
    <w:rsid w:val="00417C4E"/>
    <w:rsid w:val="00417C56"/>
    <w:rsid w:val="00417D30"/>
    <w:rsid w:val="00417DBF"/>
    <w:rsid w:val="00417FA3"/>
    <w:rsid w:val="00417FB5"/>
    <w:rsid w:val="004200D1"/>
    <w:rsid w:val="0042013B"/>
    <w:rsid w:val="00420261"/>
    <w:rsid w:val="00420403"/>
    <w:rsid w:val="00420447"/>
    <w:rsid w:val="004206CC"/>
    <w:rsid w:val="0042087C"/>
    <w:rsid w:val="004208F3"/>
    <w:rsid w:val="0042092A"/>
    <w:rsid w:val="00420AD4"/>
    <w:rsid w:val="00420B3C"/>
    <w:rsid w:val="00420DBB"/>
    <w:rsid w:val="0042113C"/>
    <w:rsid w:val="0042128D"/>
    <w:rsid w:val="00421367"/>
    <w:rsid w:val="0042157E"/>
    <w:rsid w:val="00421889"/>
    <w:rsid w:val="004218CC"/>
    <w:rsid w:val="00421C79"/>
    <w:rsid w:val="00421DA8"/>
    <w:rsid w:val="00421E3B"/>
    <w:rsid w:val="00421E83"/>
    <w:rsid w:val="00421ED1"/>
    <w:rsid w:val="00421FD6"/>
    <w:rsid w:val="0042209B"/>
    <w:rsid w:val="004220BE"/>
    <w:rsid w:val="004220FA"/>
    <w:rsid w:val="004221D6"/>
    <w:rsid w:val="00422855"/>
    <w:rsid w:val="004228A4"/>
    <w:rsid w:val="0042291D"/>
    <w:rsid w:val="00422B45"/>
    <w:rsid w:val="00422B60"/>
    <w:rsid w:val="00422BBE"/>
    <w:rsid w:val="00422D02"/>
    <w:rsid w:val="00422D06"/>
    <w:rsid w:val="00422D5B"/>
    <w:rsid w:val="00422DEE"/>
    <w:rsid w:val="00422E17"/>
    <w:rsid w:val="00422EF7"/>
    <w:rsid w:val="00422F19"/>
    <w:rsid w:val="0042302A"/>
    <w:rsid w:val="004230CC"/>
    <w:rsid w:val="004230E0"/>
    <w:rsid w:val="00423158"/>
    <w:rsid w:val="00423204"/>
    <w:rsid w:val="004232AF"/>
    <w:rsid w:val="00423324"/>
    <w:rsid w:val="004233EA"/>
    <w:rsid w:val="00423459"/>
    <w:rsid w:val="00423553"/>
    <w:rsid w:val="004237A7"/>
    <w:rsid w:val="004237C0"/>
    <w:rsid w:val="004237E5"/>
    <w:rsid w:val="0042401D"/>
    <w:rsid w:val="004241EF"/>
    <w:rsid w:val="004243D1"/>
    <w:rsid w:val="00424536"/>
    <w:rsid w:val="00424609"/>
    <w:rsid w:val="00424697"/>
    <w:rsid w:val="00424767"/>
    <w:rsid w:val="004247E6"/>
    <w:rsid w:val="00424B38"/>
    <w:rsid w:val="00424DE2"/>
    <w:rsid w:val="00424F2D"/>
    <w:rsid w:val="00424FE5"/>
    <w:rsid w:val="0042509C"/>
    <w:rsid w:val="00425110"/>
    <w:rsid w:val="0042518D"/>
    <w:rsid w:val="0042523C"/>
    <w:rsid w:val="004252B1"/>
    <w:rsid w:val="0042530B"/>
    <w:rsid w:val="004253B2"/>
    <w:rsid w:val="004256F5"/>
    <w:rsid w:val="00425A5E"/>
    <w:rsid w:val="00425AB0"/>
    <w:rsid w:val="00425B8D"/>
    <w:rsid w:val="00425C57"/>
    <w:rsid w:val="00425D9E"/>
    <w:rsid w:val="004260BF"/>
    <w:rsid w:val="004261AD"/>
    <w:rsid w:val="00426243"/>
    <w:rsid w:val="00426473"/>
    <w:rsid w:val="00426633"/>
    <w:rsid w:val="004267F4"/>
    <w:rsid w:val="0042690C"/>
    <w:rsid w:val="00426BD4"/>
    <w:rsid w:val="00426CB1"/>
    <w:rsid w:val="0042780A"/>
    <w:rsid w:val="00430124"/>
    <w:rsid w:val="004302E3"/>
    <w:rsid w:val="0043041A"/>
    <w:rsid w:val="004304D2"/>
    <w:rsid w:val="004305CC"/>
    <w:rsid w:val="004306BC"/>
    <w:rsid w:val="00430AAF"/>
    <w:rsid w:val="00430F07"/>
    <w:rsid w:val="00431053"/>
    <w:rsid w:val="004310D8"/>
    <w:rsid w:val="0043119A"/>
    <w:rsid w:val="00431513"/>
    <w:rsid w:val="00431685"/>
    <w:rsid w:val="0043174F"/>
    <w:rsid w:val="00431905"/>
    <w:rsid w:val="00431A13"/>
    <w:rsid w:val="00432672"/>
    <w:rsid w:val="004329EB"/>
    <w:rsid w:val="00432A4C"/>
    <w:rsid w:val="00432B01"/>
    <w:rsid w:val="00432B06"/>
    <w:rsid w:val="00433074"/>
    <w:rsid w:val="00433170"/>
    <w:rsid w:val="00433289"/>
    <w:rsid w:val="004334C4"/>
    <w:rsid w:val="00433593"/>
    <w:rsid w:val="00433777"/>
    <w:rsid w:val="004337F4"/>
    <w:rsid w:val="00433823"/>
    <w:rsid w:val="00433CB9"/>
    <w:rsid w:val="00433DB6"/>
    <w:rsid w:val="00433F68"/>
    <w:rsid w:val="004340D2"/>
    <w:rsid w:val="0043449F"/>
    <w:rsid w:val="00434DE2"/>
    <w:rsid w:val="00434FAA"/>
    <w:rsid w:val="004350A9"/>
    <w:rsid w:val="00435149"/>
    <w:rsid w:val="00435405"/>
    <w:rsid w:val="004354F1"/>
    <w:rsid w:val="00435B30"/>
    <w:rsid w:val="00435CA3"/>
    <w:rsid w:val="00435D7C"/>
    <w:rsid w:val="00435DA4"/>
    <w:rsid w:val="004361DE"/>
    <w:rsid w:val="00436204"/>
    <w:rsid w:val="004362E3"/>
    <w:rsid w:val="00436635"/>
    <w:rsid w:val="0043681B"/>
    <w:rsid w:val="00436838"/>
    <w:rsid w:val="00436908"/>
    <w:rsid w:val="00436E5B"/>
    <w:rsid w:val="00436F73"/>
    <w:rsid w:val="00437188"/>
    <w:rsid w:val="00437226"/>
    <w:rsid w:val="004373D1"/>
    <w:rsid w:val="00437426"/>
    <w:rsid w:val="00437494"/>
    <w:rsid w:val="0043779C"/>
    <w:rsid w:val="00437927"/>
    <w:rsid w:val="00437A99"/>
    <w:rsid w:val="00437AC0"/>
    <w:rsid w:val="00437C36"/>
    <w:rsid w:val="00437CC9"/>
    <w:rsid w:val="00437E73"/>
    <w:rsid w:val="0044005C"/>
    <w:rsid w:val="004400AA"/>
    <w:rsid w:val="004401C9"/>
    <w:rsid w:val="004407D8"/>
    <w:rsid w:val="00440845"/>
    <w:rsid w:val="00440B7A"/>
    <w:rsid w:val="00440CEA"/>
    <w:rsid w:val="00441180"/>
    <w:rsid w:val="004412BF"/>
    <w:rsid w:val="004412D3"/>
    <w:rsid w:val="004412F6"/>
    <w:rsid w:val="00441494"/>
    <w:rsid w:val="00441532"/>
    <w:rsid w:val="004416E3"/>
    <w:rsid w:val="00441719"/>
    <w:rsid w:val="00441895"/>
    <w:rsid w:val="004418A2"/>
    <w:rsid w:val="0044194F"/>
    <w:rsid w:val="00441CCA"/>
    <w:rsid w:val="00441EB9"/>
    <w:rsid w:val="00441EFD"/>
    <w:rsid w:val="00441F9A"/>
    <w:rsid w:val="0044203D"/>
    <w:rsid w:val="00442226"/>
    <w:rsid w:val="00442318"/>
    <w:rsid w:val="00442355"/>
    <w:rsid w:val="004426D8"/>
    <w:rsid w:val="00442751"/>
    <w:rsid w:val="004427CC"/>
    <w:rsid w:val="004427D4"/>
    <w:rsid w:val="004427E8"/>
    <w:rsid w:val="0044286A"/>
    <w:rsid w:val="00442E47"/>
    <w:rsid w:val="00442F7C"/>
    <w:rsid w:val="0044302F"/>
    <w:rsid w:val="00443075"/>
    <w:rsid w:val="00443094"/>
    <w:rsid w:val="00443219"/>
    <w:rsid w:val="00443256"/>
    <w:rsid w:val="00443526"/>
    <w:rsid w:val="0044358F"/>
    <w:rsid w:val="00443656"/>
    <w:rsid w:val="00443709"/>
    <w:rsid w:val="0044375B"/>
    <w:rsid w:val="0044390B"/>
    <w:rsid w:val="00443D67"/>
    <w:rsid w:val="00443FAA"/>
    <w:rsid w:val="0044410E"/>
    <w:rsid w:val="0044423A"/>
    <w:rsid w:val="004444DB"/>
    <w:rsid w:val="00444538"/>
    <w:rsid w:val="00444BA6"/>
    <w:rsid w:val="00444CB8"/>
    <w:rsid w:val="00445053"/>
    <w:rsid w:val="004455B5"/>
    <w:rsid w:val="00445644"/>
    <w:rsid w:val="00445659"/>
    <w:rsid w:val="00445669"/>
    <w:rsid w:val="004457E2"/>
    <w:rsid w:val="00445B43"/>
    <w:rsid w:val="00445E2B"/>
    <w:rsid w:val="00445E40"/>
    <w:rsid w:val="00445E4B"/>
    <w:rsid w:val="00446036"/>
    <w:rsid w:val="0044620F"/>
    <w:rsid w:val="00446476"/>
    <w:rsid w:val="0044657D"/>
    <w:rsid w:val="00446586"/>
    <w:rsid w:val="004466DF"/>
    <w:rsid w:val="00446713"/>
    <w:rsid w:val="00446AB9"/>
    <w:rsid w:val="00446C68"/>
    <w:rsid w:val="00446DE8"/>
    <w:rsid w:val="00446FAF"/>
    <w:rsid w:val="004470FD"/>
    <w:rsid w:val="0044717E"/>
    <w:rsid w:val="0044767D"/>
    <w:rsid w:val="00447695"/>
    <w:rsid w:val="004477E1"/>
    <w:rsid w:val="00447C7F"/>
    <w:rsid w:val="00447FE3"/>
    <w:rsid w:val="004503C4"/>
    <w:rsid w:val="004505F9"/>
    <w:rsid w:val="0045093F"/>
    <w:rsid w:val="00450B97"/>
    <w:rsid w:val="00450C19"/>
    <w:rsid w:val="00450CFC"/>
    <w:rsid w:val="00450D2C"/>
    <w:rsid w:val="00450DCF"/>
    <w:rsid w:val="00450E9C"/>
    <w:rsid w:val="00450EB5"/>
    <w:rsid w:val="00451014"/>
    <w:rsid w:val="00451087"/>
    <w:rsid w:val="00451350"/>
    <w:rsid w:val="00451528"/>
    <w:rsid w:val="004515AF"/>
    <w:rsid w:val="004516A7"/>
    <w:rsid w:val="00451861"/>
    <w:rsid w:val="004518AA"/>
    <w:rsid w:val="00451CB7"/>
    <w:rsid w:val="004524D2"/>
    <w:rsid w:val="0045253C"/>
    <w:rsid w:val="0045254D"/>
    <w:rsid w:val="0045268A"/>
    <w:rsid w:val="00452B00"/>
    <w:rsid w:val="00452B18"/>
    <w:rsid w:val="00452B84"/>
    <w:rsid w:val="00452C93"/>
    <w:rsid w:val="00452D7C"/>
    <w:rsid w:val="00452D9A"/>
    <w:rsid w:val="00452E6D"/>
    <w:rsid w:val="0045307D"/>
    <w:rsid w:val="00453300"/>
    <w:rsid w:val="004533DC"/>
    <w:rsid w:val="00453436"/>
    <w:rsid w:val="0045373A"/>
    <w:rsid w:val="0045375A"/>
    <w:rsid w:val="00453864"/>
    <w:rsid w:val="004538AB"/>
    <w:rsid w:val="00453B39"/>
    <w:rsid w:val="00453C04"/>
    <w:rsid w:val="00453D8B"/>
    <w:rsid w:val="00453D8F"/>
    <w:rsid w:val="00453E6B"/>
    <w:rsid w:val="0045457D"/>
    <w:rsid w:val="00454653"/>
    <w:rsid w:val="004549DF"/>
    <w:rsid w:val="004550F7"/>
    <w:rsid w:val="00455143"/>
    <w:rsid w:val="004551FA"/>
    <w:rsid w:val="00455219"/>
    <w:rsid w:val="00455441"/>
    <w:rsid w:val="00455556"/>
    <w:rsid w:val="004555BE"/>
    <w:rsid w:val="00455811"/>
    <w:rsid w:val="0045581B"/>
    <w:rsid w:val="00455916"/>
    <w:rsid w:val="00455922"/>
    <w:rsid w:val="00455AB2"/>
    <w:rsid w:val="00455CC9"/>
    <w:rsid w:val="00455EEB"/>
    <w:rsid w:val="00455EEC"/>
    <w:rsid w:val="004560F5"/>
    <w:rsid w:val="00456194"/>
    <w:rsid w:val="00456378"/>
    <w:rsid w:val="00456513"/>
    <w:rsid w:val="004569AB"/>
    <w:rsid w:val="004569DC"/>
    <w:rsid w:val="00456CB3"/>
    <w:rsid w:val="00456D4B"/>
    <w:rsid w:val="0045705C"/>
    <w:rsid w:val="004570AA"/>
    <w:rsid w:val="00457235"/>
    <w:rsid w:val="004572B0"/>
    <w:rsid w:val="00457402"/>
    <w:rsid w:val="0045743E"/>
    <w:rsid w:val="004574E8"/>
    <w:rsid w:val="0045755B"/>
    <w:rsid w:val="004576AF"/>
    <w:rsid w:val="004577DF"/>
    <w:rsid w:val="00457EB9"/>
    <w:rsid w:val="0046009A"/>
    <w:rsid w:val="004600AA"/>
    <w:rsid w:val="00460316"/>
    <w:rsid w:val="004603D8"/>
    <w:rsid w:val="0046044E"/>
    <w:rsid w:val="004608D6"/>
    <w:rsid w:val="00460928"/>
    <w:rsid w:val="00460A39"/>
    <w:rsid w:val="00460C54"/>
    <w:rsid w:val="00460D2B"/>
    <w:rsid w:val="00460EE0"/>
    <w:rsid w:val="00461233"/>
    <w:rsid w:val="004612C5"/>
    <w:rsid w:val="0046132C"/>
    <w:rsid w:val="004614D0"/>
    <w:rsid w:val="004617BF"/>
    <w:rsid w:val="0046185C"/>
    <w:rsid w:val="004618A0"/>
    <w:rsid w:val="004619B4"/>
    <w:rsid w:val="00461CBC"/>
    <w:rsid w:val="00461D0A"/>
    <w:rsid w:val="00461EA7"/>
    <w:rsid w:val="00461F51"/>
    <w:rsid w:val="0046219D"/>
    <w:rsid w:val="00462420"/>
    <w:rsid w:val="00462460"/>
    <w:rsid w:val="0046264D"/>
    <w:rsid w:val="0046271A"/>
    <w:rsid w:val="00462B6E"/>
    <w:rsid w:val="00462C1F"/>
    <w:rsid w:val="00462DF9"/>
    <w:rsid w:val="00463236"/>
    <w:rsid w:val="00463294"/>
    <w:rsid w:val="004633C3"/>
    <w:rsid w:val="004635C0"/>
    <w:rsid w:val="0046384B"/>
    <w:rsid w:val="004638C6"/>
    <w:rsid w:val="00463C00"/>
    <w:rsid w:val="00463F02"/>
    <w:rsid w:val="00463F76"/>
    <w:rsid w:val="004640D9"/>
    <w:rsid w:val="004643CA"/>
    <w:rsid w:val="004644B0"/>
    <w:rsid w:val="004644D2"/>
    <w:rsid w:val="00464C67"/>
    <w:rsid w:val="00464D83"/>
    <w:rsid w:val="00464E30"/>
    <w:rsid w:val="00464E86"/>
    <w:rsid w:val="00464F0C"/>
    <w:rsid w:val="004651B4"/>
    <w:rsid w:val="004651ED"/>
    <w:rsid w:val="00465216"/>
    <w:rsid w:val="004652D7"/>
    <w:rsid w:val="0046573A"/>
    <w:rsid w:val="004657C8"/>
    <w:rsid w:val="00465909"/>
    <w:rsid w:val="004659AF"/>
    <w:rsid w:val="00465BAB"/>
    <w:rsid w:val="00465D96"/>
    <w:rsid w:val="00465F0F"/>
    <w:rsid w:val="0046607B"/>
    <w:rsid w:val="004661EC"/>
    <w:rsid w:val="004662AC"/>
    <w:rsid w:val="00466304"/>
    <w:rsid w:val="0046630A"/>
    <w:rsid w:val="004664FA"/>
    <w:rsid w:val="004666CA"/>
    <w:rsid w:val="00466820"/>
    <w:rsid w:val="00466F6F"/>
    <w:rsid w:val="00467088"/>
    <w:rsid w:val="00467220"/>
    <w:rsid w:val="0046727A"/>
    <w:rsid w:val="00467325"/>
    <w:rsid w:val="00467389"/>
    <w:rsid w:val="00467553"/>
    <w:rsid w:val="0046758E"/>
    <w:rsid w:val="004675B7"/>
    <w:rsid w:val="00467AC0"/>
    <w:rsid w:val="00467C08"/>
    <w:rsid w:val="00467DDD"/>
    <w:rsid w:val="00467E3B"/>
    <w:rsid w:val="00467E8F"/>
    <w:rsid w:val="00467F9D"/>
    <w:rsid w:val="004702BC"/>
    <w:rsid w:val="004703F0"/>
    <w:rsid w:val="00470437"/>
    <w:rsid w:val="00470B44"/>
    <w:rsid w:val="00470B4B"/>
    <w:rsid w:val="00470E1D"/>
    <w:rsid w:val="00470FB8"/>
    <w:rsid w:val="004713DF"/>
    <w:rsid w:val="00471556"/>
    <w:rsid w:val="00471AFE"/>
    <w:rsid w:val="00471C21"/>
    <w:rsid w:val="00471CF3"/>
    <w:rsid w:val="00471D70"/>
    <w:rsid w:val="00471D92"/>
    <w:rsid w:val="00471EFC"/>
    <w:rsid w:val="00472098"/>
    <w:rsid w:val="004720E8"/>
    <w:rsid w:val="00472184"/>
    <w:rsid w:val="00472F44"/>
    <w:rsid w:val="00473097"/>
    <w:rsid w:val="00473257"/>
    <w:rsid w:val="0047325D"/>
    <w:rsid w:val="00473265"/>
    <w:rsid w:val="00473458"/>
    <w:rsid w:val="004734FD"/>
    <w:rsid w:val="004735C7"/>
    <w:rsid w:val="00473622"/>
    <w:rsid w:val="00473910"/>
    <w:rsid w:val="00473957"/>
    <w:rsid w:val="00473B40"/>
    <w:rsid w:val="00473C48"/>
    <w:rsid w:val="00473DB5"/>
    <w:rsid w:val="00474020"/>
    <w:rsid w:val="00474273"/>
    <w:rsid w:val="0047439D"/>
    <w:rsid w:val="004743E2"/>
    <w:rsid w:val="004744AD"/>
    <w:rsid w:val="004744E6"/>
    <w:rsid w:val="004744FF"/>
    <w:rsid w:val="00474566"/>
    <w:rsid w:val="004746A5"/>
    <w:rsid w:val="00474762"/>
    <w:rsid w:val="00474A01"/>
    <w:rsid w:val="00474A90"/>
    <w:rsid w:val="00474B8D"/>
    <w:rsid w:val="00474C6A"/>
    <w:rsid w:val="00474EBF"/>
    <w:rsid w:val="00474F21"/>
    <w:rsid w:val="00475082"/>
    <w:rsid w:val="00475198"/>
    <w:rsid w:val="004755F7"/>
    <w:rsid w:val="00475963"/>
    <w:rsid w:val="00475B3F"/>
    <w:rsid w:val="00475DF4"/>
    <w:rsid w:val="0047609F"/>
    <w:rsid w:val="004763FA"/>
    <w:rsid w:val="00476463"/>
    <w:rsid w:val="00476601"/>
    <w:rsid w:val="00476796"/>
    <w:rsid w:val="00476799"/>
    <w:rsid w:val="004767EF"/>
    <w:rsid w:val="00476AB5"/>
    <w:rsid w:val="00476CA2"/>
    <w:rsid w:val="00476F96"/>
    <w:rsid w:val="00477038"/>
    <w:rsid w:val="0047715A"/>
    <w:rsid w:val="004773E5"/>
    <w:rsid w:val="004775AF"/>
    <w:rsid w:val="00477AFE"/>
    <w:rsid w:val="00477D39"/>
    <w:rsid w:val="00480201"/>
    <w:rsid w:val="00480229"/>
    <w:rsid w:val="00480400"/>
    <w:rsid w:val="004804DC"/>
    <w:rsid w:val="0048061B"/>
    <w:rsid w:val="004807CD"/>
    <w:rsid w:val="004807E9"/>
    <w:rsid w:val="00480D39"/>
    <w:rsid w:val="00480FB0"/>
    <w:rsid w:val="00481041"/>
    <w:rsid w:val="00481249"/>
    <w:rsid w:val="00481274"/>
    <w:rsid w:val="004814B0"/>
    <w:rsid w:val="004815A8"/>
    <w:rsid w:val="00481680"/>
    <w:rsid w:val="00481710"/>
    <w:rsid w:val="004817D2"/>
    <w:rsid w:val="0048193C"/>
    <w:rsid w:val="00481F11"/>
    <w:rsid w:val="00482200"/>
    <w:rsid w:val="00482247"/>
    <w:rsid w:val="0048268F"/>
    <w:rsid w:val="00482896"/>
    <w:rsid w:val="00482AA8"/>
    <w:rsid w:val="00482E41"/>
    <w:rsid w:val="00482F2A"/>
    <w:rsid w:val="00483212"/>
    <w:rsid w:val="0048323E"/>
    <w:rsid w:val="0048342A"/>
    <w:rsid w:val="00483601"/>
    <w:rsid w:val="0048383D"/>
    <w:rsid w:val="004839A0"/>
    <w:rsid w:val="00483F67"/>
    <w:rsid w:val="00483F94"/>
    <w:rsid w:val="00484042"/>
    <w:rsid w:val="00484322"/>
    <w:rsid w:val="00484351"/>
    <w:rsid w:val="004849A0"/>
    <w:rsid w:val="004849B3"/>
    <w:rsid w:val="00484ACD"/>
    <w:rsid w:val="00484AD8"/>
    <w:rsid w:val="00484BAC"/>
    <w:rsid w:val="00484C2F"/>
    <w:rsid w:val="00484C3D"/>
    <w:rsid w:val="00484CCC"/>
    <w:rsid w:val="00484CFA"/>
    <w:rsid w:val="0048510E"/>
    <w:rsid w:val="00485432"/>
    <w:rsid w:val="00485CF8"/>
    <w:rsid w:val="004860B4"/>
    <w:rsid w:val="0048614A"/>
    <w:rsid w:val="00486339"/>
    <w:rsid w:val="004865FC"/>
    <w:rsid w:val="00486ABE"/>
    <w:rsid w:val="00486C01"/>
    <w:rsid w:val="00486DA9"/>
    <w:rsid w:val="00486F3D"/>
    <w:rsid w:val="0048766B"/>
    <w:rsid w:val="004876D6"/>
    <w:rsid w:val="0048770B"/>
    <w:rsid w:val="00487725"/>
    <w:rsid w:val="00487A7B"/>
    <w:rsid w:val="00487DEB"/>
    <w:rsid w:val="00487F2B"/>
    <w:rsid w:val="00490122"/>
    <w:rsid w:val="00490156"/>
    <w:rsid w:val="00490218"/>
    <w:rsid w:val="00490380"/>
    <w:rsid w:val="0049060E"/>
    <w:rsid w:val="004907C6"/>
    <w:rsid w:val="0049085D"/>
    <w:rsid w:val="004909D3"/>
    <w:rsid w:val="00490A3F"/>
    <w:rsid w:val="00490AEF"/>
    <w:rsid w:val="00490CED"/>
    <w:rsid w:val="00490DC7"/>
    <w:rsid w:val="0049103A"/>
    <w:rsid w:val="004910FD"/>
    <w:rsid w:val="0049123C"/>
    <w:rsid w:val="0049161F"/>
    <w:rsid w:val="00491BC1"/>
    <w:rsid w:val="00491D49"/>
    <w:rsid w:val="00491F1D"/>
    <w:rsid w:val="00492278"/>
    <w:rsid w:val="0049235F"/>
    <w:rsid w:val="00492712"/>
    <w:rsid w:val="00492EE0"/>
    <w:rsid w:val="00492F38"/>
    <w:rsid w:val="00492FA5"/>
    <w:rsid w:val="004933BC"/>
    <w:rsid w:val="004935A5"/>
    <w:rsid w:val="00493804"/>
    <w:rsid w:val="00493805"/>
    <w:rsid w:val="00493858"/>
    <w:rsid w:val="004938D4"/>
    <w:rsid w:val="004938EA"/>
    <w:rsid w:val="004939E6"/>
    <w:rsid w:val="00493B0E"/>
    <w:rsid w:val="00493E76"/>
    <w:rsid w:val="00494110"/>
    <w:rsid w:val="0049422F"/>
    <w:rsid w:val="0049424D"/>
    <w:rsid w:val="00494251"/>
    <w:rsid w:val="00494470"/>
    <w:rsid w:val="004945B9"/>
    <w:rsid w:val="00494644"/>
    <w:rsid w:val="0049469F"/>
    <w:rsid w:val="00494E5C"/>
    <w:rsid w:val="00494F89"/>
    <w:rsid w:val="004950D8"/>
    <w:rsid w:val="0049517E"/>
    <w:rsid w:val="0049547D"/>
    <w:rsid w:val="0049595C"/>
    <w:rsid w:val="00495C67"/>
    <w:rsid w:val="00495CBD"/>
    <w:rsid w:val="004962DC"/>
    <w:rsid w:val="0049638D"/>
    <w:rsid w:val="0049676B"/>
    <w:rsid w:val="004967B0"/>
    <w:rsid w:val="0049680A"/>
    <w:rsid w:val="0049685F"/>
    <w:rsid w:val="004969F6"/>
    <w:rsid w:val="00496D8B"/>
    <w:rsid w:val="00496DB6"/>
    <w:rsid w:val="00496DB7"/>
    <w:rsid w:val="0049705D"/>
    <w:rsid w:val="00497197"/>
    <w:rsid w:val="0049734E"/>
    <w:rsid w:val="0049756C"/>
    <w:rsid w:val="0049764A"/>
    <w:rsid w:val="00497862"/>
    <w:rsid w:val="00497887"/>
    <w:rsid w:val="00497A4D"/>
    <w:rsid w:val="00497C02"/>
    <w:rsid w:val="00497FF1"/>
    <w:rsid w:val="004A0355"/>
    <w:rsid w:val="004A039D"/>
    <w:rsid w:val="004A052D"/>
    <w:rsid w:val="004A05D7"/>
    <w:rsid w:val="004A06C6"/>
    <w:rsid w:val="004A078F"/>
    <w:rsid w:val="004A09FE"/>
    <w:rsid w:val="004A0C2D"/>
    <w:rsid w:val="004A0D95"/>
    <w:rsid w:val="004A1072"/>
    <w:rsid w:val="004A122D"/>
    <w:rsid w:val="004A156F"/>
    <w:rsid w:val="004A15DD"/>
    <w:rsid w:val="004A174F"/>
    <w:rsid w:val="004A1765"/>
    <w:rsid w:val="004A1DD5"/>
    <w:rsid w:val="004A1E6F"/>
    <w:rsid w:val="004A1F18"/>
    <w:rsid w:val="004A1F23"/>
    <w:rsid w:val="004A2017"/>
    <w:rsid w:val="004A20BE"/>
    <w:rsid w:val="004A230E"/>
    <w:rsid w:val="004A2312"/>
    <w:rsid w:val="004A2551"/>
    <w:rsid w:val="004A29C2"/>
    <w:rsid w:val="004A29D0"/>
    <w:rsid w:val="004A2B3F"/>
    <w:rsid w:val="004A2BA3"/>
    <w:rsid w:val="004A2E5B"/>
    <w:rsid w:val="004A2E69"/>
    <w:rsid w:val="004A3604"/>
    <w:rsid w:val="004A366C"/>
    <w:rsid w:val="004A36ED"/>
    <w:rsid w:val="004A390B"/>
    <w:rsid w:val="004A3A91"/>
    <w:rsid w:val="004A3B33"/>
    <w:rsid w:val="004A3CDC"/>
    <w:rsid w:val="004A3EA0"/>
    <w:rsid w:val="004A3F03"/>
    <w:rsid w:val="004A4095"/>
    <w:rsid w:val="004A4246"/>
    <w:rsid w:val="004A4407"/>
    <w:rsid w:val="004A44AA"/>
    <w:rsid w:val="004A451E"/>
    <w:rsid w:val="004A4587"/>
    <w:rsid w:val="004A470F"/>
    <w:rsid w:val="004A4A6F"/>
    <w:rsid w:val="004A4B12"/>
    <w:rsid w:val="004A500F"/>
    <w:rsid w:val="004A5095"/>
    <w:rsid w:val="004A5188"/>
    <w:rsid w:val="004A52FF"/>
    <w:rsid w:val="004A5407"/>
    <w:rsid w:val="004A54B1"/>
    <w:rsid w:val="004A56A0"/>
    <w:rsid w:val="004A5C67"/>
    <w:rsid w:val="004A5D42"/>
    <w:rsid w:val="004A60B2"/>
    <w:rsid w:val="004A60FB"/>
    <w:rsid w:val="004A6339"/>
    <w:rsid w:val="004A648C"/>
    <w:rsid w:val="004A67FF"/>
    <w:rsid w:val="004A6973"/>
    <w:rsid w:val="004A6C01"/>
    <w:rsid w:val="004A6CC0"/>
    <w:rsid w:val="004A6D07"/>
    <w:rsid w:val="004A6D70"/>
    <w:rsid w:val="004A6F0F"/>
    <w:rsid w:val="004A7077"/>
    <w:rsid w:val="004A70E6"/>
    <w:rsid w:val="004A7322"/>
    <w:rsid w:val="004A74B8"/>
    <w:rsid w:val="004A7591"/>
    <w:rsid w:val="004A76EE"/>
    <w:rsid w:val="004A795A"/>
    <w:rsid w:val="004A7A00"/>
    <w:rsid w:val="004A7D96"/>
    <w:rsid w:val="004A7EDD"/>
    <w:rsid w:val="004B01CE"/>
    <w:rsid w:val="004B0208"/>
    <w:rsid w:val="004B047C"/>
    <w:rsid w:val="004B082D"/>
    <w:rsid w:val="004B092F"/>
    <w:rsid w:val="004B0EE4"/>
    <w:rsid w:val="004B0F2B"/>
    <w:rsid w:val="004B0FE9"/>
    <w:rsid w:val="004B1073"/>
    <w:rsid w:val="004B12C1"/>
    <w:rsid w:val="004B1568"/>
    <w:rsid w:val="004B1A2C"/>
    <w:rsid w:val="004B1C98"/>
    <w:rsid w:val="004B2079"/>
    <w:rsid w:val="004B208F"/>
    <w:rsid w:val="004B21FB"/>
    <w:rsid w:val="004B2693"/>
    <w:rsid w:val="004B27B6"/>
    <w:rsid w:val="004B2A18"/>
    <w:rsid w:val="004B2A7E"/>
    <w:rsid w:val="004B2A9D"/>
    <w:rsid w:val="004B2B46"/>
    <w:rsid w:val="004B2FBE"/>
    <w:rsid w:val="004B307D"/>
    <w:rsid w:val="004B3090"/>
    <w:rsid w:val="004B30FA"/>
    <w:rsid w:val="004B3342"/>
    <w:rsid w:val="004B3545"/>
    <w:rsid w:val="004B39A3"/>
    <w:rsid w:val="004B3CFD"/>
    <w:rsid w:val="004B3E55"/>
    <w:rsid w:val="004B415E"/>
    <w:rsid w:val="004B42FE"/>
    <w:rsid w:val="004B448D"/>
    <w:rsid w:val="004B44EF"/>
    <w:rsid w:val="004B46D1"/>
    <w:rsid w:val="004B50DD"/>
    <w:rsid w:val="004B5257"/>
    <w:rsid w:val="004B57E5"/>
    <w:rsid w:val="004B58EC"/>
    <w:rsid w:val="004B59AD"/>
    <w:rsid w:val="004B59D3"/>
    <w:rsid w:val="004B5B10"/>
    <w:rsid w:val="004B5D12"/>
    <w:rsid w:val="004B5D29"/>
    <w:rsid w:val="004B5D70"/>
    <w:rsid w:val="004B60D6"/>
    <w:rsid w:val="004B6967"/>
    <w:rsid w:val="004B698A"/>
    <w:rsid w:val="004B6A75"/>
    <w:rsid w:val="004B6B13"/>
    <w:rsid w:val="004B6E0D"/>
    <w:rsid w:val="004B6EB5"/>
    <w:rsid w:val="004B6F5D"/>
    <w:rsid w:val="004B728E"/>
    <w:rsid w:val="004B7302"/>
    <w:rsid w:val="004B732D"/>
    <w:rsid w:val="004B7378"/>
    <w:rsid w:val="004B7406"/>
    <w:rsid w:val="004B742B"/>
    <w:rsid w:val="004B758B"/>
    <w:rsid w:val="004B7865"/>
    <w:rsid w:val="004B7966"/>
    <w:rsid w:val="004B7994"/>
    <w:rsid w:val="004B7A6F"/>
    <w:rsid w:val="004B7BEF"/>
    <w:rsid w:val="004B7D54"/>
    <w:rsid w:val="004B7F36"/>
    <w:rsid w:val="004C0152"/>
    <w:rsid w:val="004C0304"/>
    <w:rsid w:val="004C059C"/>
    <w:rsid w:val="004C0866"/>
    <w:rsid w:val="004C0950"/>
    <w:rsid w:val="004C09AD"/>
    <w:rsid w:val="004C0C33"/>
    <w:rsid w:val="004C10C9"/>
    <w:rsid w:val="004C179A"/>
    <w:rsid w:val="004C17F6"/>
    <w:rsid w:val="004C187B"/>
    <w:rsid w:val="004C19CA"/>
    <w:rsid w:val="004C1AC1"/>
    <w:rsid w:val="004C1CCA"/>
    <w:rsid w:val="004C1EE6"/>
    <w:rsid w:val="004C1FEC"/>
    <w:rsid w:val="004C2585"/>
    <w:rsid w:val="004C25EA"/>
    <w:rsid w:val="004C28CB"/>
    <w:rsid w:val="004C292D"/>
    <w:rsid w:val="004C2CE0"/>
    <w:rsid w:val="004C3105"/>
    <w:rsid w:val="004C3216"/>
    <w:rsid w:val="004C32C1"/>
    <w:rsid w:val="004C3731"/>
    <w:rsid w:val="004C380F"/>
    <w:rsid w:val="004C3823"/>
    <w:rsid w:val="004C38A2"/>
    <w:rsid w:val="004C39B1"/>
    <w:rsid w:val="004C39F7"/>
    <w:rsid w:val="004C3A71"/>
    <w:rsid w:val="004C3B1A"/>
    <w:rsid w:val="004C3BDE"/>
    <w:rsid w:val="004C3F8F"/>
    <w:rsid w:val="004C3FBF"/>
    <w:rsid w:val="004C40EB"/>
    <w:rsid w:val="004C4111"/>
    <w:rsid w:val="004C4343"/>
    <w:rsid w:val="004C455E"/>
    <w:rsid w:val="004C493A"/>
    <w:rsid w:val="004C4978"/>
    <w:rsid w:val="004C49C9"/>
    <w:rsid w:val="004C4A41"/>
    <w:rsid w:val="004C524B"/>
    <w:rsid w:val="004C571F"/>
    <w:rsid w:val="004C59C0"/>
    <w:rsid w:val="004C59E0"/>
    <w:rsid w:val="004C59EC"/>
    <w:rsid w:val="004C5DCC"/>
    <w:rsid w:val="004C5EBA"/>
    <w:rsid w:val="004C5FAD"/>
    <w:rsid w:val="004C6092"/>
    <w:rsid w:val="004C613B"/>
    <w:rsid w:val="004C629E"/>
    <w:rsid w:val="004C64E0"/>
    <w:rsid w:val="004C672D"/>
    <w:rsid w:val="004C6823"/>
    <w:rsid w:val="004C68FE"/>
    <w:rsid w:val="004C6A01"/>
    <w:rsid w:val="004C6B49"/>
    <w:rsid w:val="004C6F44"/>
    <w:rsid w:val="004C7349"/>
    <w:rsid w:val="004C773C"/>
    <w:rsid w:val="004C7770"/>
    <w:rsid w:val="004C77EB"/>
    <w:rsid w:val="004C7996"/>
    <w:rsid w:val="004C7A01"/>
    <w:rsid w:val="004C7A15"/>
    <w:rsid w:val="004C7C9B"/>
    <w:rsid w:val="004C7CCD"/>
    <w:rsid w:val="004C7D53"/>
    <w:rsid w:val="004D029D"/>
    <w:rsid w:val="004D0576"/>
    <w:rsid w:val="004D06E2"/>
    <w:rsid w:val="004D070C"/>
    <w:rsid w:val="004D0859"/>
    <w:rsid w:val="004D08A6"/>
    <w:rsid w:val="004D08DA"/>
    <w:rsid w:val="004D09B2"/>
    <w:rsid w:val="004D0B1E"/>
    <w:rsid w:val="004D0B77"/>
    <w:rsid w:val="004D0C49"/>
    <w:rsid w:val="004D0C7F"/>
    <w:rsid w:val="004D0F4C"/>
    <w:rsid w:val="004D0F99"/>
    <w:rsid w:val="004D12C8"/>
    <w:rsid w:val="004D1322"/>
    <w:rsid w:val="004D1515"/>
    <w:rsid w:val="004D175F"/>
    <w:rsid w:val="004D1AEF"/>
    <w:rsid w:val="004D1BD1"/>
    <w:rsid w:val="004D1F1B"/>
    <w:rsid w:val="004D1FF6"/>
    <w:rsid w:val="004D25A1"/>
    <w:rsid w:val="004D2602"/>
    <w:rsid w:val="004D274D"/>
    <w:rsid w:val="004D299F"/>
    <w:rsid w:val="004D2A73"/>
    <w:rsid w:val="004D2C36"/>
    <w:rsid w:val="004D2E84"/>
    <w:rsid w:val="004D2F45"/>
    <w:rsid w:val="004D2FE6"/>
    <w:rsid w:val="004D319A"/>
    <w:rsid w:val="004D31CA"/>
    <w:rsid w:val="004D3330"/>
    <w:rsid w:val="004D3333"/>
    <w:rsid w:val="004D3580"/>
    <w:rsid w:val="004D35EB"/>
    <w:rsid w:val="004D3691"/>
    <w:rsid w:val="004D3760"/>
    <w:rsid w:val="004D381C"/>
    <w:rsid w:val="004D3CA5"/>
    <w:rsid w:val="004D3D10"/>
    <w:rsid w:val="004D3DD8"/>
    <w:rsid w:val="004D3F17"/>
    <w:rsid w:val="004D3FF8"/>
    <w:rsid w:val="004D4158"/>
    <w:rsid w:val="004D43F1"/>
    <w:rsid w:val="004D4678"/>
    <w:rsid w:val="004D48AA"/>
    <w:rsid w:val="004D4A38"/>
    <w:rsid w:val="004D4C1A"/>
    <w:rsid w:val="004D4C82"/>
    <w:rsid w:val="004D5686"/>
    <w:rsid w:val="004D56D5"/>
    <w:rsid w:val="004D5815"/>
    <w:rsid w:val="004D59AB"/>
    <w:rsid w:val="004D5B19"/>
    <w:rsid w:val="004D5C78"/>
    <w:rsid w:val="004D5D48"/>
    <w:rsid w:val="004D5D50"/>
    <w:rsid w:val="004D631D"/>
    <w:rsid w:val="004D65DC"/>
    <w:rsid w:val="004D680D"/>
    <w:rsid w:val="004D68EB"/>
    <w:rsid w:val="004D68FA"/>
    <w:rsid w:val="004D69B3"/>
    <w:rsid w:val="004D6B98"/>
    <w:rsid w:val="004D6BB5"/>
    <w:rsid w:val="004D6F18"/>
    <w:rsid w:val="004D6F3D"/>
    <w:rsid w:val="004D70C4"/>
    <w:rsid w:val="004D7127"/>
    <w:rsid w:val="004D7342"/>
    <w:rsid w:val="004D73AE"/>
    <w:rsid w:val="004D753C"/>
    <w:rsid w:val="004D77FA"/>
    <w:rsid w:val="004D7889"/>
    <w:rsid w:val="004D789C"/>
    <w:rsid w:val="004D793E"/>
    <w:rsid w:val="004D7ACF"/>
    <w:rsid w:val="004D7AFB"/>
    <w:rsid w:val="004D7B6A"/>
    <w:rsid w:val="004D7C69"/>
    <w:rsid w:val="004D7E8C"/>
    <w:rsid w:val="004E0169"/>
    <w:rsid w:val="004E0348"/>
    <w:rsid w:val="004E044F"/>
    <w:rsid w:val="004E055F"/>
    <w:rsid w:val="004E072F"/>
    <w:rsid w:val="004E075D"/>
    <w:rsid w:val="004E09D4"/>
    <w:rsid w:val="004E0AD0"/>
    <w:rsid w:val="004E0E75"/>
    <w:rsid w:val="004E1003"/>
    <w:rsid w:val="004E1111"/>
    <w:rsid w:val="004E1157"/>
    <w:rsid w:val="004E17BD"/>
    <w:rsid w:val="004E17DE"/>
    <w:rsid w:val="004E18C5"/>
    <w:rsid w:val="004E1AE7"/>
    <w:rsid w:val="004E1D64"/>
    <w:rsid w:val="004E1E3F"/>
    <w:rsid w:val="004E20B3"/>
    <w:rsid w:val="004E22EA"/>
    <w:rsid w:val="004E240E"/>
    <w:rsid w:val="004E2462"/>
    <w:rsid w:val="004E2578"/>
    <w:rsid w:val="004E257C"/>
    <w:rsid w:val="004E267A"/>
    <w:rsid w:val="004E268B"/>
    <w:rsid w:val="004E2755"/>
    <w:rsid w:val="004E294E"/>
    <w:rsid w:val="004E29EC"/>
    <w:rsid w:val="004E2C15"/>
    <w:rsid w:val="004E2CB3"/>
    <w:rsid w:val="004E2D5E"/>
    <w:rsid w:val="004E3844"/>
    <w:rsid w:val="004E38C2"/>
    <w:rsid w:val="004E3958"/>
    <w:rsid w:val="004E39BF"/>
    <w:rsid w:val="004E3ABC"/>
    <w:rsid w:val="004E3D73"/>
    <w:rsid w:val="004E4024"/>
    <w:rsid w:val="004E4497"/>
    <w:rsid w:val="004E45A2"/>
    <w:rsid w:val="004E46B4"/>
    <w:rsid w:val="004E4709"/>
    <w:rsid w:val="004E4916"/>
    <w:rsid w:val="004E49DB"/>
    <w:rsid w:val="004E4A3B"/>
    <w:rsid w:val="004E4A54"/>
    <w:rsid w:val="004E4AA7"/>
    <w:rsid w:val="004E4AE8"/>
    <w:rsid w:val="004E4B61"/>
    <w:rsid w:val="004E4DA0"/>
    <w:rsid w:val="004E4E92"/>
    <w:rsid w:val="004E4EF9"/>
    <w:rsid w:val="004E4F97"/>
    <w:rsid w:val="004E525A"/>
    <w:rsid w:val="004E5328"/>
    <w:rsid w:val="004E567E"/>
    <w:rsid w:val="004E5C3E"/>
    <w:rsid w:val="004E5C87"/>
    <w:rsid w:val="004E6109"/>
    <w:rsid w:val="004E6229"/>
    <w:rsid w:val="004E643E"/>
    <w:rsid w:val="004E6501"/>
    <w:rsid w:val="004E6B81"/>
    <w:rsid w:val="004E6C75"/>
    <w:rsid w:val="004E6D0A"/>
    <w:rsid w:val="004E6E68"/>
    <w:rsid w:val="004E6EA1"/>
    <w:rsid w:val="004E6F9C"/>
    <w:rsid w:val="004E7087"/>
    <w:rsid w:val="004E76B9"/>
    <w:rsid w:val="004E7975"/>
    <w:rsid w:val="004E797F"/>
    <w:rsid w:val="004E7B90"/>
    <w:rsid w:val="004E7DFE"/>
    <w:rsid w:val="004E7F5C"/>
    <w:rsid w:val="004F0158"/>
    <w:rsid w:val="004F031B"/>
    <w:rsid w:val="004F0377"/>
    <w:rsid w:val="004F04CC"/>
    <w:rsid w:val="004F057C"/>
    <w:rsid w:val="004F05CB"/>
    <w:rsid w:val="004F0886"/>
    <w:rsid w:val="004F09BE"/>
    <w:rsid w:val="004F0B8E"/>
    <w:rsid w:val="004F0C55"/>
    <w:rsid w:val="004F0ED6"/>
    <w:rsid w:val="004F0F3C"/>
    <w:rsid w:val="004F0F6D"/>
    <w:rsid w:val="004F1250"/>
    <w:rsid w:val="004F1515"/>
    <w:rsid w:val="004F15AD"/>
    <w:rsid w:val="004F1D33"/>
    <w:rsid w:val="004F2194"/>
    <w:rsid w:val="004F24B6"/>
    <w:rsid w:val="004F269E"/>
    <w:rsid w:val="004F2718"/>
    <w:rsid w:val="004F276A"/>
    <w:rsid w:val="004F3214"/>
    <w:rsid w:val="004F3395"/>
    <w:rsid w:val="004F348A"/>
    <w:rsid w:val="004F3508"/>
    <w:rsid w:val="004F3511"/>
    <w:rsid w:val="004F37F6"/>
    <w:rsid w:val="004F380B"/>
    <w:rsid w:val="004F3B6C"/>
    <w:rsid w:val="004F3D22"/>
    <w:rsid w:val="004F3E6C"/>
    <w:rsid w:val="004F3FC8"/>
    <w:rsid w:val="004F405B"/>
    <w:rsid w:val="004F406F"/>
    <w:rsid w:val="004F407B"/>
    <w:rsid w:val="004F40DB"/>
    <w:rsid w:val="004F40DE"/>
    <w:rsid w:val="004F41A6"/>
    <w:rsid w:val="004F41CA"/>
    <w:rsid w:val="004F4304"/>
    <w:rsid w:val="004F4544"/>
    <w:rsid w:val="004F4608"/>
    <w:rsid w:val="004F48D5"/>
    <w:rsid w:val="004F49AD"/>
    <w:rsid w:val="004F4A02"/>
    <w:rsid w:val="004F4AA1"/>
    <w:rsid w:val="004F4CA9"/>
    <w:rsid w:val="004F4EA5"/>
    <w:rsid w:val="004F514D"/>
    <w:rsid w:val="004F5203"/>
    <w:rsid w:val="004F527F"/>
    <w:rsid w:val="004F5557"/>
    <w:rsid w:val="004F5798"/>
    <w:rsid w:val="004F5862"/>
    <w:rsid w:val="004F58BF"/>
    <w:rsid w:val="004F5A19"/>
    <w:rsid w:val="004F5D55"/>
    <w:rsid w:val="004F5F8D"/>
    <w:rsid w:val="004F61C5"/>
    <w:rsid w:val="004F63AF"/>
    <w:rsid w:val="004F63E7"/>
    <w:rsid w:val="004F6443"/>
    <w:rsid w:val="004F6473"/>
    <w:rsid w:val="004F65D3"/>
    <w:rsid w:val="004F6886"/>
    <w:rsid w:val="004F688B"/>
    <w:rsid w:val="004F6A64"/>
    <w:rsid w:val="004F6C81"/>
    <w:rsid w:val="004F6D73"/>
    <w:rsid w:val="004F6DA5"/>
    <w:rsid w:val="004F7315"/>
    <w:rsid w:val="004F759D"/>
    <w:rsid w:val="004F764B"/>
    <w:rsid w:val="004F77E7"/>
    <w:rsid w:val="004F7C3E"/>
    <w:rsid w:val="004F7CAF"/>
    <w:rsid w:val="00500074"/>
    <w:rsid w:val="00500146"/>
    <w:rsid w:val="00500295"/>
    <w:rsid w:val="00500534"/>
    <w:rsid w:val="005007DE"/>
    <w:rsid w:val="00500AC7"/>
    <w:rsid w:val="00500AF4"/>
    <w:rsid w:val="00500BE2"/>
    <w:rsid w:val="00500E4D"/>
    <w:rsid w:val="00500E51"/>
    <w:rsid w:val="0050113B"/>
    <w:rsid w:val="0050144D"/>
    <w:rsid w:val="00501505"/>
    <w:rsid w:val="0050150B"/>
    <w:rsid w:val="0050156C"/>
    <w:rsid w:val="005017DC"/>
    <w:rsid w:val="0050199F"/>
    <w:rsid w:val="00501B7B"/>
    <w:rsid w:val="00501D17"/>
    <w:rsid w:val="00501F4F"/>
    <w:rsid w:val="00502015"/>
    <w:rsid w:val="005021C1"/>
    <w:rsid w:val="005023DB"/>
    <w:rsid w:val="00502580"/>
    <w:rsid w:val="00502614"/>
    <w:rsid w:val="00502689"/>
    <w:rsid w:val="0050283F"/>
    <w:rsid w:val="0050288C"/>
    <w:rsid w:val="00502A07"/>
    <w:rsid w:val="00502B40"/>
    <w:rsid w:val="005030FA"/>
    <w:rsid w:val="0050315E"/>
    <w:rsid w:val="00503326"/>
    <w:rsid w:val="00503602"/>
    <w:rsid w:val="00503DB8"/>
    <w:rsid w:val="00504007"/>
    <w:rsid w:val="00504591"/>
    <w:rsid w:val="005046B1"/>
    <w:rsid w:val="005047A4"/>
    <w:rsid w:val="005049AA"/>
    <w:rsid w:val="00504A95"/>
    <w:rsid w:val="00504B1C"/>
    <w:rsid w:val="00504B4B"/>
    <w:rsid w:val="00504C8E"/>
    <w:rsid w:val="00504D76"/>
    <w:rsid w:val="00504E75"/>
    <w:rsid w:val="00505186"/>
    <w:rsid w:val="00505377"/>
    <w:rsid w:val="00505517"/>
    <w:rsid w:val="00505540"/>
    <w:rsid w:val="00505769"/>
    <w:rsid w:val="005059EA"/>
    <w:rsid w:val="00505BB5"/>
    <w:rsid w:val="00505EB1"/>
    <w:rsid w:val="005060B9"/>
    <w:rsid w:val="005062C1"/>
    <w:rsid w:val="005062ED"/>
    <w:rsid w:val="005063D4"/>
    <w:rsid w:val="0050649F"/>
    <w:rsid w:val="00506515"/>
    <w:rsid w:val="005067B1"/>
    <w:rsid w:val="00506ABE"/>
    <w:rsid w:val="00506B00"/>
    <w:rsid w:val="00506E75"/>
    <w:rsid w:val="00506FA5"/>
    <w:rsid w:val="0050726F"/>
    <w:rsid w:val="0050733C"/>
    <w:rsid w:val="00507708"/>
    <w:rsid w:val="005078B8"/>
    <w:rsid w:val="00507998"/>
    <w:rsid w:val="00507C4F"/>
    <w:rsid w:val="00507D15"/>
    <w:rsid w:val="00507E35"/>
    <w:rsid w:val="00507E4E"/>
    <w:rsid w:val="00507E64"/>
    <w:rsid w:val="00507ED9"/>
    <w:rsid w:val="00507F0F"/>
    <w:rsid w:val="0051002B"/>
    <w:rsid w:val="00510319"/>
    <w:rsid w:val="0051037B"/>
    <w:rsid w:val="00510671"/>
    <w:rsid w:val="005107B5"/>
    <w:rsid w:val="0051094F"/>
    <w:rsid w:val="00510CA9"/>
    <w:rsid w:val="00510DE1"/>
    <w:rsid w:val="00510F06"/>
    <w:rsid w:val="00510F1F"/>
    <w:rsid w:val="00511376"/>
    <w:rsid w:val="005114DB"/>
    <w:rsid w:val="0051154C"/>
    <w:rsid w:val="0051172F"/>
    <w:rsid w:val="00511AEE"/>
    <w:rsid w:val="00511BDD"/>
    <w:rsid w:val="00511EBC"/>
    <w:rsid w:val="0051208D"/>
    <w:rsid w:val="0051222B"/>
    <w:rsid w:val="005123E5"/>
    <w:rsid w:val="0051259B"/>
    <w:rsid w:val="00512640"/>
    <w:rsid w:val="00512A30"/>
    <w:rsid w:val="00512C23"/>
    <w:rsid w:val="00512C43"/>
    <w:rsid w:val="00512CEE"/>
    <w:rsid w:val="00512DB1"/>
    <w:rsid w:val="00512DE6"/>
    <w:rsid w:val="00512E9E"/>
    <w:rsid w:val="00512F2D"/>
    <w:rsid w:val="00512FA1"/>
    <w:rsid w:val="00512FAF"/>
    <w:rsid w:val="00513270"/>
    <w:rsid w:val="005132D8"/>
    <w:rsid w:val="0051331F"/>
    <w:rsid w:val="00513334"/>
    <w:rsid w:val="005135CB"/>
    <w:rsid w:val="00513802"/>
    <w:rsid w:val="00513EB7"/>
    <w:rsid w:val="00513EBD"/>
    <w:rsid w:val="0051405D"/>
    <w:rsid w:val="005141C8"/>
    <w:rsid w:val="005141F4"/>
    <w:rsid w:val="00514275"/>
    <w:rsid w:val="0051428F"/>
    <w:rsid w:val="00514439"/>
    <w:rsid w:val="0051451F"/>
    <w:rsid w:val="005145CC"/>
    <w:rsid w:val="00514747"/>
    <w:rsid w:val="0051474B"/>
    <w:rsid w:val="0051490F"/>
    <w:rsid w:val="00514A69"/>
    <w:rsid w:val="00514CC5"/>
    <w:rsid w:val="00514CE5"/>
    <w:rsid w:val="00514DCB"/>
    <w:rsid w:val="00514E04"/>
    <w:rsid w:val="00514E52"/>
    <w:rsid w:val="0051538E"/>
    <w:rsid w:val="00515658"/>
    <w:rsid w:val="005157FD"/>
    <w:rsid w:val="005158F8"/>
    <w:rsid w:val="005159BC"/>
    <w:rsid w:val="00515A33"/>
    <w:rsid w:val="005161B8"/>
    <w:rsid w:val="0051638B"/>
    <w:rsid w:val="00516895"/>
    <w:rsid w:val="00516B47"/>
    <w:rsid w:val="00516B88"/>
    <w:rsid w:val="00516BBD"/>
    <w:rsid w:val="00516C23"/>
    <w:rsid w:val="00516CD9"/>
    <w:rsid w:val="00517506"/>
    <w:rsid w:val="005177B3"/>
    <w:rsid w:val="00517A01"/>
    <w:rsid w:val="00517A06"/>
    <w:rsid w:val="00517C9F"/>
    <w:rsid w:val="00517D77"/>
    <w:rsid w:val="00517E34"/>
    <w:rsid w:val="00517E74"/>
    <w:rsid w:val="0051EAB7"/>
    <w:rsid w:val="00520325"/>
    <w:rsid w:val="005204F5"/>
    <w:rsid w:val="0052062D"/>
    <w:rsid w:val="005206F2"/>
    <w:rsid w:val="00520CDE"/>
    <w:rsid w:val="00520D8A"/>
    <w:rsid w:val="0052148B"/>
    <w:rsid w:val="00521567"/>
    <w:rsid w:val="005215E7"/>
    <w:rsid w:val="00521714"/>
    <w:rsid w:val="00521778"/>
    <w:rsid w:val="00521786"/>
    <w:rsid w:val="005217D5"/>
    <w:rsid w:val="005218B4"/>
    <w:rsid w:val="00521CEE"/>
    <w:rsid w:val="00521CFC"/>
    <w:rsid w:val="00521D5C"/>
    <w:rsid w:val="00521E6C"/>
    <w:rsid w:val="00522039"/>
    <w:rsid w:val="005223E4"/>
    <w:rsid w:val="00522456"/>
    <w:rsid w:val="00522485"/>
    <w:rsid w:val="0052253C"/>
    <w:rsid w:val="00522629"/>
    <w:rsid w:val="0052273E"/>
    <w:rsid w:val="0052284B"/>
    <w:rsid w:val="00522A7D"/>
    <w:rsid w:val="00522EFB"/>
    <w:rsid w:val="00522F88"/>
    <w:rsid w:val="00523374"/>
    <w:rsid w:val="00523597"/>
    <w:rsid w:val="00523653"/>
    <w:rsid w:val="00523687"/>
    <w:rsid w:val="005238CE"/>
    <w:rsid w:val="00523AF8"/>
    <w:rsid w:val="00523F3C"/>
    <w:rsid w:val="00523F58"/>
    <w:rsid w:val="005240DD"/>
    <w:rsid w:val="005241BF"/>
    <w:rsid w:val="00524473"/>
    <w:rsid w:val="00524521"/>
    <w:rsid w:val="00524587"/>
    <w:rsid w:val="00524A23"/>
    <w:rsid w:val="00524B7D"/>
    <w:rsid w:val="00524E77"/>
    <w:rsid w:val="00525363"/>
    <w:rsid w:val="00525406"/>
    <w:rsid w:val="0052553C"/>
    <w:rsid w:val="0052568C"/>
    <w:rsid w:val="005256EE"/>
    <w:rsid w:val="005258EA"/>
    <w:rsid w:val="00525C2A"/>
    <w:rsid w:val="00526053"/>
    <w:rsid w:val="00526289"/>
    <w:rsid w:val="005262DC"/>
    <w:rsid w:val="0052654F"/>
    <w:rsid w:val="005267B4"/>
    <w:rsid w:val="00526AA5"/>
    <w:rsid w:val="00526B2A"/>
    <w:rsid w:val="00526B8E"/>
    <w:rsid w:val="00526BAB"/>
    <w:rsid w:val="00526F85"/>
    <w:rsid w:val="00527319"/>
    <w:rsid w:val="0052738E"/>
    <w:rsid w:val="005276F8"/>
    <w:rsid w:val="00527789"/>
    <w:rsid w:val="0052792E"/>
    <w:rsid w:val="0052798E"/>
    <w:rsid w:val="00527BC5"/>
    <w:rsid w:val="00527D0E"/>
    <w:rsid w:val="00527E07"/>
    <w:rsid w:val="00527F8D"/>
    <w:rsid w:val="00530886"/>
    <w:rsid w:val="00530A98"/>
    <w:rsid w:val="00530DDC"/>
    <w:rsid w:val="00530E99"/>
    <w:rsid w:val="00531115"/>
    <w:rsid w:val="00531145"/>
    <w:rsid w:val="0053118E"/>
    <w:rsid w:val="0053136B"/>
    <w:rsid w:val="005313A5"/>
    <w:rsid w:val="00531516"/>
    <w:rsid w:val="00531923"/>
    <w:rsid w:val="00531CD1"/>
    <w:rsid w:val="00531F16"/>
    <w:rsid w:val="00531FCA"/>
    <w:rsid w:val="00532018"/>
    <w:rsid w:val="00532254"/>
    <w:rsid w:val="005328F4"/>
    <w:rsid w:val="00532C93"/>
    <w:rsid w:val="00532FA3"/>
    <w:rsid w:val="00533098"/>
    <w:rsid w:val="00533676"/>
    <w:rsid w:val="00533A89"/>
    <w:rsid w:val="00533C86"/>
    <w:rsid w:val="00533CFD"/>
    <w:rsid w:val="00533D43"/>
    <w:rsid w:val="00533EC1"/>
    <w:rsid w:val="00533FC6"/>
    <w:rsid w:val="0053400D"/>
    <w:rsid w:val="00534067"/>
    <w:rsid w:val="00534375"/>
    <w:rsid w:val="0053444D"/>
    <w:rsid w:val="005346AA"/>
    <w:rsid w:val="00534F20"/>
    <w:rsid w:val="0053516B"/>
    <w:rsid w:val="00535327"/>
    <w:rsid w:val="005355D2"/>
    <w:rsid w:val="0053561D"/>
    <w:rsid w:val="00535BFE"/>
    <w:rsid w:val="00535C2E"/>
    <w:rsid w:val="00535E14"/>
    <w:rsid w:val="00535F37"/>
    <w:rsid w:val="00535F8A"/>
    <w:rsid w:val="00536189"/>
    <w:rsid w:val="0053639E"/>
    <w:rsid w:val="005363E5"/>
    <w:rsid w:val="00536449"/>
    <w:rsid w:val="00536483"/>
    <w:rsid w:val="00536672"/>
    <w:rsid w:val="00536978"/>
    <w:rsid w:val="00536B6A"/>
    <w:rsid w:val="00536C51"/>
    <w:rsid w:val="00536CD3"/>
    <w:rsid w:val="00536D27"/>
    <w:rsid w:val="0053702D"/>
    <w:rsid w:val="00537162"/>
    <w:rsid w:val="005371E3"/>
    <w:rsid w:val="00537300"/>
    <w:rsid w:val="005373E1"/>
    <w:rsid w:val="0053749B"/>
    <w:rsid w:val="005376A0"/>
    <w:rsid w:val="00537937"/>
    <w:rsid w:val="00537ABC"/>
    <w:rsid w:val="00537AEB"/>
    <w:rsid w:val="0054026D"/>
    <w:rsid w:val="005402B8"/>
    <w:rsid w:val="005402BE"/>
    <w:rsid w:val="005402C8"/>
    <w:rsid w:val="00540684"/>
    <w:rsid w:val="00540AE2"/>
    <w:rsid w:val="00540C8F"/>
    <w:rsid w:val="00540ED2"/>
    <w:rsid w:val="00540EFF"/>
    <w:rsid w:val="0054106B"/>
    <w:rsid w:val="00541076"/>
    <w:rsid w:val="00541417"/>
    <w:rsid w:val="00541425"/>
    <w:rsid w:val="0054169A"/>
    <w:rsid w:val="005416A9"/>
    <w:rsid w:val="00541740"/>
    <w:rsid w:val="005417F4"/>
    <w:rsid w:val="00541990"/>
    <w:rsid w:val="00541A1F"/>
    <w:rsid w:val="00541B28"/>
    <w:rsid w:val="00541E39"/>
    <w:rsid w:val="00542077"/>
    <w:rsid w:val="00542193"/>
    <w:rsid w:val="00542722"/>
    <w:rsid w:val="00542734"/>
    <w:rsid w:val="00542827"/>
    <w:rsid w:val="0054297D"/>
    <w:rsid w:val="00542996"/>
    <w:rsid w:val="00542A13"/>
    <w:rsid w:val="00542A3C"/>
    <w:rsid w:val="00542CDA"/>
    <w:rsid w:val="00542CEF"/>
    <w:rsid w:val="00542D29"/>
    <w:rsid w:val="00542F93"/>
    <w:rsid w:val="00543221"/>
    <w:rsid w:val="005436BA"/>
    <w:rsid w:val="00543BA8"/>
    <w:rsid w:val="00543BB9"/>
    <w:rsid w:val="00543F18"/>
    <w:rsid w:val="005440D7"/>
    <w:rsid w:val="0054419E"/>
    <w:rsid w:val="00544401"/>
    <w:rsid w:val="00544696"/>
    <w:rsid w:val="00544A09"/>
    <w:rsid w:val="00544A15"/>
    <w:rsid w:val="00544A56"/>
    <w:rsid w:val="00544AD5"/>
    <w:rsid w:val="00544D96"/>
    <w:rsid w:val="00544FA7"/>
    <w:rsid w:val="00544FE3"/>
    <w:rsid w:val="005452E1"/>
    <w:rsid w:val="00545483"/>
    <w:rsid w:val="00545B6D"/>
    <w:rsid w:val="00545E09"/>
    <w:rsid w:val="00545F7E"/>
    <w:rsid w:val="00545FC3"/>
    <w:rsid w:val="00546284"/>
    <w:rsid w:val="00546469"/>
    <w:rsid w:val="00546525"/>
    <w:rsid w:val="00546661"/>
    <w:rsid w:val="005466F8"/>
    <w:rsid w:val="0054671A"/>
    <w:rsid w:val="00546728"/>
    <w:rsid w:val="00546888"/>
    <w:rsid w:val="0054688C"/>
    <w:rsid w:val="00546A44"/>
    <w:rsid w:val="00546CA0"/>
    <w:rsid w:val="0054719C"/>
    <w:rsid w:val="005471A2"/>
    <w:rsid w:val="00547357"/>
    <w:rsid w:val="0054739C"/>
    <w:rsid w:val="0054770E"/>
    <w:rsid w:val="00547961"/>
    <w:rsid w:val="00547AE0"/>
    <w:rsid w:val="00547B34"/>
    <w:rsid w:val="00547EF2"/>
    <w:rsid w:val="005503E0"/>
    <w:rsid w:val="00550634"/>
    <w:rsid w:val="005506B4"/>
    <w:rsid w:val="005508B8"/>
    <w:rsid w:val="00550A00"/>
    <w:rsid w:val="00550A63"/>
    <w:rsid w:val="00550CDD"/>
    <w:rsid w:val="00550D12"/>
    <w:rsid w:val="005510FC"/>
    <w:rsid w:val="00551275"/>
    <w:rsid w:val="0055157D"/>
    <w:rsid w:val="0055193F"/>
    <w:rsid w:val="00551D0F"/>
    <w:rsid w:val="005520F6"/>
    <w:rsid w:val="00552181"/>
    <w:rsid w:val="005523D7"/>
    <w:rsid w:val="005525FB"/>
    <w:rsid w:val="00552817"/>
    <w:rsid w:val="00552975"/>
    <w:rsid w:val="00552A14"/>
    <w:rsid w:val="00552C10"/>
    <w:rsid w:val="00552D90"/>
    <w:rsid w:val="00552E69"/>
    <w:rsid w:val="00552E97"/>
    <w:rsid w:val="00552E9E"/>
    <w:rsid w:val="0055309B"/>
    <w:rsid w:val="00553213"/>
    <w:rsid w:val="005532C8"/>
    <w:rsid w:val="00553410"/>
    <w:rsid w:val="0055342F"/>
    <w:rsid w:val="00553560"/>
    <w:rsid w:val="00553AF8"/>
    <w:rsid w:val="00553B04"/>
    <w:rsid w:val="00553B0B"/>
    <w:rsid w:val="00553D4C"/>
    <w:rsid w:val="00553D7D"/>
    <w:rsid w:val="00553DDE"/>
    <w:rsid w:val="00553EA4"/>
    <w:rsid w:val="0055431B"/>
    <w:rsid w:val="00554603"/>
    <w:rsid w:val="005548F3"/>
    <w:rsid w:val="00554AA3"/>
    <w:rsid w:val="00554AF7"/>
    <w:rsid w:val="00554C3E"/>
    <w:rsid w:val="00554CB9"/>
    <w:rsid w:val="0055526A"/>
    <w:rsid w:val="00555353"/>
    <w:rsid w:val="00555590"/>
    <w:rsid w:val="0055576B"/>
    <w:rsid w:val="005557CF"/>
    <w:rsid w:val="00555927"/>
    <w:rsid w:val="00555BC8"/>
    <w:rsid w:val="00555E1D"/>
    <w:rsid w:val="00555EB1"/>
    <w:rsid w:val="00555FAC"/>
    <w:rsid w:val="00556A7C"/>
    <w:rsid w:val="00556B7F"/>
    <w:rsid w:val="00556D4B"/>
    <w:rsid w:val="00556D60"/>
    <w:rsid w:val="00556E32"/>
    <w:rsid w:val="00557111"/>
    <w:rsid w:val="005574FF"/>
    <w:rsid w:val="0055752E"/>
    <w:rsid w:val="0055756B"/>
    <w:rsid w:val="0055771F"/>
    <w:rsid w:val="005577CA"/>
    <w:rsid w:val="005579E3"/>
    <w:rsid w:val="00557A5F"/>
    <w:rsid w:val="00557FAE"/>
    <w:rsid w:val="00560049"/>
    <w:rsid w:val="00560281"/>
    <w:rsid w:val="005603B9"/>
    <w:rsid w:val="00560ACD"/>
    <w:rsid w:val="00560AD5"/>
    <w:rsid w:val="00560BF2"/>
    <w:rsid w:val="00560DB5"/>
    <w:rsid w:val="0056103C"/>
    <w:rsid w:val="0056104E"/>
    <w:rsid w:val="005612D3"/>
    <w:rsid w:val="0056166C"/>
    <w:rsid w:val="00561960"/>
    <w:rsid w:val="005619E2"/>
    <w:rsid w:val="00561D2A"/>
    <w:rsid w:val="00561EA2"/>
    <w:rsid w:val="00561FCB"/>
    <w:rsid w:val="0056253A"/>
    <w:rsid w:val="00562747"/>
    <w:rsid w:val="00562779"/>
    <w:rsid w:val="005627C8"/>
    <w:rsid w:val="00562B0C"/>
    <w:rsid w:val="00562F78"/>
    <w:rsid w:val="00562FC8"/>
    <w:rsid w:val="0056303C"/>
    <w:rsid w:val="0056310D"/>
    <w:rsid w:val="00563220"/>
    <w:rsid w:val="0056361D"/>
    <w:rsid w:val="00563638"/>
    <w:rsid w:val="00563800"/>
    <w:rsid w:val="00563836"/>
    <w:rsid w:val="00563ADE"/>
    <w:rsid w:val="00563BFB"/>
    <w:rsid w:val="0056405F"/>
    <w:rsid w:val="005640F2"/>
    <w:rsid w:val="00564147"/>
    <w:rsid w:val="00564375"/>
    <w:rsid w:val="00564381"/>
    <w:rsid w:val="00564756"/>
    <w:rsid w:val="0056496E"/>
    <w:rsid w:val="00564B4B"/>
    <w:rsid w:val="00564CD0"/>
    <w:rsid w:val="00564FAD"/>
    <w:rsid w:val="00564FB8"/>
    <w:rsid w:val="00564FBF"/>
    <w:rsid w:val="005650B5"/>
    <w:rsid w:val="00565125"/>
    <w:rsid w:val="00565154"/>
    <w:rsid w:val="00565292"/>
    <w:rsid w:val="00565434"/>
    <w:rsid w:val="005654CF"/>
    <w:rsid w:val="00565650"/>
    <w:rsid w:val="00565909"/>
    <w:rsid w:val="00565AA7"/>
    <w:rsid w:val="00565B0E"/>
    <w:rsid w:val="00565CF2"/>
    <w:rsid w:val="00565DA0"/>
    <w:rsid w:val="00565F6F"/>
    <w:rsid w:val="005660E3"/>
    <w:rsid w:val="005663C8"/>
    <w:rsid w:val="00566561"/>
    <w:rsid w:val="0056674D"/>
    <w:rsid w:val="005667B8"/>
    <w:rsid w:val="0056686D"/>
    <w:rsid w:val="005669EF"/>
    <w:rsid w:val="00566F96"/>
    <w:rsid w:val="00566F9F"/>
    <w:rsid w:val="0056711A"/>
    <w:rsid w:val="0056744A"/>
    <w:rsid w:val="00567587"/>
    <w:rsid w:val="00567697"/>
    <w:rsid w:val="0056793E"/>
    <w:rsid w:val="0056795C"/>
    <w:rsid w:val="005679D7"/>
    <w:rsid w:val="00567C62"/>
    <w:rsid w:val="00567C83"/>
    <w:rsid w:val="00567E0F"/>
    <w:rsid w:val="005700EF"/>
    <w:rsid w:val="0057026B"/>
    <w:rsid w:val="005702B8"/>
    <w:rsid w:val="0057035A"/>
    <w:rsid w:val="0057036A"/>
    <w:rsid w:val="005704C7"/>
    <w:rsid w:val="00570E1B"/>
    <w:rsid w:val="00570E3B"/>
    <w:rsid w:val="00570F60"/>
    <w:rsid w:val="00571028"/>
    <w:rsid w:val="0057103C"/>
    <w:rsid w:val="00571198"/>
    <w:rsid w:val="005711CA"/>
    <w:rsid w:val="005713ED"/>
    <w:rsid w:val="00571670"/>
    <w:rsid w:val="005718DC"/>
    <w:rsid w:val="005718F7"/>
    <w:rsid w:val="00571988"/>
    <w:rsid w:val="00571A22"/>
    <w:rsid w:val="00571BFE"/>
    <w:rsid w:val="00571F10"/>
    <w:rsid w:val="00572182"/>
    <w:rsid w:val="00572295"/>
    <w:rsid w:val="0057229E"/>
    <w:rsid w:val="00572343"/>
    <w:rsid w:val="005724FB"/>
    <w:rsid w:val="00572CC1"/>
    <w:rsid w:val="00572D3F"/>
    <w:rsid w:val="00572E3C"/>
    <w:rsid w:val="00572FF6"/>
    <w:rsid w:val="00573207"/>
    <w:rsid w:val="005733EF"/>
    <w:rsid w:val="005735B4"/>
    <w:rsid w:val="00573801"/>
    <w:rsid w:val="00573B71"/>
    <w:rsid w:val="00573E09"/>
    <w:rsid w:val="005743CF"/>
    <w:rsid w:val="005745FE"/>
    <w:rsid w:val="00574B84"/>
    <w:rsid w:val="00574CA9"/>
    <w:rsid w:val="00574D9B"/>
    <w:rsid w:val="00574EDF"/>
    <w:rsid w:val="005751B2"/>
    <w:rsid w:val="00575265"/>
    <w:rsid w:val="0057533D"/>
    <w:rsid w:val="00575486"/>
    <w:rsid w:val="005754CE"/>
    <w:rsid w:val="00575658"/>
    <w:rsid w:val="0057591C"/>
    <w:rsid w:val="00575B24"/>
    <w:rsid w:val="00575BE7"/>
    <w:rsid w:val="00575C47"/>
    <w:rsid w:val="00575CFD"/>
    <w:rsid w:val="00575D5E"/>
    <w:rsid w:val="00575FB9"/>
    <w:rsid w:val="00575FE2"/>
    <w:rsid w:val="005761F7"/>
    <w:rsid w:val="00576454"/>
    <w:rsid w:val="005765BB"/>
    <w:rsid w:val="00576D8E"/>
    <w:rsid w:val="00576EC9"/>
    <w:rsid w:val="00576FA4"/>
    <w:rsid w:val="0057712D"/>
    <w:rsid w:val="0057712F"/>
    <w:rsid w:val="0057762A"/>
    <w:rsid w:val="00577869"/>
    <w:rsid w:val="00577AFA"/>
    <w:rsid w:val="00577CFC"/>
    <w:rsid w:val="00580803"/>
    <w:rsid w:val="00580975"/>
    <w:rsid w:val="00580C61"/>
    <w:rsid w:val="00580CE2"/>
    <w:rsid w:val="00580E5D"/>
    <w:rsid w:val="00581352"/>
    <w:rsid w:val="005819D3"/>
    <w:rsid w:val="00581BDE"/>
    <w:rsid w:val="00581D6C"/>
    <w:rsid w:val="00581F39"/>
    <w:rsid w:val="005820E1"/>
    <w:rsid w:val="005821A3"/>
    <w:rsid w:val="00582370"/>
    <w:rsid w:val="005827EC"/>
    <w:rsid w:val="005829ED"/>
    <w:rsid w:val="00582CD4"/>
    <w:rsid w:val="00582DA1"/>
    <w:rsid w:val="00583096"/>
    <w:rsid w:val="00583362"/>
    <w:rsid w:val="00583581"/>
    <w:rsid w:val="005837F1"/>
    <w:rsid w:val="00583A24"/>
    <w:rsid w:val="00583CD0"/>
    <w:rsid w:val="00583FAA"/>
    <w:rsid w:val="00583FBB"/>
    <w:rsid w:val="00584030"/>
    <w:rsid w:val="0058405E"/>
    <w:rsid w:val="00584151"/>
    <w:rsid w:val="00584202"/>
    <w:rsid w:val="005842E8"/>
    <w:rsid w:val="00584563"/>
    <w:rsid w:val="00584817"/>
    <w:rsid w:val="00584862"/>
    <w:rsid w:val="00584C5E"/>
    <w:rsid w:val="00584E5C"/>
    <w:rsid w:val="00584E69"/>
    <w:rsid w:val="00584FC8"/>
    <w:rsid w:val="005850F7"/>
    <w:rsid w:val="0058525A"/>
    <w:rsid w:val="005854B7"/>
    <w:rsid w:val="0058565E"/>
    <w:rsid w:val="005857A5"/>
    <w:rsid w:val="00585B34"/>
    <w:rsid w:val="00585B47"/>
    <w:rsid w:val="00585C07"/>
    <w:rsid w:val="00585DBF"/>
    <w:rsid w:val="00586128"/>
    <w:rsid w:val="005864C6"/>
    <w:rsid w:val="005865E2"/>
    <w:rsid w:val="0058685D"/>
    <w:rsid w:val="005868C9"/>
    <w:rsid w:val="00586AB2"/>
    <w:rsid w:val="00586C86"/>
    <w:rsid w:val="00586E11"/>
    <w:rsid w:val="00586E74"/>
    <w:rsid w:val="00586EF7"/>
    <w:rsid w:val="005870EB"/>
    <w:rsid w:val="0058715F"/>
    <w:rsid w:val="005873F0"/>
    <w:rsid w:val="00587B0A"/>
    <w:rsid w:val="00587BB3"/>
    <w:rsid w:val="00587C41"/>
    <w:rsid w:val="00587D8E"/>
    <w:rsid w:val="00587E71"/>
    <w:rsid w:val="005901E9"/>
    <w:rsid w:val="00590221"/>
    <w:rsid w:val="005904DE"/>
    <w:rsid w:val="005906F6"/>
    <w:rsid w:val="00590B91"/>
    <w:rsid w:val="00590C1C"/>
    <w:rsid w:val="00590EC2"/>
    <w:rsid w:val="00590ED9"/>
    <w:rsid w:val="0059107C"/>
    <w:rsid w:val="005911AC"/>
    <w:rsid w:val="005912AB"/>
    <w:rsid w:val="0059157F"/>
    <w:rsid w:val="005915B7"/>
    <w:rsid w:val="005915CB"/>
    <w:rsid w:val="00591631"/>
    <w:rsid w:val="005918F3"/>
    <w:rsid w:val="00591A63"/>
    <w:rsid w:val="00591BDC"/>
    <w:rsid w:val="00591C88"/>
    <w:rsid w:val="00591D86"/>
    <w:rsid w:val="00592082"/>
    <w:rsid w:val="00592147"/>
    <w:rsid w:val="005923EE"/>
    <w:rsid w:val="0059242C"/>
    <w:rsid w:val="00592464"/>
    <w:rsid w:val="00592508"/>
    <w:rsid w:val="00592540"/>
    <w:rsid w:val="00592864"/>
    <w:rsid w:val="00592D17"/>
    <w:rsid w:val="00593816"/>
    <w:rsid w:val="0059391B"/>
    <w:rsid w:val="00593954"/>
    <w:rsid w:val="00593979"/>
    <w:rsid w:val="00593AE8"/>
    <w:rsid w:val="00593C99"/>
    <w:rsid w:val="00593DA9"/>
    <w:rsid w:val="00593DB3"/>
    <w:rsid w:val="00593E65"/>
    <w:rsid w:val="00593F87"/>
    <w:rsid w:val="00593FD2"/>
    <w:rsid w:val="0059403F"/>
    <w:rsid w:val="005940AD"/>
    <w:rsid w:val="00594169"/>
    <w:rsid w:val="005941EF"/>
    <w:rsid w:val="005943E0"/>
    <w:rsid w:val="00594A85"/>
    <w:rsid w:val="005950B7"/>
    <w:rsid w:val="005951D9"/>
    <w:rsid w:val="00595309"/>
    <w:rsid w:val="005953FD"/>
    <w:rsid w:val="005955E9"/>
    <w:rsid w:val="005957F5"/>
    <w:rsid w:val="0059587B"/>
    <w:rsid w:val="00595B1A"/>
    <w:rsid w:val="00595BDF"/>
    <w:rsid w:val="005960F1"/>
    <w:rsid w:val="0059619C"/>
    <w:rsid w:val="00596383"/>
    <w:rsid w:val="00596449"/>
    <w:rsid w:val="005967A0"/>
    <w:rsid w:val="0059696E"/>
    <w:rsid w:val="005969E5"/>
    <w:rsid w:val="005969F5"/>
    <w:rsid w:val="00596A0B"/>
    <w:rsid w:val="00596B0D"/>
    <w:rsid w:val="00596CC9"/>
    <w:rsid w:val="00596D1E"/>
    <w:rsid w:val="00596EA8"/>
    <w:rsid w:val="00596FDB"/>
    <w:rsid w:val="005975FB"/>
    <w:rsid w:val="005977E6"/>
    <w:rsid w:val="005977F1"/>
    <w:rsid w:val="00597BA8"/>
    <w:rsid w:val="00597CF9"/>
    <w:rsid w:val="00597E66"/>
    <w:rsid w:val="00597EF3"/>
    <w:rsid w:val="00597FA7"/>
    <w:rsid w:val="005A01FB"/>
    <w:rsid w:val="005A0879"/>
    <w:rsid w:val="005A093B"/>
    <w:rsid w:val="005A0B13"/>
    <w:rsid w:val="005A1145"/>
    <w:rsid w:val="005A129E"/>
    <w:rsid w:val="005A14A2"/>
    <w:rsid w:val="005A1686"/>
    <w:rsid w:val="005A16EF"/>
    <w:rsid w:val="005A1982"/>
    <w:rsid w:val="005A1A0A"/>
    <w:rsid w:val="005A1AEA"/>
    <w:rsid w:val="005A1C1E"/>
    <w:rsid w:val="005A1C98"/>
    <w:rsid w:val="005A1CEE"/>
    <w:rsid w:val="005A1FB4"/>
    <w:rsid w:val="005A205F"/>
    <w:rsid w:val="005A2249"/>
    <w:rsid w:val="005A2978"/>
    <w:rsid w:val="005A2B06"/>
    <w:rsid w:val="005A2CC7"/>
    <w:rsid w:val="005A2CED"/>
    <w:rsid w:val="005A2D7B"/>
    <w:rsid w:val="005A2E08"/>
    <w:rsid w:val="005A2EEB"/>
    <w:rsid w:val="005A300B"/>
    <w:rsid w:val="005A310E"/>
    <w:rsid w:val="005A3199"/>
    <w:rsid w:val="005A3337"/>
    <w:rsid w:val="005A39A4"/>
    <w:rsid w:val="005A3C66"/>
    <w:rsid w:val="005A3C82"/>
    <w:rsid w:val="005A3EB3"/>
    <w:rsid w:val="005A3EC3"/>
    <w:rsid w:val="005A4238"/>
    <w:rsid w:val="005A4339"/>
    <w:rsid w:val="005A4A09"/>
    <w:rsid w:val="005A4BFB"/>
    <w:rsid w:val="005A4EE2"/>
    <w:rsid w:val="005A5081"/>
    <w:rsid w:val="005A52BD"/>
    <w:rsid w:val="005A5539"/>
    <w:rsid w:val="005A553D"/>
    <w:rsid w:val="005A561A"/>
    <w:rsid w:val="005A5659"/>
    <w:rsid w:val="005A56DF"/>
    <w:rsid w:val="005A57CD"/>
    <w:rsid w:val="005A5A50"/>
    <w:rsid w:val="005A5B04"/>
    <w:rsid w:val="005A5CBE"/>
    <w:rsid w:val="005A5ECD"/>
    <w:rsid w:val="005A62F0"/>
    <w:rsid w:val="005A653B"/>
    <w:rsid w:val="005A6B56"/>
    <w:rsid w:val="005A6B99"/>
    <w:rsid w:val="005A6DA9"/>
    <w:rsid w:val="005A6E14"/>
    <w:rsid w:val="005A6E91"/>
    <w:rsid w:val="005A6ED2"/>
    <w:rsid w:val="005A7083"/>
    <w:rsid w:val="005A71AF"/>
    <w:rsid w:val="005A7237"/>
    <w:rsid w:val="005A7244"/>
    <w:rsid w:val="005A72B2"/>
    <w:rsid w:val="005A7373"/>
    <w:rsid w:val="005A73C0"/>
    <w:rsid w:val="005A7439"/>
    <w:rsid w:val="005A7533"/>
    <w:rsid w:val="005A7611"/>
    <w:rsid w:val="005A7C09"/>
    <w:rsid w:val="005A7C20"/>
    <w:rsid w:val="005A7DC4"/>
    <w:rsid w:val="005B047E"/>
    <w:rsid w:val="005B0604"/>
    <w:rsid w:val="005B077E"/>
    <w:rsid w:val="005B0A59"/>
    <w:rsid w:val="005B0B44"/>
    <w:rsid w:val="005B0BB6"/>
    <w:rsid w:val="005B0CB4"/>
    <w:rsid w:val="005B1326"/>
    <w:rsid w:val="005B13EC"/>
    <w:rsid w:val="005B1471"/>
    <w:rsid w:val="005B151A"/>
    <w:rsid w:val="005B16B2"/>
    <w:rsid w:val="005B16ED"/>
    <w:rsid w:val="005B199F"/>
    <w:rsid w:val="005B19CB"/>
    <w:rsid w:val="005B1D58"/>
    <w:rsid w:val="005B1D9B"/>
    <w:rsid w:val="005B1EBE"/>
    <w:rsid w:val="005B201D"/>
    <w:rsid w:val="005B211A"/>
    <w:rsid w:val="005B2141"/>
    <w:rsid w:val="005B21BB"/>
    <w:rsid w:val="005B226E"/>
    <w:rsid w:val="005B2399"/>
    <w:rsid w:val="005B2474"/>
    <w:rsid w:val="005B2614"/>
    <w:rsid w:val="005B2821"/>
    <w:rsid w:val="005B2936"/>
    <w:rsid w:val="005B29AD"/>
    <w:rsid w:val="005B2ABB"/>
    <w:rsid w:val="005B2C4A"/>
    <w:rsid w:val="005B2E1D"/>
    <w:rsid w:val="005B2E70"/>
    <w:rsid w:val="005B2FD3"/>
    <w:rsid w:val="005B3029"/>
    <w:rsid w:val="005B3134"/>
    <w:rsid w:val="005B3211"/>
    <w:rsid w:val="005B3323"/>
    <w:rsid w:val="005B34FF"/>
    <w:rsid w:val="005B354E"/>
    <w:rsid w:val="005B37D6"/>
    <w:rsid w:val="005B3805"/>
    <w:rsid w:val="005B3ADF"/>
    <w:rsid w:val="005B3C9A"/>
    <w:rsid w:val="005B3D3A"/>
    <w:rsid w:val="005B4003"/>
    <w:rsid w:val="005B439C"/>
    <w:rsid w:val="005B44D9"/>
    <w:rsid w:val="005B4B95"/>
    <w:rsid w:val="005B4BCD"/>
    <w:rsid w:val="005B4EA9"/>
    <w:rsid w:val="005B50D0"/>
    <w:rsid w:val="005B52B8"/>
    <w:rsid w:val="005B53E6"/>
    <w:rsid w:val="005B56FE"/>
    <w:rsid w:val="005B576B"/>
    <w:rsid w:val="005B59AC"/>
    <w:rsid w:val="005B59CA"/>
    <w:rsid w:val="005B59D3"/>
    <w:rsid w:val="005B5A67"/>
    <w:rsid w:val="005B621F"/>
    <w:rsid w:val="005B624D"/>
    <w:rsid w:val="005B6357"/>
    <w:rsid w:val="005B6BDB"/>
    <w:rsid w:val="005B6C8C"/>
    <w:rsid w:val="005B6DA3"/>
    <w:rsid w:val="005B6EFF"/>
    <w:rsid w:val="005B7019"/>
    <w:rsid w:val="005B712F"/>
    <w:rsid w:val="005B7531"/>
    <w:rsid w:val="005B771B"/>
    <w:rsid w:val="005B77C8"/>
    <w:rsid w:val="005B7D19"/>
    <w:rsid w:val="005B7E60"/>
    <w:rsid w:val="005B7FB4"/>
    <w:rsid w:val="005C0055"/>
    <w:rsid w:val="005C01FB"/>
    <w:rsid w:val="005C05DD"/>
    <w:rsid w:val="005C07CF"/>
    <w:rsid w:val="005C08E4"/>
    <w:rsid w:val="005C092C"/>
    <w:rsid w:val="005C0A19"/>
    <w:rsid w:val="005C0ED2"/>
    <w:rsid w:val="005C0FE3"/>
    <w:rsid w:val="005C1067"/>
    <w:rsid w:val="005C1115"/>
    <w:rsid w:val="005C128D"/>
    <w:rsid w:val="005C12C4"/>
    <w:rsid w:val="005C135D"/>
    <w:rsid w:val="005C143D"/>
    <w:rsid w:val="005C1683"/>
    <w:rsid w:val="005C1D25"/>
    <w:rsid w:val="005C1E5E"/>
    <w:rsid w:val="005C2158"/>
    <w:rsid w:val="005C23F5"/>
    <w:rsid w:val="005C259D"/>
    <w:rsid w:val="005C25F5"/>
    <w:rsid w:val="005C2686"/>
    <w:rsid w:val="005C2B57"/>
    <w:rsid w:val="005C2C17"/>
    <w:rsid w:val="005C3093"/>
    <w:rsid w:val="005C3239"/>
    <w:rsid w:val="005C34D4"/>
    <w:rsid w:val="005C34D7"/>
    <w:rsid w:val="005C3709"/>
    <w:rsid w:val="005C37D0"/>
    <w:rsid w:val="005C38B8"/>
    <w:rsid w:val="005C38DF"/>
    <w:rsid w:val="005C391A"/>
    <w:rsid w:val="005C3996"/>
    <w:rsid w:val="005C4148"/>
    <w:rsid w:val="005C43FC"/>
    <w:rsid w:val="005C465D"/>
    <w:rsid w:val="005C48F8"/>
    <w:rsid w:val="005C4922"/>
    <w:rsid w:val="005C495E"/>
    <w:rsid w:val="005C4B4D"/>
    <w:rsid w:val="005C4BA8"/>
    <w:rsid w:val="005C4C9B"/>
    <w:rsid w:val="005C4DA9"/>
    <w:rsid w:val="005C517E"/>
    <w:rsid w:val="005C5408"/>
    <w:rsid w:val="005C543F"/>
    <w:rsid w:val="005C56A0"/>
    <w:rsid w:val="005C56EA"/>
    <w:rsid w:val="005C570F"/>
    <w:rsid w:val="005C5CBD"/>
    <w:rsid w:val="005C5E51"/>
    <w:rsid w:val="005C5F63"/>
    <w:rsid w:val="005C60E6"/>
    <w:rsid w:val="005C61BF"/>
    <w:rsid w:val="005C6667"/>
    <w:rsid w:val="005C697C"/>
    <w:rsid w:val="005C6A71"/>
    <w:rsid w:val="005C6B12"/>
    <w:rsid w:val="005C6DF0"/>
    <w:rsid w:val="005C6FFF"/>
    <w:rsid w:val="005C7024"/>
    <w:rsid w:val="005C70B8"/>
    <w:rsid w:val="005C711D"/>
    <w:rsid w:val="005C7F85"/>
    <w:rsid w:val="005D0303"/>
    <w:rsid w:val="005D0340"/>
    <w:rsid w:val="005D049E"/>
    <w:rsid w:val="005D052D"/>
    <w:rsid w:val="005D080F"/>
    <w:rsid w:val="005D0857"/>
    <w:rsid w:val="005D09C7"/>
    <w:rsid w:val="005D0D78"/>
    <w:rsid w:val="005D0E76"/>
    <w:rsid w:val="005D11C4"/>
    <w:rsid w:val="005D1287"/>
    <w:rsid w:val="005D149C"/>
    <w:rsid w:val="005D1595"/>
    <w:rsid w:val="005D1785"/>
    <w:rsid w:val="005D1AE1"/>
    <w:rsid w:val="005D1AF1"/>
    <w:rsid w:val="005D1BA4"/>
    <w:rsid w:val="005D1BC9"/>
    <w:rsid w:val="005D1D79"/>
    <w:rsid w:val="005D20A9"/>
    <w:rsid w:val="005D23F8"/>
    <w:rsid w:val="005D2444"/>
    <w:rsid w:val="005D24FB"/>
    <w:rsid w:val="005D2AD5"/>
    <w:rsid w:val="005D2D3C"/>
    <w:rsid w:val="005D2D8D"/>
    <w:rsid w:val="005D2DEE"/>
    <w:rsid w:val="005D2FB3"/>
    <w:rsid w:val="005D300E"/>
    <w:rsid w:val="005D3063"/>
    <w:rsid w:val="005D3086"/>
    <w:rsid w:val="005D329F"/>
    <w:rsid w:val="005D33CF"/>
    <w:rsid w:val="005D3679"/>
    <w:rsid w:val="005D36E3"/>
    <w:rsid w:val="005D384A"/>
    <w:rsid w:val="005D3876"/>
    <w:rsid w:val="005D3930"/>
    <w:rsid w:val="005D3932"/>
    <w:rsid w:val="005D3CFC"/>
    <w:rsid w:val="005D4179"/>
    <w:rsid w:val="005D435A"/>
    <w:rsid w:val="005D4579"/>
    <w:rsid w:val="005D45BF"/>
    <w:rsid w:val="005D4798"/>
    <w:rsid w:val="005D47AA"/>
    <w:rsid w:val="005D49AE"/>
    <w:rsid w:val="005D4B13"/>
    <w:rsid w:val="005D4B67"/>
    <w:rsid w:val="005D4BED"/>
    <w:rsid w:val="005D4DAE"/>
    <w:rsid w:val="005D4DC1"/>
    <w:rsid w:val="005D4EBE"/>
    <w:rsid w:val="005D501A"/>
    <w:rsid w:val="005D52BC"/>
    <w:rsid w:val="005D5473"/>
    <w:rsid w:val="005D56F3"/>
    <w:rsid w:val="005D57AF"/>
    <w:rsid w:val="005D58D9"/>
    <w:rsid w:val="005D5997"/>
    <w:rsid w:val="005D5A48"/>
    <w:rsid w:val="005D5E99"/>
    <w:rsid w:val="005D5FDF"/>
    <w:rsid w:val="005D602E"/>
    <w:rsid w:val="005D65DC"/>
    <w:rsid w:val="005D6923"/>
    <w:rsid w:val="005D6B4F"/>
    <w:rsid w:val="005D6B7E"/>
    <w:rsid w:val="005D736F"/>
    <w:rsid w:val="005D76B0"/>
    <w:rsid w:val="005D7A24"/>
    <w:rsid w:val="005D7C85"/>
    <w:rsid w:val="005D7D41"/>
    <w:rsid w:val="005D7D55"/>
    <w:rsid w:val="005D7FCC"/>
    <w:rsid w:val="005E00AF"/>
    <w:rsid w:val="005E0127"/>
    <w:rsid w:val="005E01D9"/>
    <w:rsid w:val="005E0278"/>
    <w:rsid w:val="005E03AF"/>
    <w:rsid w:val="005E045A"/>
    <w:rsid w:val="005E089E"/>
    <w:rsid w:val="005E0997"/>
    <w:rsid w:val="005E0B62"/>
    <w:rsid w:val="005E0BE3"/>
    <w:rsid w:val="005E0CC2"/>
    <w:rsid w:val="005E0D63"/>
    <w:rsid w:val="005E0FC9"/>
    <w:rsid w:val="005E11EC"/>
    <w:rsid w:val="005E12B0"/>
    <w:rsid w:val="005E1391"/>
    <w:rsid w:val="005E15AC"/>
    <w:rsid w:val="005E163C"/>
    <w:rsid w:val="005E1665"/>
    <w:rsid w:val="005E1681"/>
    <w:rsid w:val="005E18E8"/>
    <w:rsid w:val="005E197F"/>
    <w:rsid w:val="005E1A83"/>
    <w:rsid w:val="005E1CF2"/>
    <w:rsid w:val="005E1D4F"/>
    <w:rsid w:val="005E2055"/>
    <w:rsid w:val="005E217C"/>
    <w:rsid w:val="005E2269"/>
    <w:rsid w:val="005E22BE"/>
    <w:rsid w:val="005E24C7"/>
    <w:rsid w:val="005E252A"/>
    <w:rsid w:val="005E2599"/>
    <w:rsid w:val="005E25F0"/>
    <w:rsid w:val="005E2A86"/>
    <w:rsid w:val="005E2E3D"/>
    <w:rsid w:val="005E3160"/>
    <w:rsid w:val="005E3228"/>
    <w:rsid w:val="005E339A"/>
    <w:rsid w:val="005E33DC"/>
    <w:rsid w:val="005E33E6"/>
    <w:rsid w:val="005E3569"/>
    <w:rsid w:val="005E36BD"/>
    <w:rsid w:val="005E38A5"/>
    <w:rsid w:val="005E3959"/>
    <w:rsid w:val="005E3A80"/>
    <w:rsid w:val="005E3C35"/>
    <w:rsid w:val="005E3F68"/>
    <w:rsid w:val="005E4080"/>
    <w:rsid w:val="005E41BC"/>
    <w:rsid w:val="005E44E8"/>
    <w:rsid w:val="005E46E3"/>
    <w:rsid w:val="005E4799"/>
    <w:rsid w:val="005E4950"/>
    <w:rsid w:val="005E496F"/>
    <w:rsid w:val="005E4A81"/>
    <w:rsid w:val="005E4B59"/>
    <w:rsid w:val="005E4CAC"/>
    <w:rsid w:val="005E4D88"/>
    <w:rsid w:val="005E5044"/>
    <w:rsid w:val="005E506A"/>
    <w:rsid w:val="005E51CD"/>
    <w:rsid w:val="005E51FA"/>
    <w:rsid w:val="005E598A"/>
    <w:rsid w:val="005E59F0"/>
    <w:rsid w:val="005E5A3A"/>
    <w:rsid w:val="005E5A3F"/>
    <w:rsid w:val="005E5F04"/>
    <w:rsid w:val="005E602C"/>
    <w:rsid w:val="005E6133"/>
    <w:rsid w:val="005E61BD"/>
    <w:rsid w:val="005E63C6"/>
    <w:rsid w:val="005E6429"/>
    <w:rsid w:val="005E6472"/>
    <w:rsid w:val="005E681E"/>
    <w:rsid w:val="005E6A6D"/>
    <w:rsid w:val="005E6ABA"/>
    <w:rsid w:val="005E6E59"/>
    <w:rsid w:val="005E6ED5"/>
    <w:rsid w:val="005E709B"/>
    <w:rsid w:val="005E715C"/>
    <w:rsid w:val="005E730E"/>
    <w:rsid w:val="005E733E"/>
    <w:rsid w:val="005E736D"/>
    <w:rsid w:val="005E74F3"/>
    <w:rsid w:val="005E76D6"/>
    <w:rsid w:val="005E7928"/>
    <w:rsid w:val="005E7AD5"/>
    <w:rsid w:val="005E7DD1"/>
    <w:rsid w:val="005E7F42"/>
    <w:rsid w:val="005E7FEE"/>
    <w:rsid w:val="005F0202"/>
    <w:rsid w:val="005F02AC"/>
    <w:rsid w:val="005F0484"/>
    <w:rsid w:val="005F04B0"/>
    <w:rsid w:val="005F0548"/>
    <w:rsid w:val="005F058E"/>
    <w:rsid w:val="005F062D"/>
    <w:rsid w:val="005F0657"/>
    <w:rsid w:val="005F07B1"/>
    <w:rsid w:val="005F08AD"/>
    <w:rsid w:val="005F0920"/>
    <w:rsid w:val="005F0C92"/>
    <w:rsid w:val="005F0EBF"/>
    <w:rsid w:val="005F0FA5"/>
    <w:rsid w:val="005F1090"/>
    <w:rsid w:val="005F10AA"/>
    <w:rsid w:val="005F13C8"/>
    <w:rsid w:val="005F15B6"/>
    <w:rsid w:val="005F15FE"/>
    <w:rsid w:val="005F1616"/>
    <w:rsid w:val="005F1633"/>
    <w:rsid w:val="005F19EE"/>
    <w:rsid w:val="005F1A0C"/>
    <w:rsid w:val="005F2120"/>
    <w:rsid w:val="005F25D0"/>
    <w:rsid w:val="005F261E"/>
    <w:rsid w:val="005F27FB"/>
    <w:rsid w:val="005F29B7"/>
    <w:rsid w:val="005F2AE0"/>
    <w:rsid w:val="005F2B5A"/>
    <w:rsid w:val="005F2C02"/>
    <w:rsid w:val="005F2C10"/>
    <w:rsid w:val="005F2C79"/>
    <w:rsid w:val="005F2CC4"/>
    <w:rsid w:val="005F2E7B"/>
    <w:rsid w:val="005F2FBC"/>
    <w:rsid w:val="005F3555"/>
    <w:rsid w:val="005F365E"/>
    <w:rsid w:val="005F371F"/>
    <w:rsid w:val="005F380A"/>
    <w:rsid w:val="005F38BB"/>
    <w:rsid w:val="005F398D"/>
    <w:rsid w:val="005F3AA4"/>
    <w:rsid w:val="005F3BFC"/>
    <w:rsid w:val="005F3EC0"/>
    <w:rsid w:val="005F4017"/>
    <w:rsid w:val="005F404A"/>
    <w:rsid w:val="005F429A"/>
    <w:rsid w:val="005F43F9"/>
    <w:rsid w:val="005F4633"/>
    <w:rsid w:val="005F47B7"/>
    <w:rsid w:val="005F4868"/>
    <w:rsid w:val="005F4910"/>
    <w:rsid w:val="005F4A7E"/>
    <w:rsid w:val="005F4D78"/>
    <w:rsid w:val="005F4E2A"/>
    <w:rsid w:val="005F4EAC"/>
    <w:rsid w:val="005F4F2D"/>
    <w:rsid w:val="005F52D9"/>
    <w:rsid w:val="005F5353"/>
    <w:rsid w:val="005F547A"/>
    <w:rsid w:val="005F5721"/>
    <w:rsid w:val="005F578D"/>
    <w:rsid w:val="005F58F7"/>
    <w:rsid w:val="005F5D84"/>
    <w:rsid w:val="005F5ECB"/>
    <w:rsid w:val="005F5F3D"/>
    <w:rsid w:val="005F5F86"/>
    <w:rsid w:val="005F6085"/>
    <w:rsid w:val="005F62AF"/>
    <w:rsid w:val="005F6609"/>
    <w:rsid w:val="005F661E"/>
    <w:rsid w:val="005F670D"/>
    <w:rsid w:val="005F674A"/>
    <w:rsid w:val="005F68E6"/>
    <w:rsid w:val="005F6BA9"/>
    <w:rsid w:val="005F6C93"/>
    <w:rsid w:val="005F7051"/>
    <w:rsid w:val="005F7107"/>
    <w:rsid w:val="005F7126"/>
    <w:rsid w:val="005F72C0"/>
    <w:rsid w:val="005F732E"/>
    <w:rsid w:val="005F73C5"/>
    <w:rsid w:val="005F75C8"/>
    <w:rsid w:val="005F77DB"/>
    <w:rsid w:val="005F7853"/>
    <w:rsid w:val="005F7989"/>
    <w:rsid w:val="005F7B74"/>
    <w:rsid w:val="005F7CB7"/>
    <w:rsid w:val="005F7D25"/>
    <w:rsid w:val="00600151"/>
    <w:rsid w:val="006001E8"/>
    <w:rsid w:val="00600221"/>
    <w:rsid w:val="00600D3F"/>
    <w:rsid w:val="00600DE0"/>
    <w:rsid w:val="0060130D"/>
    <w:rsid w:val="00601518"/>
    <w:rsid w:val="0060160C"/>
    <w:rsid w:val="00601727"/>
    <w:rsid w:val="00601766"/>
    <w:rsid w:val="006018C5"/>
    <w:rsid w:val="00601C38"/>
    <w:rsid w:val="00601D97"/>
    <w:rsid w:val="006022C8"/>
    <w:rsid w:val="006026A9"/>
    <w:rsid w:val="00602811"/>
    <w:rsid w:val="0060285C"/>
    <w:rsid w:val="006029E4"/>
    <w:rsid w:val="00602A19"/>
    <w:rsid w:val="00602BC7"/>
    <w:rsid w:val="00602C9F"/>
    <w:rsid w:val="00602CDA"/>
    <w:rsid w:val="00602D73"/>
    <w:rsid w:val="00602E3C"/>
    <w:rsid w:val="00602F19"/>
    <w:rsid w:val="00602F6C"/>
    <w:rsid w:val="00603097"/>
    <w:rsid w:val="006030E5"/>
    <w:rsid w:val="006031B0"/>
    <w:rsid w:val="00603460"/>
    <w:rsid w:val="006034B8"/>
    <w:rsid w:val="00603580"/>
    <w:rsid w:val="006035BC"/>
    <w:rsid w:val="00603A3A"/>
    <w:rsid w:val="00603CE5"/>
    <w:rsid w:val="00603E13"/>
    <w:rsid w:val="00603F21"/>
    <w:rsid w:val="0060414D"/>
    <w:rsid w:val="006042A8"/>
    <w:rsid w:val="00604309"/>
    <w:rsid w:val="00604433"/>
    <w:rsid w:val="00604459"/>
    <w:rsid w:val="006045D0"/>
    <w:rsid w:val="00604F3E"/>
    <w:rsid w:val="006052C6"/>
    <w:rsid w:val="00605321"/>
    <w:rsid w:val="006053E2"/>
    <w:rsid w:val="0060553F"/>
    <w:rsid w:val="00605613"/>
    <w:rsid w:val="006056A0"/>
    <w:rsid w:val="00605E26"/>
    <w:rsid w:val="00605FE9"/>
    <w:rsid w:val="0060610F"/>
    <w:rsid w:val="00606213"/>
    <w:rsid w:val="0060655A"/>
    <w:rsid w:val="00606617"/>
    <w:rsid w:val="006069CE"/>
    <w:rsid w:val="00606A06"/>
    <w:rsid w:val="00606A84"/>
    <w:rsid w:val="00606D0A"/>
    <w:rsid w:val="00606FDD"/>
    <w:rsid w:val="00607052"/>
    <w:rsid w:val="00607173"/>
    <w:rsid w:val="006076A0"/>
    <w:rsid w:val="00607709"/>
    <w:rsid w:val="0060796A"/>
    <w:rsid w:val="00607EEC"/>
    <w:rsid w:val="00607F20"/>
    <w:rsid w:val="00610055"/>
    <w:rsid w:val="006100DE"/>
    <w:rsid w:val="0061020C"/>
    <w:rsid w:val="006103F5"/>
    <w:rsid w:val="0061040B"/>
    <w:rsid w:val="006106FD"/>
    <w:rsid w:val="00610A0B"/>
    <w:rsid w:val="00610CF9"/>
    <w:rsid w:val="00610D30"/>
    <w:rsid w:val="00611066"/>
    <w:rsid w:val="006111F5"/>
    <w:rsid w:val="00611B82"/>
    <w:rsid w:val="00611DEC"/>
    <w:rsid w:val="00611E0B"/>
    <w:rsid w:val="00611E55"/>
    <w:rsid w:val="00611E9C"/>
    <w:rsid w:val="00612093"/>
    <w:rsid w:val="00612105"/>
    <w:rsid w:val="006122C8"/>
    <w:rsid w:val="0061231A"/>
    <w:rsid w:val="006124A3"/>
    <w:rsid w:val="006124D6"/>
    <w:rsid w:val="00612750"/>
    <w:rsid w:val="006127D1"/>
    <w:rsid w:val="00612C49"/>
    <w:rsid w:val="00612CC2"/>
    <w:rsid w:val="00612DAC"/>
    <w:rsid w:val="00612E19"/>
    <w:rsid w:val="00612F50"/>
    <w:rsid w:val="00613033"/>
    <w:rsid w:val="0061320D"/>
    <w:rsid w:val="00613261"/>
    <w:rsid w:val="00613304"/>
    <w:rsid w:val="00613400"/>
    <w:rsid w:val="00613547"/>
    <w:rsid w:val="00613BD6"/>
    <w:rsid w:val="00613BED"/>
    <w:rsid w:val="00613DBA"/>
    <w:rsid w:val="00613EF4"/>
    <w:rsid w:val="00613FD0"/>
    <w:rsid w:val="006144CA"/>
    <w:rsid w:val="006146E2"/>
    <w:rsid w:val="0061474D"/>
    <w:rsid w:val="00614896"/>
    <w:rsid w:val="00614996"/>
    <w:rsid w:val="006149E1"/>
    <w:rsid w:val="00614DC4"/>
    <w:rsid w:val="00614DCA"/>
    <w:rsid w:val="00614FEE"/>
    <w:rsid w:val="00615098"/>
    <w:rsid w:val="006150C9"/>
    <w:rsid w:val="0061514C"/>
    <w:rsid w:val="00615285"/>
    <w:rsid w:val="006159AB"/>
    <w:rsid w:val="00615B24"/>
    <w:rsid w:val="00615B71"/>
    <w:rsid w:val="00615B87"/>
    <w:rsid w:val="00615DD5"/>
    <w:rsid w:val="00616045"/>
    <w:rsid w:val="00616192"/>
    <w:rsid w:val="006161C7"/>
    <w:rsid w:val="00616362"/>
    <w:rsid w:val="0061637A"/>
    <w:rsid w:val="006164F5"/>
    <w:rsid w:val="006166C4"/>
    <w:rsid w:val="006166D3"/>
    <w:rsid w:val="0061681D"/>
    <w:rsid w:val="00616BB0"/>
    <w:rsid w:val="00616BF1"/>
    <w:rsid w:val="00616D23"/>
    <w:rsid w:val="00616E6F"/>
    <w:rsid w:val="00616E8F"/>
    <w:rsid w:val="00617136"/>
    <w:rsid w:val="00617587"/>
    <w:rsid w:val="00617648"/>
    <w:rsid w:val="00617B07"/>
    <w:rsid w:val="00617C1D"/>
    <w:rsid w:val="00617C76"/>
    <w:rsid w:val="00617D5A"/>
    <w:rsid w:val="00617EF9"/>
    <w:rsid w:val="00617F98"/>
    <w:rsid w:val="00617FCF"/>
    <w:rsid w:val="00620076"/>
    <w:rsid w:val="0062021E"/>
    <w:rsid w:val="006203F3"/>
    <w:rsid w:val="006203F9"/>
    <w:rsid w:val="00620507"/>
    <w:rsid w:val="00620660"/>
    <w:rsid w:val="00620AE4"/>
    <w:rsid w:val="00620B4F"/>
    <w:rsid w:val="00620B7F"/>
    <w:rsid w:val="00620D61"/>
    <w:rsid w:val="00620E25"/>
    <w:rsid w:val="00620F27"/>
    <w:rsid w:val="00621212"/>
    <w:rsid w:val="00621560"/>
    <w:rsid w:val="006215A7"/>
    <w:rsid w:val="006215C3"/>
    <w:rsid w:val="006217C6"/>
    <w:rsid w:val="006219F6"/>
    <w:rsid w:val="00621A0B"/>
    <w:rsid w:val="00621C4C"/>
    <w:rsid w:val="00622199"/>
    <w:rsid w:val="0062237E"/>
    <w:rsid w:val="006224FD"/>
    <w:rsid w:val="00622505"/>
    <w:rsid w:val="006228E8"/>
    <w:rsid w:val="006233A9"/>
    <w:rsid w:val="0062343F"/>
    <w:rsid w:val="0062345D"/>
    <w:rsid w:val="00623681"/>
    <w:rsid w:val="006236B4"/>
    <w:rsid w:val="006237BD"/>
    <w:rsid w:val="00623806"/>
    <w:rsid w:val="00623B0B"/>
    <w:rsid w:val="00623C0F"/>
    <w:rsid w:val="00623D6C"/>
    <w:rsid w:val="0062436C"/>
    <w:rsid w:val="00624B15"/>
    <w:rsid w:val="00624CC6"/>
    <w:rsid w:val="00624CD8"/>
    <w:rsid w:val="00624FB3"/>
    <w:rsid w:val="0062510C"/>
    <w:rsid w:val="00625416"/>
    <w:rsid w:val="0062547D"/>
    <w:rsid w:val="00625792"/>
    <w:rsid w:val="0062590B"/>
    <w:rsid w:val="00625A64"/>
    <w:rsid w:val="00625AB2"/>
    <w:rsid w:val="00625E5F"/>
    <w:rsid w:val="00625EBB"/>
    <w:rsid w:val="0062601C"/>
    <w:rsid w:val="00626099"/>
    <w:rsid w:val="006260D2"/>
    <w:rsid w:val="006261DD"/>
    <w:rsid w:val="00626230"/>
    <w:rsid w:val="0062679F"/>
    <w:rsid w:val="0062686D"/>
    <w:rsid w:val="00626894"/>
    <w:rsid w:val="00626B53"/>
    <w:rsid w:val="00626B7A"/>
    <w:rsid w:val="00626BF4"/>
    <w:rsid w:val="00626E2E"/>
    <w:rsid w:val="006272A8"/>
    <w:rsid w:val="0062758E"/>
    <w:rsid w:val="0062767A"/>
    <w:rsid w:val="006276EB"/>
    <w:rsid w:val="00627F71"/>
    <w:rsid w:val="00627FCE"/>
    <w:rsid w:val="006300A9"/>
    <w:rsid w:val="006301F2"/>
    <w:rsid w:val="0063037C"/>
    <w:rsid w:val="00630506"/>
    <w:rsid w:val="00630807"/>
    <w:rsid w:val="00630864"/>
    <w:rsid w:val="00630B30"/>
    <w:rsid w:val="00631215"/>
    <w:rsid w:val="0063131C"/>
    <w:rsid w:val="00631565"/>
    <w:rsid w:val="0063195E"/>
    <w:rsid w:val="00631B46"/>
    <w:rsid w:val="00631CE7"/>
    <w:rsid w:val="0063238C"/>
    <w:rsid w:val="00632E18"/>
    <w:rsid w:val="00632FE3"/>
    <w:rsid w:val="00633149"/>
    <w:rsid w:val="006331C5"/>
    <w:rsid w:val="0063329F"/>
    <w:rsid w:val="006332B5"/>
    <w:rsid w:val="00633309"/>
    <w:rsid w:val="006333BD"/>
    <w:rsid w:val="006335C2"/>
    <w:rsid w:val="00633815"/>
    <w:rsid w:val="0063385F"/>
    <w:rsid w:val="006339F4"/>
    <w:rsid w:val="00633A45"/>
    <w:rsid w:val="00633CC6"/>
    <w:rsid w:val="00633FC0"/>
    <w:rsid w:val="00634173"/>
    <w:rsid w:val="006341DB"/>
    <w:rsid w:val="00634283"/>
    <w:rsid w:val="00634388"/>
    <w:rsid w:val="0063445A"/>
    <w:rsid w:val="006344D6"/>
    <w:rsid w:val="006348FA"/>
    <w:rsid w:val="006352F3"/>
    <w:rsid w:val="00635370"/>
    <w:rsid w:val="0063545A"/>
    <w:rsid w:val="00635617"/>
    <w:rsid w:val="00635695"/>
    <w:rsid w:val="00635751"/>
    <w:rsid w:val="00635752"/>
    <w:rsid w:val="00635A14"/>
    <w:rsid w:val="00635DD2"/>
    <w:rsid w:val="00635FBF"/>
    <w:rsid w:val="00636090"/>
    <w:rsid w:val="006360C6"/>
    <w:rsid w:val="006361B5"/>
    <w:rsid w:val="006362F5"/>
    <w:rsid w:val="0063634E"/>
    <w:rsid w:val="0063666C"/>
    <w:rsid w:val="00636771"/>
    <w:rsid w:val="006369D8"/>
    <w:rsid w:val="00637002"/>
    <w:rsid w:val="00637275"/>
    <w:rsid w:val="0063755C"/>
    <w:rsid w:val="0063769F"/>
    <w:rsid w:val="006378F0"/>
    <w:rsid w:val="006379E2"/>
    <w:rsid w:val="00637AD6"/>
    <w:rsid w:val="00637C0F"/>
    <w:rsid w:val="00637F5E"/>
    <w:rsid w:val="0064001A"/>
    <w:rsid w:val="006401E7"/>
    <w:rsid w:val="0064042E"/>
    <w:rsid w:val="006407A6"/>
    <w:rsid w:val="00640B04"/>
    <w:rsid w:val="00640B48"/>
    <w:rsid w:val="00640BAD"/>
    <w:rsid w:val="00640F89"/>
    <w:rsid w:val="0064108A"/>
    <w:rsid w:val="00641245"/>
    <w:rsid w:val="006413C9"/>
    <w:rsid w:val="00641461"/>
    <w:rsid w:val="00641642"/>
    <w:rsid w:val="006418E5"/>
    <w:rsid w:val="00641A17"/>
    <w:rsid w:val="00641B50"/>
    <w:rsid w:val="00641E12"/>
    <w:rsid w:val="00641E60"/>
    <w:rsid w:val="00641E6C"/>
    <w:rsid w:val="00642317"/>
    <w:rsid w:val="00642330"/>
    <w:rsid w:val="006423D8"/>
    <w:rsid w:val="006423F1"/>
    <w:rsid w:val="006425CC"/>
    <w:rsid w:val="0064297D"/>
    <w:rsid w:val="00642CC0"/>
    <w:rsid w:val="00642D39"/>
    <w:rsid w:val="0064320C"/>
    <w:rsid w:val="006435FF"/>
    <w:rsid w:val="00643840"/>
    <w:rsid w:val="00643B6E"/>
    <w:rsid w:val="00643CAA"/>
    <w:rsid w:val="00643DDB"/>
    <w:rsid w:val="00643F85"/>
    <w:rsid w:val="006441C5"/>
    <w:rsid w:val="00644352"/>
    <w:rsid w:val="006443D3"/>
    <w:rsid w:val="00644444"/>
    <w:rsid w:val="00644884"/>
    <w:rsid w:val="0064496F"/>
    <w:rsid w:val="00644AC3"/>
    <w:rsid w:val="00644B44"/>
    <w:rsid w:val="00644B77"/>
    <w:rsid w:val="00644BE5"/>
    <w:rsid w:val="00645518"/>
    <w:rsid w:val="0064580E"/>
    <w:rsid w:val="00645A5D"/>
    <w:rsid w:val="00645FFD"/>
    <w:rsid w:val="006460BA"/>
    <w:rsid w:val="0064611D"/>
    <w:rsid w:val="0064620B"/>
    <w:rsid w:val="0064670A"/>
    <w:rsid w:val="006467DA"/>
    <w:rsid w:val="006469E7"/>
    <w:rsid w:val="00646B2A"/>
    <w:rsid w:val="00646C87"/>
    <w:rsid w:val="00646D9A"/>
    <w:rsid w:val="0064709B"/>
    <w:rsid w:val="006474E5"/>
    <w:rsid w:val="006476AA"/>
    <w:rsid w:val="00647854"/>
    <w:rsid w:val="006479BB"/>
    <w:rsid w:val="00647AA8"/>
    <w:rsid w:val="00647C80"/>
    <w:rsid w:val="00647F64"/>
    <w:rsid w:val="006500E0"/>
    <w:rsid w:val="006502FB"/>
    <w:rsid w:val="0065030E"/>
    <w:rsid w:val="006505DB"/>
    <w:rsid w:val="006509F8"/>
    <w:rsid w:val="00650A6D"/>
    <w:rsid w:val="00650C4E"/>
    <w:rsid w:val="00650C72"/>
    <w:rsid w:val="00650D72"/>
    <w:rsid w:val="00651188"/>
    <w:rsid w:val="006511C0"/>
    <w:rsid w:val="00651235"/>
    <w:rsid w:val="00651778"/>
    <w:rsid w:val="00651955"/>
    <w:rsid w:val="006519EC"/>
    <w:rsid w:val="00651D28"/>
    <w:rsid w:val="00651F11"/>
    <w:rsid w:val="00652082"/>
    <w:rsid w:val="00652187"/>
    <w:rsid w:val="0065231D"/>
    <w:rsid w:val="006527C2"/>
    <w:rsid w:val="0065284F"/>
    <w:rsid w:val="006528E7"/>
    <w:rsid w:val="006529AD"/>
    <w:rsid w:val="006529CF"/>
    <w:rsid w:val="00652A7C"/>
    <w:rsid w:val="00652B35"/>
    <w:rsid w:val="00652DB8"/>
    <w:rsid w:val="00653033"/>
    <w:rsid w:val="00653397"/>
    <w:rsid w:val="006534C4"/>
    <w:rsid w:val="006537F3"/>
    <w:rsid w:val="00653870"/>
    <w:rsid w:val="00653875"/>
    <w:rsid w:val="006538A4"/>
    <w:rsid w:val="00653948"/>
    <w:rsid w:val="00653A36"/>
    <w:rsid w:val="00653A76"/>
    <w:rsid w:val="00653CE4"/>
    <w:rsid w:val="00653E12"/>
    <w:rsid w:val="00653ECB"/>
    <w:rsid w:val="0065406F"/>
    <w:rsid w:val="006541E0"/>
    <w:rsid w:val="006542D7"/>
    <w:rsid w:val="00654312"/>
    <w:rsid w:val="0065432F"/>
    <w:rsid w:val="006543B0"/>
    <w:rsid w:val="0065481A"/>
    <w:rsid w:val="00654942"/>
    <w:rsid w:val="00654A26"/>
    <w:rsid w:val="00654A3B"/>
    <w:rsid w:val="00654CA7"/>
    <w:rsid w:val="00654E0A"/>
    <w:rsid w:val="00654E97"/>
    <w:rsid w:val="0065548D"/>
    <w:rsid w:val="0065565D"/>
    <w:rsid w:val="006557F1"/>
    <w:rsid w:val="00655994"/>
    <w:rsid w:val="00655D30"/>
    <w:rsid w:val="00655E05"/>
    <w:rsid w:val="006560B8"/>
    <w:rsid w:val="006561C0"/>
    <w:rsid w:val="006561F6"/>
    <w:rsid w:val="00656232"/>
    <w:rsid w:val="0065626B"/>
    <w:rsid w:val="00656317"/>
    <w:rsid w:val="00656372"/>
    <w:rsid w:val="0065673C"/>
    <w:rsid w:val="006567D4"/>
    <w:rsid w:val="00656A41"/>
    <w:rsid w:val="00656B92"/>
    <w:rsid w:val="00656DE5"/>
    <w:rsid w:val="00656FDC"/>
    <w:rsid w:val="00656FE2"/>
    <w:rsid w:val="006573D3"/>
    <w:rsid w:val="006574A3"/>
    <w:rsid w:val="0065761D"/>
    <w:rsid w:val="006577F5"/>
    <w:rsid w:val="006578F9"/>
    <w:rsid w:val="00657AF6"/>
    <w:rsid w:val="00657B6F"/>
    <w:rsid w:val="00657C97"/>
    <w:rsid w:val="00657F60"/>
    <w:rsid w:val="0066002A"/>
    <w:rsid w:val="006600CD"/>
    <w:rsid w:val="006604B6"/>
    <w:rsid w:val="00660FA0"/>
    <w:rsid w:val="00661042"/>
    <w:rsid w:val="00661100"/>
    <w:rsid w:val="006611FC"/>
    <w:rsid w:val="006617C8"/>
    <w:rsid w:val="00661CA3"/>
    <w:rsid w:val="00661E02"/>
    <w:rsid w:val="00661FB3"/>
    <w:rsid w:val="00661FE8"/>
    <w:rsid w:val="00662094"/>
    <w:rsid w:val="00662214"/>
    <w:rsid w:val="0066242A"/>
    <w:rsid w:val="006624B0"/>
    <w:rsid w:val="00662B7A"/>
    <w:rsid w:val="00662F49"/>
    <w:rsid w:val="006631A7"/>
    <w:rsid w:val="0066360A"/>
    <w:rsid w:val="006638EC"/>
    <w:rsid w:val="0066391B"/>
    <w:rsid w:val="00663BB8"/>
    <w:rsid w:val="00663BBF"/>
    <w:rsid w:val="00663C50"/>
    <w:rsid w:val="00663ECB"/>
    <w:rsid w:val="006644F7"/>
    <w:rsid w:val="00664787"/>
    <w:rsid w:val="006648CC"/>
    <w:rsid w:val="00664AD0"/>
    <w:rsid w:val="00664C07"/>
    <w:rsid w:val="00664E25"/>
    <w:rsid w:val="00664F6C"/>
    <w:rsid w:val="0066510A"/>
    <w:rsid w:val="006651E4"/>
    <w:rsid w:val="00665292"/>
    <w:rsid w:val="006656C5"/>
    <w:rsid w:val="00665A86"/>
    <w:rsid w:val="00665B33"/>
    <w:rsid w:val="00665D02"/>
    <w:rsid w:val="00665DFA"/>
    <w:rsid w:val="00665F1F"/>
    <w:rsid w:val="006660A4"/>
    <w:rsid w:val="0066610C"/>
    <w:rsid w:val="006662B4"/>
    <w:rsid w:val="006662F7"/>
    <w:rsid w:val="00666375"/>
    <w:rsid w:val="0066653E"/>
    <w:rsid w:val="0066664E"/>
    <w:rsid w:val="0066672B"/>
    <w:rsid w:val="00666A99"/>
    <w:rsid w:val="00666B0D"/>
    <w:rsid w:val="00666B30"/>
    <w:rsid w:val="00666B64"/>
    <w:rsid w:val="00666ED0"/>
    <w:rsid w:val="00666F19"/>
    <w:rsid w:val="00667294"/>
    <w:rsid w:val="00667496"/>
    <w:rsid w:val="00667511"/>
    <w:rsid w:val="006675AA"/>
    <w:rsid w:val="00667677"/>
    <w:rsid w:val="00667695"/>
    <w:rsid w:val="00667AF7"/>
    <w:rsid w:val="00667F55"/>
    <w:rsid w:val="00670032"/>
    <w:rsid w:val="006706B0"/>
    <w:rsid w:val="006706E9"/>
    <w:rsid w:val="006708C1"/>
    <w:rsid w:val="0067099B"/>
    <w:rsid w:val="00670B5A"/>
    <w:rsid w:val="00670B5D"/>
    <w:rsid w:val="00670BCF"/>
    <w:rsid w:val="00670D8A"/>
    <w:rsid w:val="00670DE6"/>
    <w:rsid w:val="00670E3B"/>
    <w:rsid w:val="00670FA9"/>
    <w:rsid w:val="006710D0"/>
    <w:rsid w:val="00671548"/>
    <w:rsid w:val="00671691"/>
    <w:rsid w:val="00671731"/>
    <w:rsid w:val="00671742"/>
    <w:rsid w:val="00671835"/>
    <w:rsid w:val="00671837"/>
    <w:rsid w:val="00671885"/>
    <w:rsid w:val="00671906"/>
    <w:rsid w:val="00671A42"/>
    <w:rsid w:val="00671BBD"/>
    <w:rsid w:val="00671D9B"/>
    <w:rsid w:val="00671F9C"/>
    <w:rsid w:val="006721F2"/>
    <w:rsid w:val="00672234"/>
    <w:rsid w:val="0067228D"/>
    <w:rsid w:val="0067233C"/>
    <w:rsid w:val="00672401"/>
    <w:rsid w:val="00672508"/>
    <w:rsid w:val="00672544"/>
    <w:rsid w:val="0067295D"/>
    <w:rsid w:val="00672B1C"/>
    <w:rsid w:val="00672E3D"/>
    <w:rsid w:val="00672EC5"/>
    <w:rsid w:val="006731C4"/>
    <w:rsid w:val="0067323F"/>
    <w:rsid w:val="00673570"/>
    <w:rsid w:val="006735DC"/>
    <w:rsid w:val="006736C1"/>
    <w:rsid w:val="00673D2E"/>
    <w:rsid w:val="00674047"/>
    <w:rsid w:val="00674248"/>
    <w:rsid w:val="006742D4"/>
    <w:rsid w:val="0067449A"/>
    <w:rsid w:val="0067466D"/>
    <w:rsid w:val="00674791"/>
    <w:rsid w:val="00674833"/>
    <w:rsid w:val="00674840"/>
    <w:rsid w:val="0067490C"/>
    <w:rsid w:val="00674A38"/>
    <w:rsid w:val="00674BAB"/>
    <w:rsid w:val="00674F6E"/>
    <w:rsid w:val="0067504F"/>
    <w:rsid w:val="00675122"/>
    <w:rsid w:val="0067550E"/>
    <w:rsid w:val="006755D0"/>
    <w:rsid w:val="00675622"/>
    <w:rsid w:val="0067565B"/>
    <w:rsid w:val="00675743"/>
    <w:rsid w:val="0067574E"/>
    <w:rsid w:val="00675816"/>
    <w:rsid w:val="006758EA"/>
    <w:rsid w:val="00675AA9"/>
    <w:rsid w:val="00675DC1"/>
    <w:rsid w:val="00675EA4"/>
    <w:rsid w:val="006760E6"/>
    <w:rsid w:val="00676138"/>
    <w:rsid w:val="00676B40"/>
    <w:rsid w:val="00676F10"/>
    <w:rsid w:val="00676F22"/>
    <w:rsid w:val="00676FD2"/>
    <w:rsid w:val="00677043"/>
    <w:rsid w:val="00677220"/>
    <w:rsid w:val="0067740D"/>
    <w:rsid w:val="0067755F"/>
    <w:rsid w:val="00677658"/>
    <w:rsid w:val="006777A2"/>
    <w:rsid w:val="006778EB"/>
    <w:rsid w:val="00677A79"/>
    <w:rsid w:val="00677AFD"/>
    <w:rsid w:val="00677CB4"/>
    <w:rsid w:val="00677E2A"/>
    <w:rsid w:val="00680093"/>
    <w:rsid w:val="0068029A"/>
    <w:rsid w:val="006804D6"/>
    <w:rsid w:val="006804DB"/>
    <w:rsid w:val="006805C6"/>
    <w:rsid w:val="00680832"/>
    <w:rsid w:val="00680BFD"/>
    <w:rsid w:val="0068115D"/>
    <w:rsid w:val="006813E6"/>
    <w:rsid w:val="006815FD"/>
    <w:rsid w:val="00681645"/>
    <w:rsid w:val="006817D1"/>
    <w:rsid w:val="00681A52"/>
    <w:rsid w:val="00681CE7"/>
    <w:rsid w:val="00681F3F"/>
    <w:rsid w:val="0068239C"/>
    <w:rsid w:val="006824EE"/>
    <w:rsid w:val="006827B6"/>
    <w:rsid w:val="0068287F"/>
    <w:rsid w:val="006828D1"/>
    <w:rsid w:val="00682900"/>
    <w:rsid w:val="00682ABB"/>
    <w:rsid w:val="00682CDA"/>
    <w:rsid w:val="00683058"/>
    <w:rsid w:val="006830B5"/>
    <w:rsid w:val="006830F3"/>
    <w:rsid w:val="00683142"/>
    <w:rsid w:val="006831E6"/>
    <w:rsid w:val="006833C2"/>
    <w:rsid w:val="0068344D"/>
    <w:rsid w:val="006834A1"/>
    <w:rsid w:val="006834AA"/>
    <w:rsid w:val="0068358C"/>
    <w:rsid w:val="006836A4"/>
    <w:rsid w:val="00683755"/>
    <w:rsid w:val="006838DD"/>
    <w:rsid w:val="00683942"/>
    <w:rsid w:val="00683A0F"/>
    <w:rsid w:val="00683AFE"/>
    <w:rsid w:val="00683D9F"/>
    <w:rsid w:val="00683E5C"/>
    <w:rsid w:val="00683E95"/>
    <w:rsid w:val="00683ECA"/>
    <w:rsid w:val="006840C9"/>
    <w:rsid w:val="006841E5"/>
    <w:rsid w:val="006844AB"/>
    <w:rsid w:val="006845B0"/>
    <w:rsid w:val="006847D4"/>
    <w:rsid w:val="006847FC"/>
    <w:rsid w:val="006849FB"/>
    <w:rsid w:val="00684B85"/>
    <w:rsid w:val="00684C42"/>
    <w:rsid w:val="00684C53"/>
    <w:rsid w:val="00684E05"/>
    <w:rsid w:val="00685050"/>
    <w:rsid w:val="0068518C"/>
    <w:rsid w:val="006854C7"/>
    <w:rsid w:val="00685B15"/>
    <w:rsid w:val="00685D22"/>
    <w:rsid w:val="00685EAA"/>
    <w:rsid w:val="00686380"/>
    <w:rsid w:val="006863F1"/>
    <w:rsid w:val="0068647F"/>
    <w:rsid w:val="006866D2"/>
    <w:rsid w:val="006869AA"/>
    <w:rsid w:val="00686AC1"/>
    <w:rsid w:val="00686AEF"/>
    <w:rsid w:val="00686B23"/>
    <w:rsid w:val="00687002"/>
    <w:rsid w:val="00687204"/>
    <w:rsid w:val="006872ED"/>
    <w:rsid w:val="006873FE"/>
    <w:rsid w:val="00687466"/>
    <w:rsid w:val="006874B5"/>
    <w:rsid w:val="00687652"/>
    <w:rsid w:val="006879FB"/>
    <w:rsid w:val="00687B5C"/>
    <w:rsid w:val="00687C7A"/>
    <w:rsid w:val="00687E9B"/>
    <w:rsid w:val="00687EED"/>
    <w:rsid w:val="00687F4C"/>
    <w:rsid w:val="00687FDF"/>
    <w:rsid w:val="00690024"/>
    <w:rsid w:val="0069011D"/>
    <w:rsid w:val="006904B4"/>
    <w:rsid w:val="006906FA"/>
    <w:rsid w:val="00690D01"/>
    <w:rsid w:val="00690DA1"/>
    <w:rsid w:val="00690F06"/>
    <w:rsid w:val="00691134"/>
    <w:rsid w:val="00691186"/>
    <w:rsid w:val="00691431"/>
    <w:rsid w:val="00691668"/>
    <w:rsid w:val="00691737"/>
    <w:rsid w:val="00691800"/>
    <w:rsid w:val="00691861"/>
    <w:rsid w:val="00691A70"/>
    <w:rsid w:val="00691FD3"/>
    <w:rsid w:val="00692011"/>
    <w:rsid w:val="00692367"/>
    <w:rsid w:val="006926CF"/>
    <w:rsid w:val="006926F8"/>
    <w:rsid w:val="0069285F"/>
    <w:rsid w:val="00692988"/>
    <w:rsid w:val="00692A70"/>
    <w:rsid w:val="00692C55"/>
    <w:rsid w:val="00692E41"/>
    <w:rsid w:val="0069303B"/>
    <w:rsid w:val="00693059"/>
    <w:rsid w:val="00693261"/>
    <w:rsid w:val="006933B9"/>
    <w:rsid w:val="0069354B"/>
    <w:rsid w:val="0069360F"/>
    <w:rsid w:val="0069396F"/>
    <w:rsid w:val="00693971"/>
    <w:rsid w:val="00693B91"/>
    <w:rsid w:val="00693D39"/>
    <w:rsid w:val="00693DE8"/>
    <w:rsid w:val="00693ED5"/>
    <w:rsid w:val="00693F58"/>
    <w:rsid w:val="00693FCE"/>
    <w:rsid w:val="00694400"/>
    <w:rsid w:val="0069448E"/>
    <w:rsid w:val="0069452A"/>
    <w:rsid w:val="00694AB6"/>
    <w:rsid w:val="00694C9D"/>
    <w:rsid w:val="00694D66"/>
    <w:rsid w:val="00694F77"/>
    <w:rsid w:val="006950D0"/>
    <w:rsid w:val="00695105"/>
    <w:rsid w:val="006953CC"/>
    <w:rsid w:val="00695446"/>
    <w:rsid w:val="006956F9"/>
    <w:rsid w:val="0069582F"/>
    <w:rsid w:val="00695B1D"/>
    <w:rsid w:val="00695B37"/>
    <w:rsid w:val="00695C87"/>
    <w:rsid w:val="00695D6D"/>
    <w:rsid w:val="00695DDD"/>
    <w:rsid w:val="00695E1B"/>
    <w:rsid w:val="00696011"/>
    <w:rsid w:val="0069608B"/>
    <w:rsid w:val="006962D1"/>
    <w:rsid w:val="006962EF"/>
    <w:rsid w:val="0069639F"/>
    <w:rsid w:val="006969D1"/>
    <w:rsid w:val="00696A7B"/>
    <w:rsid w:val="00696BFC"/>
    <w:rsid w:val="00696F17"/>
    <w:rsid w:val="00696F61"/>
    <w:rsid w:val="00696F88"/>
    <w:rsid w:val="00697071"/>
    <w:rsid w:val="006972B9"/>
    <w:rsid w:val="00697413"/>
    <w:rsid w:val="006974DF"/>
    <w:rsid w:val="006977A7"/>
    <w:rsid w:val="006977B8"/>
    <w:rsid w:val="0069786C"/>
    <w:rsid w:val="006978C1"/>
    <w:rsid w:val="006978E2"/>
    <w:rsid w:val="0069798F"/>
    <w:rsid w:val="0069799B"/>
    <w:rsid w:val="00697CE6"/>
    <w:rsid w:val="00697DBF"/>
    <w:rsid w:val="00697ECB"/>
    <w:rsid w:val="00697FAE"/>
    <w:rsid w:val="006A0020"/>
    <w:rsid w:val="006A005E"/>
    <w:rsid w:val="006A00AA"/>
    <w:rsid w:val="006A017F"/>
    <w:rsid w:val="006A01A5"/>
    <w:rsid w:val="006A01E8"/>
    <w:rsid w:val="006A0512"/>
    <w:rsid w:val="006A0518"/>
    <w:rsid w:val="006A0562"/>
    <w:rsid w:val="006A07B9"/>
    <w:rsid w:val="006A0836"/>
    <w:rsid w:val="006A0CBE"/>
    <w:rsid w:val="006A0FC6"/>
    <w:rsid w:val="006A0FC8"/>
    <w:rsid w:val="006A1575"/>
    <w:rsid w:val="006A1750"/>
    <w:rsid w:val="006A1827"/>
    <w:rsid w:val="006A1AAC"/>
    <w:rsid w:val="006A1B55"/>
    <w:rsid w:val="006A1C44"/>
    <w:rsid w:val="006A1CE4"/>
    <w:rsid w:val="006A1EF8"/>
    <w:rsid w:val="006A1F91"/>
    <w:rsid w:val="006A1FC5"/>
    <w:rsid w:val="006A235A"/>
    <w:rsid w:val="006A242D"/>
    <w:rsid w:val="006A2614"/>
    <w:rsid w:val="006A2888"/>
    <w:rsid w:val="006A29DE"/>
    <w:rsid w:val="006A2C36"/>
    <w:rsid w:val="006A2D64"/>
    <w:rsid w:val="006A2FA5"/>
    <w:rsid w:val="006A30CB"/>
    <w:rsid w:val="006A312B"/>
    <w:rsid w:val="006A3606"/>
    <w:rsid w:val="006A3617"/>
    <w:rsid w:val="006A3773"/>
    <w:rsid w:val="006A3B26"/>
    <w:rsid w:val="006A3E54"/>
    <w:rsid w:val="006A4049"/>
    <w:rsid w:val="006A414A"/>
    <w:rsid w:val="006A42A2"/>
    <w:rsid w:val="006A438B"/>
    <w:rsid w:val="006A453A"/>
    <w:rsid w:val="006A461E"/>
    <w:rsid w:val="006A4899"/>
    <w:rsid w:val="006A48BC"/>
    <w:rsid w:val="006A4A3F"/>
    <w:rsid w:val="006A4C1E"/>
    <w:rsid w:val="006A4D45"/>
    <w:rsid w:val="006A4F62"/>
    <w:rsid w:val="006A5184"/>
    <w:rsid w:val="006A5253"/>
    <w:rsid w:val="006A5372"/>
    <w:rsid w:val="006A55C1"/>
    <w:rsid w:val="006A56D6"/>
    <w:rsid w:val="006A5886"/>
    <w:rsid w:val="006A58C2"/>
    <w:rsid w:val="006A5CC7"/>
    <w:rsid w:val="006A5D65"/>
    <w:rsid w:val="006A5E0D"/>
    <w:rsid w:val="006A5E91"/>
    <w:rsid w:val="006A5FB6"/>
    <w:rsid w:val="006A6713"/>
    <w:rsid w:val="006A6869"/>
    <w:rsid w:val="006A6BED"/>
    <w:rsid w:val="006A6C27"/>
    <w:rsid w:val="006A6CF5"/>
    <w:rsid w:val="006A6DDD"/>
    <w:rsid w:val="006A6DEB"/>
    <w:rsid w:val="006A6F16"/>
    <w:rsid w:val="006A70E9"/>
    <w:rsid w:val="006A7235"/>
    <w:rsid w:val="006A734F"/>
    <w:rsid w:val="006A7534"/>
    <w:rsid w:val="006A76AB"/>
    <w:rsid w:val="006A772C"/>
    <w:rsid w:val="006A7847"/>
    <w:rsid w:val="006A7957"/>
    <w:rsid w:val="006A7B88"/>
    <w:rsid w:val="006A7D92"/>
    <w:rsid w:val="006A7D99"/>
    <w:rsid w:val="006A7DD5"/>
    <w:rsid w:val="006A7EB0"/>
    <w:rsid w:val="006A7FB1"/>
    <w:rsid w:val="006B00F3"/>
    <w:rsid w:val="006B0236"/>
    <w:rsid w:val="006B0274"/>
    <w:rsid w:val="006B032E"/>
    <w:rsid w:val="006B03DB"/>
    <w:rsid w:val="006B041F"/>
    <w:rsid w:val="006B06F5"/>
    <w:rsid w:val="006B0891"/>
    <w:rsid w:val="006B0D91"/>
    <w:rsid w:val="006B0F8F"/>
    <w:rsid w:val="006B1002"/>
    <w:rsid w:val="006B10F7"/>
    <w:rsid w:val="006B153E"/>
    <w:rsid w:val="006B16A3"/>
    <w:rsid w:val="006B1C42"/>
    <w:rsid w:val="006B1FBC"/>
    <w:rsid w:val="006B1FF8"/>
    <w:rsid w:val="006B203C"/>
    <w:rsid w:val="006B2285"/>
    <w:rsid w:val="006B2A53"/>
    <w:rsid w:val="006B2B93"/>
    <w:rsid w:val="006B2E98"/>
    <w:rsid w:val="006B324A"/>
    <w:rsid w:val="006B3286"/>
    <w:rsid w:val="006B3674"/>
    <w:rsid w:val="006B396D"/>
    <w:rsid w:val="006B39F3"/>
    <w:rsid w:val="006B3D18"/>
    <w:rsid w:val="006B3DE9"/>
    <w:rsid w:val="006B3F7F"/>
    <w:rsid w:val="006B413C"/>
    <w:rsid w:val="006B43AD"/>
    <w:rsid w:val="006B441F"/>
    <w:rsid w:val="006B4459"/>
    <w:rsid w:val="006B48D0"/>
    <w:rsid w:val="006B4AEE"/>
    <w:rsid w:val="006B4C2C"/>
    <w:rsid w:val="006B4E3E"/>
    <w:rsid w:val="006B5219"/>
    <w:rsid w:val="006B52A0"/>
    <w:rsid w:val="006B535F"/>
    <w:rsid w:val="006B56AC"/>
    <w:rsid w:val="006B585A"/>
    <w:rsid w:val="006B5B65"/>
    <w:rsid w:val="006B5CE1"/>
    <w:rsid w:val="006B5E16"/>
    <w:rsid w:val="006B5E28"/>
    <w:rsid w:val="006B62A5"/>
    <w:rsid w:val="006B63DB"/>
    <w:rsid w:val="006B6476"/>
    <w:rsid w:val="006B6A22"/>
    <w:rsid w:val="006B6B69"/>
    <w:rsid w:val="006B6BB8"/>
    <w:rsid w:val="006B6D53"/>
    <w:rsid w:val="006B6DCF"/>
    <w:rsid w:val="006B6E21"/>
    <w:rsid w:val="006B7029"/>
    <w:rsid w:val="006B71EF"/>
    <w:rsid w:val="006B72DD"/>
    <w:rsid w:val="006B734F"/>
    <w:rsid w:val="006B7379"/>
    <w:rsid w:val="006B7597"/>
    <w:rsid w:val="006B79B8"/>
    <w:rsid w:val="006B79F0"/>
    <w:rsid w:val="006B7AD1"/>
    <w:rsid w:val="006B7B5A"/>
    <w:rsid w:val="006B7C1F"/>
    <w:rsid w:val="006B7D67"/>
    <w:rsid w:val="006B7E82"/>
    <w:rsid w:val="006C001A"/>
    <w:rsid w:val="006C0020"/>
    <w:rsid w:val="006C023A"/>
    <w:rsid w:val="006C029D"/>
    <w:rsid w:val="006C032B"/>
    <w:rsid w:val="006C0499"/>
    <w:rsid w:val="006C05CC"/>
    <w:rsid w:val="006C0C05"/>
    <w:rsid w:val="006C0C9B"/>
    <w:rsid w:val="006C0E02"/>
    <w:rsid w:val="006C0F4B"/>
    <w:rsid w:val="006C123F"/>
    <w:rsid w:val="006C12B7"/>
    <w:rsid w:val="006C1879"/>
    <w:rsid w:val="006C1C0C"/>
    <w:rsid w:val="006C1C4D"/>
    <w:rsid w:val="006C1DC6"/>
    <w:rsid w:val="006C1F16"/>
    <w:rsid w:val="006C1FDC"/>
    <w:rsid w:val="006C208E"/>
    <w:rsid w:val="006C216C"/>
    <w:rsid w:val="006C21A8"/>
    <w:rsid w:val="006C21C9"/>
    <w:rsid w:val="006C28E7"/>
    <w:rsid w:val="006C292F"/>
    <w:rsid w:val="006C295C"/>
    <w:rsid w:val="006C2A62"/>
    <w:rsid w:val="006C2B3E"/>
    <w:rsid w:val="006C2C95"/>
    <w:rsid w:val="006C2DC7"/>
    <w:rsid w:val="006C303B"/>
    <w:rsid w:val="006C33A8"/>
    <w:rsid w:val="006C34B5"/>
    <w:rsid w:val="006C361E"/>
    <w:rsid w:val="006C37E9"/>
    <w:rsid w:val="006C3846"/>
    <w:rsid w:val="006C38BF"/>
    <w:rsid w:val="006C3B45"/>
    <w:rsid w:val="006C3CC2"/>
    <w:rsid w:val="006C3D7C"/>
    <w:rsid w:val="006C3E66"/>
    <w:rsid w:val="006C400D"/>
    <w:rsid w:val="006C4094"/>
    <w:rsid w:val="006C4B01"/>
    <w:rsid w:val="006C4CE5"/>
    <w:rsid w:val="006C4E65"/>
    <w:rsid w:val="006C505A"/>
    <w:rsid w:val="006C518D"/>
    <w:rsid w:val="006C525B"/>
    <w:rsid w:val="006C526A"/>
    <w:rsid w:val="006C5417"/>
    <w:rsid w:val="006C569A"/>
    <w:rsid w:val="006C57F9"/>
    <w:rsid w:val="006C5921"/>
    <w:rsid w:val="006C5950"/>
    <w:rsid w:val="006C5CDC"/>
    <w:rsid w:val="006C6110"/>
    <w:rsid w:val="006C6125"/>
    <w:rsid w:val="006C61CA"/>
    <w:rsid w:val="006C622E"/>
    <w:rsid w:val="006C64A8"/>
    <w:rsid w:val="006C656B"/>
    <w:rsid w:val="006C678B"/>
    <w:rsid w:val="006C690F"/>
    <w:rsid w:val="006C6A5C"/>
    <w:rsid w:val="006C6C11"/>
    <w:rsid w:val="006C6D83"/>
    <w:rsid w:val="006C6D90"/>
    <w:rsid w:val="006C6DFE"/>
    <w:rsid w:val="006C7016"/>
    <w:rsid w:val="006C7417"/>
    <w:rsid w:val="006C7613"/>
    <w:rsid w:val="006C7669"/>
    <w:rsid w:val="006C7876"/>
    <w:rsid w:val="006C797E"/>
    <w:rsid w:val="006C7D6B"/>
    <w:rsid w:val="006C7D7A"/>
    <w:rsid w:val="006C7ECD"/>
    <w:rsid w:val="006C7EE6"/>
    <w:rsid w:val="006D006E"/>
    <w:rsid w:val="006D016B"/>
    <w:rsid w:val="006D0259"/>
    <w:rsid w:val="006D058B"/>
    <w:rsid w:val="006D0C77"/>
    <w:rsid w:val="006D0D8C"/>
    <w:rsid w:val="006D0F41"/>
    <w:rsid w:val="006D1045"/>
    <w:rsid w:val="006D18BE"/>
    <w:rsid w:val="006D1A91"/>
    <w:rsid w:val="006D1A97"/>
    <w:rsid w:val="006D1BD3"/>
    <w:rsid w:val="006D1BFA"/>
    <w:rsid w:val="006D1D31"/>
    <w:rsid w:val="006D1F4F"/>
    <w:rsid w:val="006D2252"/>
    <w:rsid w:val="006D2305"/>
    <w:rsid w:val="006D2562"/>
    <w:rsid w:val="006D25F1"/>
    <w:rsid w:val="006D2636"/>
    <w:rsid w:val="006D2822"/>
    <w:rsid w:val="006D2CD1"/>
    <w:rsid w:val="006D2D39"/>
    <w:rsid w:val="006D2D4F"/>
    <w:rsid w:val="006D2E3A"/>
    <w:rsid w:val="006D2E4C"/>
    <w:rsid w:val="006D2F99"/>
    <w:rsid w:val="006D2FAF"/>
    <w:rsid w:val="006D34C1"/>
    <w:rsid w:val="006D357E"/>
    <w:rsid w:val="006D381B"/>
    <w:rsid w:val="006D382D"/>
    <w:rsid w:val="006D3C83"/>
    <w:rsid w:val="006D3E98"/>
    <w:rsid w:val="006D40EB"/>
    <w:rsid w:val="006D41C7"/>
    <w:rsid w:val="006D41D7"/>
    <w:rsid w:val="006D494C"/>
    <w:rsid w:val="006D4C0F"/>
    <w:rsid w:val="006D4C75"/>
    <w:rsid w:val="006D4D35"/>
    <w:rsid w:val="006D506F"/>
    <w:rsid w:val="006D5117"/>
    <w:rsid w:val="006D52F6"/>
    <w:rsid w:val="006D54E9"/>
    <w:rsid w:val="006D56D7"/>
    <w:rsid w:val="006D587A"/>
    <w:rsid w:val="006D5A78"/>
    <w:rsid w:val="006D5B4B"/>
    <w:rsid w:val="006D5BEF"/>
    <w:rsid w:val="006D5CBE"/>
    <w:rsid w:val="006D5DBF"/>
    <w:rsid w:val="006D60E4"/>
    <w:rsid w:val="006D61A1"/>
    <w:rsid w:val="006D621F"/>
    <w:rsid w:val="006D622E"/>
    <w:rsid w:val="006D62F1"/>
    <w:rsid w:val="006D6643"/>
    <w:rsid w:val="006D66CA"/>
    <w:rsid w:val="006D66DC"/>
    <w:rsid w:val="006D690E"/>
    <w:rsid w:val="006D692A"/>
    <w:rsid w:val="006D696C"/>
    <w:rsid w:val="006D6CB5"/>
    <w:rsid w:val="006D6D21"/>
    <w:rsid w:val="006D71B3"/>
    <w:rsid w:val="006D7308"/>
    <w:rsid w:val="006D7356"/>
    <w:rsid w:val="006D73F2"/>
    <w:rsid w:val="006D7500"/>
    <w:rsid w:val="006D75FC"/>
    <w:rsid w:val="006D7656"/>
    <w:rsid w:val="006D7667"/>
    <w:rsid w:val="006D773A"/>
    <w:rsid w:val="006D789E"/>
    <w:rsid w:val="006D7A1D"/>
    <w:rsid w:val="006D7E7E"/>
    <w:rsid w:val="006D7FB9"/>
    <w:rsid w:val="006E0044"/>
    <w:rsid w:val="006E01A8"/>
    <w:rsid w:val="006E06BC"/>
    <w:rsid w:val="006E090C"/>
    <w:rsid w:val="006E09E0"/>
    <w:rsid w:val="006E0A27"/>
    <w:rsid w:val="006E0C69"/>
    <w:rsid w:val="006E0DE8"/>
    <w:rsid w:val="006E0FF1"/>
    <w:rsid w:val="006E1202"/>
    <w:rsid w:val="006E12EA"/>
    <w:rsid w:val="006E1365"/>
    <w:rsid w:val="006E144B"/>
    <w:rsid w:val="006E18A4"/>
    <w:rsid w:val="006E18D3"/>
    <w:rsid w:val="006E1C45"/>
    <w:rsid w:val="006E1CBB"/>
    <w:rsid w:val="006E1CCF"/>
    <w:rsid w:val="006E1E25"/>
    <w:rsid w:val="006E2088"/>
    <w:rsid w:val="006E216F"/>
    <w:rsid w:val="006E21A8"/>
    <w:rsid w:val="006E2209"/>
    <w:rsid w:val="006E22B6"/>
    <w:rsid w:val="006E22FF"/>
    <w:rsid w:val="006E2656"/>
    <w:rsid w:val="006E26C9"/>
    <w:rsid w:val="006E27B4"/>
    <w:rsid w:val="006E2873"/>
    <w:rsid w:val="006E2997"/>
    <w:rsid w:val="006E2C72"/>
    <w:rsid w:val="006E2FAA"/>
    <w:rsid w:val="006E30FE"/>
    <w:rsid w:val="006E3225"/>
    <w:rsid w:val="006E36BA"/>
    <w:rsid w:val="006E393A"/>
    <w:rsid w:val="006E3BD7"/>
    <w:rsid w:val="006E40BE"/>
    <w:rsid w:val="006E4146"/>
    <w:rsid w:val="006E414E"/>
    <w:rsid w:val="006E41BA"/>
    <w:rsid w:val="006E480D"/>
    <w:rsid w:val="006E48AF"/>
    <w:rsid w:val="006E4CE7"/>
    <w:rsid w:val="006E4E19"/>
    <w:rsid w:val="006E5319"/>
    <w:rsid w:val="006E5617"/>
    <w:rsid w:val="006E5A01"/>
    <w:rsid w:val="006E5A54"/>
    <w:rsid w:val="006E5A9E"/>
    <w:rsid w:val="006E6265"/>
    <w:rsid w:val="006E6504"/>
    <w:rsid w:val="006E68F8"/>
    <w:rsid w:val="006E6BA4"/>
    <w:rsid w:val="006E6D7F"/>
    <w:rsid w:val="006E6D83"/>
    <w:rsid w:val="006E7029"/>
    <w:rsid w:val="006E75B6"/>
    <w:rsid w:val="006E7703"/>
    <w:rsid w:val="006E770C"/>
    <w:rsid w:val="006E7723"/>
    <w:rsid w:val="006E7A5B"/>
    <w:rsid w:val="006E7D0E"/>
    <w:rsid w:val="006E7F88"/>
    <w:rsid w:val="006F00CB"/>
    <w:rsid w:val="006F01F6"/>
    <w:rsid w:val="006F036D"/>
    <w:rsid w:val="006F056E"/>
    <w:rsid w:val="006F06BE"/>
    <w:rsid w:val="006F07AE"/>
    <w:rsid w:val="006F0AF2"/>
    <w:rsid w:val="006F0B07"/>
    <w:rsid w:val="006F0BE7"/>
    <w:rsid w:val="006F1057"/>
    <w:rsid w:val="006F10DE"/>
    <w:rsid w:val="006F112C"/>
    <w:rsid w:val="006F11BC"/>
    <w:rsid w:val="006F12C8"/>
    <w:rsid w:val="006F1790"/>
    <w:rsid w:val="006F17A9"/>
    <w:rsid w:val="006F17E8"/>
    <w:rsid w:val="006F1831"/>
    <w:rsid w:val="006F189A"/>
    <w:rsid w:val="006F18A6"/>
    <w:rsid w:val="006F1B45"/>
    <w:rsid w:val="006F1B61"/>
    <w:rsid w:val="006F1B72"/>
    <w:rsid w:val="006F1BE2"/>
    <w:rsid w:val="006F1BFF"/>
    <w:rsid w:val="006F1D18"/>
    <w:rsid w:val="006F1E9C"/>
    <w:rsid w:val="006F214D"/>
    <w:rsid w:val="006F2161"/>
    <w:rsid w:val="006F2302"/>
    <w:rsid w:val="006F236A"/>
    <w:rsid w:val="006F23DC"/>
    <w:rsid w:val="006F2617"/>
    <w:rsid w:val="006F2876"/>
    <w:rsid w:val="006F28F8"/>
    <w:rsid w:val="006F2972"/>
    <w:rsid w:val="006F2E4B"/>
    <w:rsid w:val="006F2F4A"/>
    <w:rsid w:val="006F323E"/>
    <w:rsid w:val="006F32AC"/>
    <w:rsid w:val="006F33E7"/>
    <w:rsid w:val="006F343C"/>
    <w:rsid w:val="006F3486"/>
    <w:rsid w:val="006F356D"/>
    <w:rsid w:val="006F36FC"/>
    <w:rsid w:val="006F3710"/>
    <w:rsid w:val="006F3882"/>
    <w:rsid w:val="006F3B02"/>
    <w:rsid w:val="006F3BDC"/>
    <w:rsid w:val="006F3D49"/>
    <w:rsid w:val="006F3D83"/>
    <w:rsid w:val="006F3E08"/>
    <w:rsid w:val="006F3F18"/>
    <w:rsid w:val="006F3F84"/>
    <w:rsid w:val="006F3FD9"/>
    <w:rsid w:val="006F42E7"/>
    <w:rsid w:val="006F44AD"/>
    <w:rsid w:val="006F4508"/>
    <w:rsid w:val="006F45CD"/>
    <w:rsid w:val="006F473F"/>
    <w:rsid w:val="006F4781"/>
    <w:rsid w:val="006F47B0"/>
    <w:rsid w:val="006F4D4F"/>
    <w:rsid w:val="006F4DAB"/>
    <w:rsid w:val="006F512C"/>
    <w:rsid w:val="006F5236"/>
    <w:rsid w:val="006F52AC"/>
    <w:rsid w:val="006F52CC"/>
    <w:rsid w:val="006F5370"/>
    <w:rsid w:val="006F5383"/>
    <w:rsid w:val="006F5386"/>
    <w:rsid w:val="006F5464"/>
    <w:rsid w:val="006F58E7"/>
    <w:rsid w:val="006F5AD1"/>
    <w:rsid w:val="006F62C0"/>
    <w:rsid w:val="006F62DE"/>
    <w:rsid w:val="006F62E7"/>
    <w:rsid w:val="006F6523"/>
    <w:rsid w:val="006F6564"/>
    <w:rsid w:val="006F66E2"/>
    <w:rsid w:val="006F67D9"/>
    <w:rsid w:val="006F6876"/>
    <w:rsid w:val="006F6D0A"/>
    <w:rsid w:val="006F6E2E"/>
    <w:rsid w:val="006F6FCB"/>
    <w:rsid w:val="006F733C"/>
    <w:rsid w:val="006F749D"/>
    <w:rsid w:val="006F77B7"/>
    <w:rsid w:val="006F78EA"/>
    <w:rsid w:val="006F7B99"/>
    <w:rsid w:val="006F7C01"/>
    <w:rsid w:val="006F7E0C"/>
    <w:rsid w:val="006F7E24"/>
    <w:rsid w:val="00700044"/>
    <w:rsid w:val="0070008D"/>
    <w:rsid w:val="007003EF"/>
    <w:rsid w:val="00700907"/>
    <w:rsid w:val="00700989"/>
    <w:rsid w:val="007009E5"/>
    <w:rsid w:val="00700C09"/>
    <w:rsid w:val="00700EC6"/>
    <w:rsid w:val="007013A7"/>
    <w:rsid w:val="0070143E"/>
    <w:rsid w:val="0070155F"/>
    <w:rsid w:val="007015CB"/>
    <w:rsid w:val="00701E50"/>
    <w:rsid w:val="00701EBD"/>
    <w:rsid w:val="00702013"/>
    <w:rsid w:val="00702301"/>
    <w:rsid w:val="00702446"/>
    <w:rsid w:val="0070260C"/>
    <w:rsid w:val="00702684"/>
    <w:rsid w:val="0070272B"/>
    <w:rsid w:val="00702770"/>
    <w:rsid w:val="00702D05"/>
    <w:rsid w:val="00702FB2"/>
    <w:rsid w:val="00703134"/>
    <w:rsid w:val="00703194"/>
    <w:rsid w:val="00703229"/>
    <w:rsid w:val="00703292"/>
    <w:rsid w:val="0070331F"/>
    <w:rsid w:val="00703502"/>
    <w:rsid w:val="00703716"/>
    <w:rsid w:val="007037AE"/>
    <w:rsid w:val="00703866"/>
    <w:rsid w:val="00703AF4"/>
    <w:rsid w:val="00703B2C"/>
    <w:rsid w:val="00703E50"/>
    <w:rsid w:val="00704247"/>
    <w:rsid w:val="00704300"/>
    <w:rsid w:val="00704479"/>
    <w:rsid w:val="0070464F"/>
    <w:rsid w:val="00704738"/>
    <w:rsid w:val="0070474E"/>
    <w:rsid w:val="00704A36"/>
    <w:rsid w:val="00704A88"/>
    <w:rsid w:val="0070503D"/>
    <w:rsid w:val="007055F6"/>
    <w:rsid w:val="007056E0"/>
    <w:rsid w:val="0070573C"/>
    <w:rsid w:val="00705881"/>
    <w:rsid w:val="00705B2F"/>
    <w:rsid w:val="00705DF6"/>
    <w:rsid w:val="00705F9C"/>
    <w:rsid w:val="0070613E"/>
    <w:rsid w:val="007061E1"/>
    <w:rsid w:val="00706374"/>
    <w:rsid w:val="00706534"/>
    <w:rsid w:val="00706597"/>
    <w:rsid w:val="0070661F"/>
    <w:rsid w:val="007066D6"/>
    <w:rsid w:val="00706D94"/>
    <w:rsid w:val="00707227"/>
    <w:rsid w:val="0070779D"/>
    <w:rsid w:val="007077FD"/>
    <w:rsid w:val="007078D6"/>
    <w:rsid w:val="00707D5A"/>
    <w:rsid w:val="00707D95"/>
    <w:rsid w:val="00707F2B"/>
    <w:rsid w:val="0071044D"/>
    <w:rsid w:val="00710511"/>
    <w:rsid w:val="0071058A"/>
    <w:rsid w:val="0071090A"/>
    <w:rsid w:val="00710B0A"/>
    <w:rsid w:val="00710B1D"/>
    <w:rsid w:val="00710C6E"/>
    <w:rsid w:val="00710E92"/>
    <w:rsid w:val="00711237"/>
    <w:rsid w:val="00711550"/>
    <w:rsid w:val="007117F2"/>
    <w:rsid w:val="00711954"/>
    <w:rsid w:val="007119D5"/>
    <w:rsid w:val="00711A67"/>
    <w:rsid w:val="00711AC1"/>
    <w:rsid w:val="007121E0"/>
    <w:rsid w:val="0071246E"/>
    <w:rsid w:val="00712607"/>
    <w:rsid w:val="007127C7"/>
    <w:rsid w:val="00712AA4"/>
    <w:rsid w:val="00712D6A"/>
    <w:rsid w:val="00712EA1"/>
    <w:rsid w:val="00712F3B"/>
    <w:rsid w:val="0071347A"/>
    <w:rsid w:val="007134BD"/>
    <w:rsid w:val="0071372D"/>
    <w:rsid w:val="007139ED"/>
    <w:rsid w:val="00713AC4"/>
    <w:rsid w:val="00713B57"/>
    <w:rsid w:val="00713CF6"/>
    <w:rsid w:val="00713D3E"/>
    <w:rsid w:val="00713DAD"/>
    <w:rsid w:val="0071401A"/>
    <w:rsid w:val="00714071"/>
    <w:rsid w:val="00714130"/>
    <w:rsid w:val="00714398"/>
    <w:rsid w:val="007145A8"/>
    <w:rsid w:val="00714769"/>
    <w:rsid w:val="00714D88"/>
    <w:rsid w:val="00714DDA"/>
    <w:rsid w:val="00714EB8"/>
    <w:rsid w:val="00714ED9"/>
    <w:rsid w:val="00714EEF"/>
    <w:rsid w:val="007150DD"/>
    <w:rsid w:val="007151A5"/>
    <w:rsid w:val="007152A0"/>
    <w:rsid w:val="007152E5"/>
    <w:rsid w:val="00715474"/>
    <w:rsid w:val="00715923"/>
    <w:rsid w:val="00715F3D"/>
    <w:rsid w:val="0071604C"/>
    <w:rsid w:val="00716187"/>
    <w:rsid w:val="007162B8"/>
    <w:rsid w:val="00716309"/>
    <w:rsid w:val="007163AF"/>
    <w:rsid w:val="007164E0"/>
    <w:rsid w:val="007165F6"/>
    <w:rsid w:val="007167DF"/>
    <w:rsid w:val="00716DBF"/>
    <w:rsid w:val="00716DFF"/>
    <w:rsid w:val="00716F29"/>
    <w:rsid w:val="007171A7"/>
    <w:rsid w:val="0071733A"/>
    <w:rsid w:val="00717611"/>
    <w:rsid w:val="00717868"/>
    <w:rsid w:val="007179BA"/>
    <w:rsid w:val="00717A34"/>
    <w:rsid w:val="00717AF2"/>
    <w:rsid w:val="00717B1A"/>
    <w:rsid w:val="00717B4D"/>
    <w:rsid w:val="00717C96"/>
    <w:rsid w:val="00717D8E"/>
    <w:rsid w:val="00717DE0"/>
    <w:rsid w:val="00717FA0"/>
    <w:rsid w:val="00720151"/>
    <w:rsid w:val="007201B3"/>
    <w:rsid w:val="00720414"/>
    <w:rsid w:val="00720434"/>
    <w:rsid w:val="00720470"/>
    <w:rsid w:val="00720491"/>
    <w:rsid w:val="007204B1"/>
    <w:rsid w:val="007204F4"/>
    <w:rsid w:val="00720BE0"/>
    <w:rsid w:val="00721272"/>
    <w:rsid w:val="007218EF"/>
    <w:rsid w:val="007219AB"/>
    <w:rsid w:val="00721A89"/>
    <w:rsid w:val="00721C28"/>
    <w:rsid w:val="00721D1E"/>
    <w:rsid w:val="00721D71"/>
    <w:rsid w:val="00721DE3"/>
    <w:rsid w:val="007221A4"/>
    <w:rsid w:val="0072239D"/>
    <w:rsid w:val="007223B5"/>
    <w:rsid w:val="007224F8"/>
    <w:rsid w:val="00722541"/>
    <w:rsid w:val="00722650"/>
    <w:rsid w:val="007227FD"/>
    <w:rsid w:val="00722A88"/>
    <w:rsid w:val="00722D04"/>
    <w:rsid w:val="00722E60"/>
    <w:rsid w:val="007230B5"/>
    <w:rsid w:val="0072322C"/>
    <w:rsid w:val="00723286"/>
    <w:rsid w:val="0072330B"/>
    <w:rsid w:val="00723600"/>
    <w:rsid w:val="0072374A"/>
    <w:rsid w:val="00723CC5"/>
    <w:rsid w:val="00723E51"/>
    <w:rsid w:val="00723ED3"/>
    <w:rsid w:val="00724098"/>
    <w:rsid w:val="00724107"/>
    <w:rsid w:val="00724186"/>
    <w:rsid w:val="007241D9"/>
    <w:rsid w:val="00724234"/>
    <w:rsid w:val="00724453"/>
    <w:rsid w:val="0072453F"/>
    <w:rsid w:val="00725311"/>
    <w:rsid w:val="00725413"/>
    <w:rsid w:val="00725564"/>
    <w:rsid w:val="00725673"/>
    <w:rsid w:val="0072587A"/>
    <w:rsid w:val="007258BF"/>
    <w:rsid w:val="00725BFB"/>
    <w:rsid w:val="0072611A"/>
    <w:rsid w:val="0072626A"/>
    <w:rsid w:val="007262F6"/>
    <w:rsid w:val="007263C0"/>
    <w:rsid w:val="00726671"/>
    <w:rsid w:val="0072698A"/>
    <w:rsid w:val="007269EE"/>
    <w:rsid w:val="00726BAD"/>
    <w:rsid w:val="00726C7F"/>
    <w:rsid w:val="00726EF9"/>
    <w:rsid w:val="00726FD5"/>
    <w:rsid w:val="007271BB"/>
    <w:rsid w:val="0072741D"/>
    <w:rsid w:val="0072762B"/>
    <w:rsid w:val="007276FD"/>
    <w:rsid w:val="0072783C"/>
    <w:rsid w:val="0072785E"/>
    <w:rsid w:val="0072796E"/>
    <w:rsid w:val="00727B87"/>
    <w:rsid w:val="00727CF9"/>
    <w:rsid w:val="00727FAD"/>
    <w:rsid w:val="00727FC3"/>
    <w:rsid w:val="0073007E"/>
    <w:rsid w:val="0073010F"/>
    <w:rsid w:val="0073016B"/>
    <w:rsid w:val="00730552"/>
    <w:rsid w:val="007305D6"/>
    <w:rsid w:val="007306B6"/>
    <w:rsid w:val="007307DD"/>
    <w:rsid w:val="0073083B"/>
    <w:rsid w:val="0073090E"/>
    <w:rsid w:val="00730EA3"/>
    <w:rsid w:val="007311D0"/>
    <w:rsid w:val="0073164D"/>
    <w:rsid w:val="0073173E"/>
    <w:rsid w:val="007317A2"/>
    <w:rsid w:val="00731848"/>
    <w:rsid w:val="00731C4D"/>
    <w:rsid w:val="00731D4A"/>
    <w:rsid w:val="00731D6E"/>
    <w:rsid w:val="00731E78"/>
    <w:rsid w:val="00732468"/>
    <w:rsid w:val="00732494"/>
    <w:rsid w:val="00732630"/>
    <w:rsid w:val="007326E8"/>
    <w:rsid w:val="007328A3"/>
    <w:rsid w:val="00732B18"/>
    <w:rsid w:val="00732B62"/>
    <w:rsid w:val="00733206"/>
    <w:rsid w:val="0073382C"/>
    <w:rsid w:val="007339AE"/>
    <w:rsid w:val="00733AFA"/>
    <w:rsid w:val="00733CA7"/>
    <w:rsid w:val="00733D13"/>
    <w:rsid w:val="00733D2E"/>
    <w:rsid w:val="00733E1F"/>
    <w:rsid w:val="00733F66"/>
    <w:rsid w:val="00733FF6"/>
    <w:rsid w:val="00734081"/>
    <w:rsid w:val="007341BD"/>
    <w:rsid w:val="007342D7"/>
    <w:rsid w:val="0073433C"/>
    <w:rsid w:val="007344AB"/>
    <w:rsid w:val="007346D3"/>
    <w:rsid w:val="0073481D"/>
    <w:rsid w:val="0073484A"/>
    <w:rsid w:val="0073488A"/>
    <w:rsid w:val="0073495C"/>
    <w:rsid w:val="007349E5"/>
    <w:rsid w:val="00734C0D"/>
    <w:rsid w:val="00734D42"/>
    <w:rsid w:val="00734FBE"/>
    <w:rsid w:val="0073508B"/>
    <w:rsid w:val="007352EB"/>
    <w:rsid w:val="007353AC"/>
    <w:rsid w:val="007354F8"/>
    <w:rsid w:val="00735690"/>
    <w:rsid w:val="007357C5"/>
    <w:rsid w:val="0073596D"/>
    <w:rsid w:val="00735A91"/>
    <w:rsid w:val="00735B9A"/>
    <w:rsid w:val="00735B9F"/>
    <w:rsid w:val="00735BA8"/>
    <w:rsid w:val="00735C25"/>
    <w:rsid w:val="00735F9D"/>
    <w:rsid w:val="007361CB"/>
    <w:rsid w:val="007361F6"/>
    <w:rsid w:val="00736226"/>
    <w:rsid w:val="007362A7"/>
    <w:rsid w:val="007363AA"/>
    <w:rsid w:val="007364AB"/>
    <w:rsid w:val="00736506"/>
    <w:rsid w:val="007366D5"/>
    <w:rsid w:val="007367B3"/>
    <w:rsid w:val="00736837"/>
    <w:rsid w:val="00736922"/>
    <w:rsid w:val="00736A81"/>
    <w:rsid w:val="00736B12"/>
    <w:rsid w:val="00736B47"/>
    <w:rsid w:val="00736CD6"/>
    <w:rsid w:val="00736D99"/>
    <w:rsid w:val="00736EB7"/>
    <w:rsid w:val="00736F77"/>
    <w:rsid w:val="00737130"/>
    <w:rsid w:val="007371CC"/>
    <w:rsid w:val="00737703"/>
    <w:rsid w:val="00737714"/>
    <w:rsid w:val="007379D8"/>
    <w:rsid w:val="00737C7E"/>
    <w:rsid w:val="00737EB3"/>
    <w:rsid w:val="00737F39"/>
    <w:rsid w:val="00740387"/>
    <w:rsid w:val="00740A74"/>
    <w:rsid w:val="00740C29"/>
    <w:rsid w:val="00740C38"/>
    <w:rsid w:val="00740D7B"/>
    <w:rsid w:val="00740DB0"/>
    <w:rsid w:val="00740F43"/>
    <w:rsid w:val="00741699"/>
    <w:rsid w:val="0074178E"/>
    <w:rsid w:val="00741936"/>
    <w:rsid w:val="0074195F"/>
    <w:rsid w:val="00741ED7"/>
    <w:rsid w:val="00742006"/>
    <w:rsid w:val="00742144"/>
    <w:rsid w:val="007426B2"/>
    <w:rsid w:val="007427A0"/>
    <w:rsid w:val="0074289F"/>
    <w:rsid w:val="00743151"/>
    <w:rsid w:val="00743385"/>
    <w:rsid w:val="00743402"/>
    <w:rsid w:val="007435C0"/>
    <w:rsid w:val="00743C5B"/>
    <w:rsid w:val="00743EC3"/>
    <w:rsid w:val="007440A7"/>
    <w:rsid w:val="007440F8"/>
    <w:rsid w:val="00744152"/>
    <w:rsid w:val="007441F6"/>
    <w:rsid w:val="00744237"/>
    <w:rsid w:val="0074473F"/>
    <w:rsid w:val="007449CA"/>
    <w:rsid w:val="00744A37"/>
    <w:rsid w:val="00744BAF"/>
    <w:rsid w:val="00744C02"/>
    <w:rsid w:val="00744CA8"/>
    <w:rsid w:val="00744D45"/>
    <w:rsid w:val="00744E33"/>
    <w:rsid w:val="00744FA8"/>
    <w:rsid w:val="0074509E"/>
    <w:rsid w:val="007451BC"/>
    <w:rsid w:val="007451C0"/>
    <w:rsid w:val="00745207"/>
    <w:rsid w:val="00745308"/>
    <w:rsid w:val="00745424"/>
    <w:rsid w:val="00745604"/>
    <w:rsid w:val="0074564F"/>
    <w:rsid w:val="00745877"/>
    <w:rsid w:val="007458E8"/>
    <w:rsid w:val="007459CC"/>
    <w:rsid w:val="007459E5"/>
    <w:rsid w:val="00745B48"/>
    <w:rsid w:val="00745BBA"/>
    <w:rsid w:val="00745BD3"/>
    <w:rsid w:val="00745CF8"/>
    <w:rsid w:val="00745D5B"/>
    <w:rsid w:val="00745E36"/>
    <w:rsid w:val="00745E6F"/>
    <w:rsid w:val="00745F82"/>
    <w:rsid w:val="0074602E"/>
    <w:rsid w:val="007460BC"/>
    <w:rsid w:val="007461DB"/>
    <w:rsid w:val="00746302"/>
    <w:rsid w:val="00746683"/>
    <w:rsid w:val="007468EA"/>
    <w:rsid w:val="00746BF3"/>
    <w:rsid w:val="00746DB6"/>
    <w:rsid w:val="007472C8"/>
    <w:rsid w:val="00747419"/>
    <w:rsid w:val="00747654"/>
    <w:rsid w:val="007477F9"/>
    <w:rsid w:val="00747824"/>
    <w:rsid w:val="00747D00"/>
    <w:rsid w:val="00747D62"/>
    <w:rsid w:val="00747D86"/>
    <w:rsid w:val="00747E03"/>
    <w:rsid w:val="00747E1F"/>
    <w:rsid w:val="00750093"/>
    <w:rsid w:val="00750147"/>
    <w:rsid w:val="007505ED"/>
    <w:rsid w:val="00750609"/>
    <w:rsid w:val="0075063E"/>
    <w:rsid w:val="007506F5"/>
    <w:rsid w:val="00750937"/>
    <w:rsid w:val="00750C4E"/>
    <w:rsid w:val="00750C71"/>
    <w:rsid w:val="00750D6F"/>
    <w:rsid w:val="00750D99"/>
    <w:rsid w:val="00750F9A"/>
    <w:rsid w:val="0075109F"/>
    <w:rsid w:val="00751375"/>
    <w:rsid w:val="0075142D"/>
    <w:rsid w:val="0075167D"/>
    <w:rsid w:val="00751A19"/>
    <w:rsid w:val="00751ADF"/>
    <w:rsid w:val="00751D5C"/>
    <w:rsid w:val="00751D61"/>
    <w:rsid w:val="00751DC9"/>
    <w:rsid w:val="00752174"/>
    <w:rsid w:val="00752593"/>
    <w:rsid w:val="00752B29"/>
    <w:rsid w:val="00752B64"/>
    <w:rsid w:val="00752C82"/>
    <w:rsid w:val="00752F8E"/>
    <w:rsid w:val="00752F92"/>
    <w:rsid w:val="0075317E"/>
    <w:rsid w:val="00753376"/>
    <w:rsid w:val="00753439"/>
    <w:rsid w:val="0075345D"/>
    <w:rsid w:val="0075348F"/>
    <w:rsid w:val="007535DF"/>
    <w:rsid w:val="00753AAB"/>
    <w:rsid w:val="00753B00"/>
    <w:rsid w:val="00753B6C"/>
    <w:rsid w:val="00753BED"/>
    <w:rsid w:val="00753D9B"/>
    <w:rsid w:val="00753DA7"/>
    <w:rsid w:val="00753F24"/>
    <w:rsid w:val="00753F56"/>
    <w:rsid w:val="0075429A"/>
    <w:rsid w:val="007542D0"/>
    <w:rsid w:val="00754589"/>
    <w:rsid w:val="00754A38"/>
    <w:rsid w:val="00754AAB"/>
    <w:rsid w:val="00754B20"/>
    <w:rsid w:val="00754B41"/>
    <w:rsid w:val="00754C48"/>
    <w:rsid w:val="007550D2"/>
    <w:rsid w:val="00755118"/>
    <w:rsid w:val="0075529C"/>
    <w:rsid w:val="00755582"/>
    <w:rsid w:val="0075563F"/>
    <w:rsid w:val="00755917"/>
    <w:rsid w:val="00755C29"/>
    <w:rsid w:val="00755D4E"/>
    <w:rsid w:val="00755F06"/>
    <w:rsid w:val="0075643E"/>
    <w:rsid w:val="007564CD"/>
    <w:rsid w:val="00756533"/>
    <w:rsid w:val="00756543"/>
    <w:rsid w:val="00756557"/>
    <w:rsid w:val="0075683A"/>
    <w:rsid w:val="00756B17"/>
    <w:rsid w:val="00756C55"/>
    <w:rsid w:val="00756D5E"/>
    <w:rsid w:val="00757028"/>
    <w:rsid w:val="0075704C"/>
    <w:rsid w:val="00757223"/>
    <w:rsid w:val="0075731E"/>
    <w:rsid w:val="007574EB"/>
    <w:rsid w:val="00757544"/>
    <w:rsid w:val="00757920"/>
    <w:rsid w:val="00757F56"/>
    <w:rsid w:val="00760330"/>
    <w:rsid w:val="00760560"/>
    <w:rsid w:val="00760827"/>
    <w:rsid w:val="007608B7"/>
    <w:rsid w:val="007609F7"/>
    <w:rsid w:val="00760A63"/>
    <w:rsid w:val="00760B0B"/>
    <w:rsid w:val="00760B44"/>
    <w:rsid w:val="00760B49"/>
    <w:rsid w:val="00760C6B"/>
    <w:rsid w:val="00761132"/>
    <w:rsid w:val="007611DF"/>
    <w:rsid w:val="00761525"/>
    <w:rsid w:val="007616F9"/>
    <w:rsid w:val="00761B6F"/>
    <w:rsid w:val="00761D61"/>
    <w:rsid w:val="00761F74"/>
    <w:rsid w:val="00761FA3"/>
    <w:rsid w:val="00762048"/>
    <w:rsid w:val="007624C0"/>
    <w:rsid w:val="00762879"/>
    <w:rsid w:val="00762A9D"/>
    <w:rsid w:val="00762DBA"/>
    <w:rsid w:val="00762E54"/>
    <w:rsid w:val="00763067"/>
    <w:rsid w:val="007631A4"/>
    <w:rsid w:val="0076322C"/>
    <w:rsid w:val="007633F7"/>
    <w:rsid w:val="007635DE"/>
    <w:rsid w:val="007637FF"/>
    <w:rsid w:val="0076387C"/>
    <w:rsid w:val="00763A19"/>
    <w:rsid w:val="00763B97"/>
    <w:rsid w:val="00763BC3"/>
    <w:rsid w:val="00763BF5"/>
    <w:rsid w:val="0076402F"/>
    <w:rsid w:val="00764055"/>
    <w:rsid w:val="00764064"/>
    <w:rsid w:val="007642A5"/>
    <w:rsid w:val="007642BD"/>
    <w:rsid w:val="0076441A"/>
    <w:rsid w:val="0076451A"/>
    <w:rsid w:val="00764539"/>
    <w:rsid w:val="00764619"/>
    <w:rsid w:val="00764AB4"/>
    <w:rsid w:val="00764C12"/>
    <w:rsid w:val="00764E95"/>
    <w:rsid w:val="00764F97"/>
    <w:rsid w:val="00764FC7"/>
    <w:rsid w:val="00765012"/>
    <w:rsid w:val="007651D3"/>
    <w:rsid w:val="007653E1"/>
    <w:rsid w:val="00765416"/>
    <w:rsid w:val="0076558D"/>
    <w:rsid w:val="00765861"/>
    <w:rsid w:val="00765A7B"/>
    <w:rsid w:val="00765B7D"/>
    <w:rsid w:val="00765D5F"/>
    <w:rsid w:val="00765DBC"/>
    <w:rsid w:val="0076603A"/>
    <w:rsid w:val="007660F6"/>
    <w:rsid w:val="007664B4"/>
    <w:rsid w:val="007664B9"/>
    <w:rsid w:val="007666B7"/>
    <w:rsid w:val="00766782"/>
    <w:rsid w:val="00766BE1"/>
    <w:rsid w:val="00766D02"/>
    <w:rsid w:val="007670CE"/>
    <w:rsid w:val="007676EC"/>
    <w:rsid w:val="00767BBA"/>
    <w:rsid w:val="00767CE3"/>
    <w:rsid w:val="00767FA1"/>
    <w:rsid w:val="00770095"/>
    <w:rsid w:val="00770189"/>
    <w:rsid w:val="00770386"/>
    <w:rsid w:val="0077065B"/>
    <w:rsid w:val="007706F0"/>
    <w:rsid w:val="00770750"/>
    <w:rsid w:val="007709C1"/>
    <w:rsid w:val="007709E5"/>
    <w:rsid w:val="00770A18"/>
    <w:rsid w:val="00770BF5"/>
    <w:rsid w:val="00770EA2"/>
    <w:rsid w:val="0077164B"/>
    <w:rsid w:val="00771839"/>
    <w:rsid w:val="007719C9"/>
    <w:rsid w:val="007719FF"/>
    <w:rsid w:val="00771A2E"/>
    <w:rsid w:val="00771AC8"/>
    <w:rsid w:val="00771D0D"/>
    <w:rsid w:val="00771D2C"/>
    <w:rsid w:val="00771DBA"/>
    <w:rsid w:val="0077235C"/>
    <w:rsid w:val="007723AA"/>
    <w:rsid w:val="0077278E"/>
    <w:rsid w:val="00772A65"/>
    <w:rsid w:val="00772AC3"/>
    <w:rsid w:val="00772CB4"/>
    <w:rsid w:val="00772E76"/>
    <w:rsid w:val="00772F67"/>
    <w:rsid w:val="007730BE"/>
    <w:rsid w:val="00773195"/>
    <w:rsid w:val="0077344A"/>
    <w:rsid w:val="007734A1"/>
    <w:rsid w:val="00773513"/>
    <w:rsid w:val="0077361A"/>
    <w:rsid w:val="00773CFB"/>
    <w:rsid w:val="00773E4A"/>
    <w:rsid w:val="00773EC3"/>
    <w:rsid w:val="00773F2C"/>
    <w:rsid w:val="00773FF8"/>
    <w:rsid w:val="00774012"/>
    <w:rsid w:val="007740C2"/>
    <w:rsid w:val="0077419E"/>
    <w:rsid w:val="007742B6"/>
    <w:rsid w:val="007743D8"/>
    <w:rsid w:val="0077462D"/>
    <w:rsid w:val="00774634"/>
    <w:rsid w:val="0077488C"/>
    <w:rsid w:val="00774941"/>
    <w:rsid w:val="00774C14"/>
    <w:rsid w:val="00774C7C"/>
    <w:rsid w:val="00774DC8"/>
    <w:rsid w:val="00774F7A"/>
    <w:rsid w:val="00775022"/>
    <w:rsid w:val="007750E8"/>
    <w:rsid w:val="00775113"/>
    <w:rsid w:val="007754F6"/>
    <w:rsid w:val="007758BB"/>
    <w:rsid w:val="00775A53"/>
    <w:rsid w:val="00775AB5"/>
    <w:rsid w:val="00775C70"/>
    <w:rsid w:val="00775E0B"/>
    <w:rsid w:val="00775E27"/>
    <w:rsid w:val="00775ED2"/>
    <w:rsid w:val="007761EC"/>
    <w:rsid w:val="00776241"/>
    <w:rsid w:val="00776384"/>
    <w:rsid w:val="007769B9"/>
    <w:rsid w:val="00776AC6"/>
    <w:rsid w:val="00776D31"/>
    <w:rsid w:val="00776E9F"/>
    <w:rsid w:val="00776FE6"/>
    <w:rsid w:val="0077718A"/>
    <w:rsid w:val="0077722D"/>
    <w:rsid w:val="007775DF"/>
    <w:rsid w:val="00777C6D"/>
    <w:rsid w:val="00780006"/>
    <w:rsid w:val="007802F5"/>
    <w:rsid w:val="0078060F"/>
    <w:rsid w:val="0078100D"/>
    <w:rsid w:val="00781375"/>
    <w:rsid w:val="0078139D"/>
    <w:rsid w:val="007814AC"/>
    <w:rsid w:val="007814D1"/>
    <w:rsid w:val="0078154A"/>
    <w:rsid w:val="00781654"/>
    <w:rsid w:val="007818CB"/>
    <w:rsid w:val="00781B21"/>
    <w:rsid w:val="00781B34"/>
    <w:rsid w:val="00781F94"/>
    <w:rsid w:val="00782262"/>
    <w:rsid w:val="0078226F"/>
    <w:rsid w:val="00782355"/>
    <w:rsid w:val="00782425"/>
    <w:rsid w:val="00782605"/>
    <w:rsid w:val="007826BE"/>
    <w:rsid w:val="00782753"/>
    <w:rsid w:val="00782816"/>
    <w:rsid w:val="00782861"/>
    <w:rsid w:val="00782931"/>
    <w:rsid w:val="00782A34"/>
    <w:rsid w:val="00782B3D"/>
    <w:rsid w:val="00782E8A"/>
    <w:rsid w:val="00782F94"/>
    <w:rsid w:val="00782FA2"/>
    <w:rsid w:val="0078300C"/>
    <w:rsid w:val="0078309B"/>
    <w:rsid w:val="0078319C"/>
    <w:rsid w:val="0078331B"/>
    <w:rsid w:val="00783359"/>
    <w:rsid w:val="0078342E"/>
    <w:rsid w:val="00783495"/>
    <w:rsid w:val="00783580"/>
    <w:rsid w:val="00783595"/>
    <w:rsid w:val="007835FD"/>
    <w:rsid w:val="00783616"/>
    <w:rsid w:val="0078373B"/>
    <w:rsid w:val="00783CA3"/>
    <w:rsid w:val="00783CE6"/>
    <w:rsid w:val="00783E03"/>
    <w:rsid w:val="00783E3E"/>
    <w:rsid w:val="00783EAE"/>
    <w:rsid w:val="00784084"/>
    <w:rsid w:val="00784166"/>
    <w:rsid w:val="00784396"/>
    <w:rsid w:val="007844A4"/>
    <w:rsid w:val="007847AC"/>
    <w:rsid w:val="007847F6"/>
    <w:rsid w:val="00784AC6"/>
    <w:rsid w:val="00784AE0"/>
    <w:rsid w:val="00784B69"/>
    <w:rsid w:val="00784E36"/>
    <w:rsid w:val="00784F2A"/>
    <w:rsid w:val="007850B9"/>
    <w:rsid w:val="007853DF"/>
    <w:rsid w:val="0078565A"/>
    <w:rsid w:val="00785696"/>
    <w:rsid w:val="00785F0D"/>
    <w:rsid w:val="00785F89"/>
    <w:rsid w:val="0078607A"/>
    <w:rsid w:val="007860B8"/>
    <w:rsid w:val="007860C4"/>
    <w:rsid w:val="007860D1"/>
    <w:rsid w:val="007860F6"/>
    <w:rsid w:val="0078620F"/>
    <w:rsid w:val="00786393"/>
    <w:rsid w:val="00786865"/>
    <w:rsid w:val="00786932"/>
    <w:rsid w:val="00786987"/>
    <w:rsid w:val="00786C9E"/>
    <w:rsid w:val="00786E91"/>
    <w:rsid w:val="00786F51"/>
    <w:rsid w:val="00787080"/>
    <w:rsid w:val="00787138"/>
    <w:rsid w:val="007872B7"/>
    <w:rsid w:val="00787460"/>
    <w:rsid w:val="007874D3"/>
    <w:rsid w:val="00787579"/>
    <w:rsid w:val="007875A0"/>
    <w:rsid w:val="00787638"/>
    <w:rsid w:val="0078786B"/>
    <w:rsid w:val="00787EAB"/>
    <w:rsid w:val="00787FC7"/>
    <w:rsid w:val="007905BA"/>
    <w:rsid w:val="00790CBD"/>
    <w:rsid w:val="00790D2F"/>
    <w:rsid w:val="00791042"/>
    <w:rsid w:val="00791266"/>
    <w:rsid w:val="007915CA"/>
    <w:rsid w:val="007917C5"/>
    <w:rsid w:val="00791A67"/>
    <w:rsid w:val="00791C5C"/>
    <w:rsid w:val="00791FCA"/>
    <w:rsid w:val="0079201C"/>
    <w:rsid w:val="007921D3"/>
    <w:rsid w:val="0079223C"/>
    <w:rsid w:val="007923B5"/>
    <w:rsid w:val="007927A2"/>
    <w:rsid w:val="0079295F"/>
    <w:rsid w:val="00792ACA"/>
    <w:rsid w:val="00792AEF"/>
    <w:rsid w:val="00792C59"/>
    <w:rsid w:val="00792E8C"/>
    <w:rsid w:val="00792ECB"/>
    <w:rsid w:val="007930AE"/>
    <w:rsid w:val="007931C9"/>
    <w:rsid w:val="00793614"/>
    <w:rsid w:val="007936CC"/>
    <w:rsid w:val="007936DF"/>
    <w:rsid w:val="0079397D"/>
    <w:rsid w:val="00793A4F"/>
    <w:rsid w:val="00793A74"/>
    <w:rsid w:val="00793ABA"/>
    <w:rsid w:val="00793CAD"/>
    <w:rsid w:val="00793D36"/>
    <w:rsid w:val="00793D51"/>
    <w:rsid w:val="00793D72"/>
    <w:rsid w:val="007940E0"/>
    <w:rsid w:val="007941C6"/>
    <w:rsid w:val="0079426D"/>
    <w:rsid w:val="00794370"/>
    <w:rsid w:val="007943AA"/>
    <w:rsid w:val="007943B1"/>
    <w:rsid w:val="0079449F"/>
    <w:rsid w:val="007944C7"/>
    <w:rsid w:val="00794704"/>
    <w:rsid w:val="0079472F"/>
    <w:rsid w:val="00794893"/>
    <w:rsid w:val="00794A6B"/>
    <w:rsid w:val="00794AD5"/>
    <w:rsid w:val="00794B0A"/>
    <w:rsid w:val="00794BC0"/>
    <w:rsid w:val="00794FBD"/>
    <w:rsid w:val="00794FDD"/>
    <w:rsid w:val="007950A9"/>
    <w:rsid w:val="007953EA"/>
    <w:rsid w:val="007954FA"/>
    <w:rsid w:val="00795765"/>
    <w:rsid w:val="007958E7"/>
    <w:rsid w:val="00795964"/>
    <w:rsid w:val="00795E18"/>
    <w:rsid w:val="00795E46"/>
    <w:rsid w:val="00795F0F"/>
    <w:rsid w:val="00795F30"/>
    <w:rsid w:val="00795FB5"/>
    <w:rsid w:val="00796101"/>
    <w:rsid w:val="00796185"/>
    <w:rsid w:val="007963F2"/>
    <w:rsid w:val="0079664F"/>
    <w:rsid w:val="00796B4D"/>
    <w:rsid w:val="00796C55"/>
    <w:rsid w:val="0079715E"/>
    <w:rsid w:val="0079734D"/>
    <w:rsid w:val="0079743B"/>
    <w:rsid w:val="0079745F"/>
    <w:rsid w:val="007976B1"/>
    <w:rsid w:val="007977D8"/>
    <w:rsid w:val="00797A00"/>
    <w:rsid w:val="00797CBD"/>
    <w:rsid w:val="00797F91"/>
    <w:rsid w:val="007A0040"/>
    <w:rsid w:val="007A0139"/>
    <w:rsid w:val="007A019C"/>
    <w:rsid w:val="007A02A3"/>
    <w:rsid w:val="007A02E5"/>
    <w:rsid w:val="007A04AF"/>
    <w:rsid w:val="007A0B1E"/>
    <w:rsid w:val="007A1386"/>
    <w:rsid w:val="007A1446"/>
    <w:rsid w:val="007A14F3"/>
    <w:rsid w:val="007A1508"/>
    <w:rsid w:val="007A151B"/>
    <w:rsid w:val="007A159E"/>
    <w:rsid w:val="007A15B7"/>
    <w:rsid w:val="007A18BA"/>
    <w:rsid w:val="007A1A96"/>
    <w:rsid w:val="007A1B7B"/>
    <w:rsid w:val="007A1C0D"/>
    <w:rsid w:val="007A1E20"/>
    <w:rsid w:val="007A20BE"/>
    <w:rsid w:val="007A234D"/>
    <w:rsid w:val="007A2571"/>
    <w:rsid w:val="007A2840"/>
    <w:rsid w:val="007A2900"/>
    <w:rsid w:val="007A295D"/>
    <w:rsid w:val="007A2AB6"/>
    <w:rsid w:val="007A2BB0"/>
    <w:rsid w:val="007A2D4F"/>
    <w:rsid w:val="007A2F5A"/>
    <w:rsid w:val="007A31C3"/>
    <w:rsid w:val="007A33A4"/>
    <w:rsid w:val="007A3948"/>
    <w:rsid w:val="007A3B98"/>
    <w:rsid w:val="007A3BC4"/>
    <w:rsid w:val="007A3D1C"/>
    <w:rsid w:val="007A4010"/>
    <w:rsid w:val="007A43E0"/>
    <w:rsid w:val="007A46B3"/>
    <w:rsid w:val="007A46CC"/>
    <w:rsid w:val="007A4714"/>
    <w:rsid w:val="007A4804"/>
    <w:rsid w:val="007A4CAE"/>
    <w:rsid w:val="007A4D75"/>
    <w:rsid w:val="007A51F8"/>
    <w:rsid w:val="007A5529"/>
    <w:rsid w:val="007A5631"/>
    <w:rsid w:val="007A56DA"/>
    <w:rsid w:val="007A581E"/>
    <w:rsid w:val="007A5A25"/>
    <w:rsid w:val="007A5A67"/>
    <w:rsid w:val="007A5B85"/>
    <w:rsid w:val="007A5DCB"/>
    <w:rsid w:val="007A6165"/>
    <w:rsid w:val="007A629A"/>
    <w:rsid w:val="007A62C0"/>
    <w:rsid w:val="007A6371"/>
    <w:rsid w:val="007A64FD"/>
    <w:rsid w:val="007A651A"/>
    <w:rsid w:val="007A67B6"/>
    <w:rsid w:val="007A6838"/>
    <w:rsid w:val="007A6B8C"/>
    <w:rsid w:val="007A6CD3"/>
    <w:rsid w:val="007A70B1"/>
    <w:rsid w:val="007A72C7"/>
    <w:rsid w:val="007A740B"/>
    <w:rsid w:val="007A750D"/>
    <w:rsid w:val="007A7563"/>
    <w:rsid w:val="007A763C"/>
    <w:rsid w:val="007A7CB3"/>
    <w:rsid w:val="007A7CFC"/>
    <w:rsid w:val="007A7D5F"/>
    <w:rsid w:val="007A7E06"/>
    <w:rsid w:val="007B0227"/>
    <w:rsid w:val="007B026E"/>
    <w:rsid w:val="007B0295"/>
    <w:rsid w:val="007B048C"/>
    <w:rsid w:val="007B0589"/>
    <w:rsid w:val="007B07AF"/>
    <w:rsid w:val="007B09C8"/>
    <w:rsid w:val="007B09F9"/>
    <w:rsid w:val="007B0F4A"/>
    <w:rsid w:val="007B1021"/>
    <w:rsid w:val="007B11EE"/>
    <w:rsid w:val="007B13C9"/>
    <w:rsid w:val="007B162E"/>
    <w:rsid w:val="007B1714"/>
    <w:rsid w:val="007B18A0"/>
    <w:rsid w:val="007B1A4D"/>
    <w:rsid w:val="007B1E57"/>
    <w:rsid w:val="007B2165"/>
    <w:rsid w:val="007B22A7"/>
    <w:rsid w:val="007B2328"/>
    <w:rsid w:val="007B2338"/>
    <w:rsid w:val="007B2574"/>
    <w:rsid w:val="007B2582"/>
    <w:rsid w:val="007B2A43"/>
    <w:rsid w:val="007B2A6C"/>
    <w:rsid w:val="007B2AA6"/>
    <w:rsid w:val="007B2B8B"/>
    <w:rsid w:val="007B2F3D"/>
    <w:rsid w:val="007B3020"/>
    <w:rsid w:val="007B313C"/>
    <w:rsid w:val="007B31AB"/>
    <w:rsid w:val="007B3246"/>
    <w:rsid w:val="007B32E0"/>
    <w:rsid w:val="007B32F6"/>
    <w:rsid w:val="007B337A"/>
    <w:rsid w:val="007B3548"/>
    <w:rsid w:val="007B36E3"/>
    <w:rsid w:val="007B3B2C"/>
    <w:rsid w:val="007B3CE7"/>
    <w:rsid w:val="007B4751"/>
    <w:rsid w:val="007B47A8"/>
    <w:rsid w:val="007B4963"/>
    <w:rsid w:val="007B4BC1"/>
    <w:rsid w:val="007B4C87"/>
    <w:rsid w:val="007B4E34"/>
    <w:rsid w:val="007B5161"/>
    <w:rsid w:val="007B51DA"/>
    <w:rsid w:val="007B54A6"/>
    <w:rsid w:val="007B54EA"/>
    <w:rsid w:val="007B565A"/>
    <w:rsid w:val="007B57B5"/>
    <w:rsid w:val="007B57DC"/>
    <w:rsid w:val="007B598B"/>
    <w:rsid w:val="007B59FE"/>
    <w:rsid w:val="007B5A35"/>
    <w:rsid w:val="007B5B33"/>
    <w:rsid w:val="007B5BC0"/>
    <w:rsid w:val="007B5C29"/>
    <w:rsid w:val="007B5DDD"/>
    <w:rsid w:val="007B6187"/>
    <w:rsid w:val="007B6287"/>
    <w:rsid w:val="007B62F6"/>
    <w:rsid w:val="007B6326"/>
    <w:rsid w:val="007B650B"/>
    <w:rsid w:val="007B674B"/>
    <w:rsid w:val="007B67A3"/>
    <w:rsid w:val="007B6A13"/>
    <w:rsid w:val="007B6B66"/>
    <w:rsid w:val="007B6B8E"/>
    <w:rsid w:val="007B6E71"/>
    <w:rsid w:val="007B707B"/>
    <w:rsid w:val="007B76F6"/>
    <w:rsid w:val="007B7C22"/>
    <w:rsid w:val="007B7D34"/>
    <w:rsid w:val="007B7DF2"/>
    <w:rsid w:val="007B7E8F"/>
    <w:rsid w:val="007B7E99"/>
    <w:rsid w:val="007B7FB1"/>
    <w:rsid w:val="007C01C1"/>
    <w:rsid w:val="007C01F6"/>
    <w:rsid w:val="007C031C"/>
    <w:rsid w:val="007C037B"/>
    <w:rsid w:val="007C0391"/>
    <w:rsid w:val="007C03D9"/>
    <w:rsid w:val="007C04F9"/>
    <w:rsid w:val="007C0677"/>
    <w:rsid w:val="007C0718"/>
    <w:rsid w:val="007C0C4A"/>
    <w:rsid w:val="007C0ED8"/>
    <w:rsid w:val="007C1101"/>
    <w:rsid w:val="007C1181"/>
    <w:rsid w:val="007C12AC"/>
    <w:rsid w:val="007C1393"/>
    <w:rsid w:val="007C139A"/>
    <w:rsid w:val="007C13F4"/>
    <w:rsid w:val="007C150D"/>
    <w:rsid w:val="007C15B1"/>
    <w:rsid w:val="007C18EF"/>
    <w:rsid w:val="007C1D1B"/>
    <w:rsid w:val="007C216E"/>
    <w:rsid w:val="007C2231"/>
    <w:rsid w:val="007C231C"/>
    <w:rsid w:val="007C2441"/>
    <w:rsid w:val="007C254D"/>
    <w:rsid w:val="007C2628"/>
    <w:rsid w:val="007C26D2"/>
    <w:rsid w:val="007C28DA"/>
    <w:rsid w:val="007C2A29"/>
    <w:rsid w:val="007C2ABE"/>
    <w:rsid w:val="007C2C16"/>
    <w:rsid w:val="007C2D7D"/>
    <w:rsid w:val="007C3009"/>
    <w:rsid w:val="007C3284"/>
    <w:rsid w:val="007C3300"/>
    <w:rsid w:val="007C360A"/>
    <w:rsid w:val="007C3A3E"/>
    <w:rsid w:val="007C3EBE"/>
    <w:rsid w:val="007C40F8"/>
    <w:rsid w:val="007C4334"/>
    <w:rsid w:val="007C47C2"/>
    <w:rsid w:val="007C47D9"/>
    <w:rsid w:val="007C48CF"/>
    <w:rsid w:val="007C4BDA"/>
    <w:rsid w:val="007C4D6A"/>
    <w:rsid w:val="007C4FCB"/>
    <w:rsid w:val="007C523F"/>
    <w:rsid w:val="007C52C5"/>
    <w:rsid w:val="007C53B0"/>
    <w:rsid w:val="007C546A"/>
    <w:rsid w:val="007C5504"/>
    <w:rsid w:val="007C5655"/>
    <w:rsid w:val="007C5657"/>
    <w:rsid w:val="007C5909"/>
    <w:rsid w:val="007C5B8C"/>
    <w:rsid w:val="007C5BEA"/>
    <w:rsid w:val="007C5DB5"/>
    <w:rsid w:val="007C5EE7"/>
    <w:rsid w:val="007C6012"/>
    <w:rsid w:val="007C605C"/>
    <w:rsid w:val="007C65B8"/>
    <w:rsid w:val="007C68EA"/>
    <w:rsid w:val="007C6BC8"/>
    <w:rsid w:val="007C6E49"/>
    <w:rsid w:val="007C744E"/>
    <w:rsid w:val="007C7531"/>
    <w:rsid w:val="007C789A"/>
    <w:rsid w:val="007C7AC8"/>
    <w:rsid w:val="007C7CF2"/>
    <w:rsid w:val="007C7DA5"/>
    <w:rsid w:val="007C7EE0"/>
    <w:rsid w:val="007C7F93"/>
    <w:rsid w:val="007D01ED"/>
    <w:rsid w:val="007D01FC"/>
    <w:rsid w:val="007D0394"/>
    <w:rsid w:val="007D071A"/>
    <w:rsid w:val="007D08AB"/>
    <w:rsid w:val="007D0A31"/>
    <w:rsid w:val="007D0BC0"/>
    <w:rsid w:val="007D0D40"/>
    <w:rsid w:val="007D0F6F"/>
    <w:rsid w:val="007D1649"/>
    <w:rsid w:val="007D1A35"/>
    <w:rsid w:val="007D1CCB"/>
    <w:rsid w:val="007D1EBE"/>
    <w:rsid w:val="007D21F1"/>
    <w:rsid w:val="007D2291"/>
    <w:rsid w:val="007D2392"/>
    <w:rsid w:val="007D25BB"/>
    <w:rsid w:val="007D26FD"/>
    <w:rsid w:val="007D2A64"/>
    <w:rsid w:val="007D2E83"/>
    <w:rsid w:val="007D2EF4"/>
    <w:rsid w:val="007D3758"/>
    <w:rsid w:val="007D39BD"/>
    <w:rsid w:val="007D3B29"/>
    <w:rsid w:val="007D3BF6"/>
    <w:rsid w:val="007D3C5C"/>
    <w:rsid w:val="007D3C7D"/>
    <w:rsid w:val="007D3CDE"/>
    <w:rsid w:val="007D3FDC"/>
    <w:rsid w:val="007D422F"/>
    <w:rsid w:val="007D4265"/>
    <w:rsid w:val="007D4457"/>
    <w:rsid w:val="007D46F6"/>
    <w:rsid w:val="007D4745"/>
    <w:rsid w:val="007D4B4E"/>
    <w:rsid w:val="007D4C8E"/>
    <w:rsid w:val="007D4D72"/>
    <w:rsid w:val="007D4EE7"/>
    <w:rsid w:val="007D50AD"/>
    <w:rsid w:val="007D50C3"/>
    <w:rsid w:val="007D51E8"/>
    <w:rsid w:val="007D55F2"/>
    <w:rsid w:val="007D5607"/>
    <w:rsid w:val="007D582E"/>
    <w:rsid w:val="007D5857"/>
    <w:rsid w:val="007D5B0B"/>
    <w:rsid w:val="007D5BB8"/>
    <w:rsid w:val="007D5CB3"/>
    <w:rsid w:val="007D5E07"/>
    <w:rsid w:val="007D5E9C"/>
    <w:rsid w:val="007D5FF7"/>
    <w:rsid w:val="007D6132"/>
    <w:rsid w:val="007D6170"/>
    <w:rsid w:val="007D6654"/>
    <w:rsid w:val="007D66E9"/>
    <w:rsid w:val="007D6A2E"/>
    <w:rsid w:val="007D6B33"/>
    <w:rsid w:val="007D6B3E"/>
    <w:rsid w:val="007D6B70"/>
    <w:rsid w:val="007D705F"/>
    <w:rsid w:val="007D7133"/>
    <w:rsid w:val="007D7139"/>
    <w:rsid w:val="007D7176"/>
    <w:rsid w:val="007D72D7"/>
    <w:rsid w:val="007D73F2"/>
    <w:rsid w:val="007D7405"/>
    <w:rsid w:val="007D7494"/>
    <w:rsid w:val="007D75CA"/>
    <w:rsid w:val="007D778F"/>
    <w:rsid w:val="007D77F9"/>
    <w:rsid w:val="007D7864"/>
    <w:rsid w:val="007D791D"/>
    <w:rsid w:val="007D7952"/>
    <w:rsid w:val="007D7DD5"/>
    <w:rsid w:val="007D7DDC"/>
    <w:rsid w:val="007E014E"/>
    <w:rsid w:val="007E01EF"/>
    <w:rsid w:val="007E0418"/>
    <w:rsid w:val="007E056E"/>
    <w:rsid w:val="007E058C"/>
    <w:rsid w:val="007E06E3"/>
    <w:rsid w:val="007E0705"/>
    <w:rsid w:val="007E089B"/>
    <w:rsid w:val="007E0A01"/>
    <w:rsid w:val="007E0C5B"/>
    <w:rsid w:val="007E0F85"/>
    <w:rsid w:val="007E10A9"/>
    <w:rsid w:val="007E10F9"/>
    <w:rsid w:val="007E1257"/>
    <w:rsid w:val="007E1715"/>
    <w:rsid w:val="007E17C8"/>
    <w:rsid w:val="007E19E0"/>
    <w:rsid w:val="007E1A79"/>
    <w:rsid w:val="007E2049"/>
    <w:rsid w:val="007E20CA"/>
    <w:rsid w:val="007E2199"/>
    <w:rsid w:val="007E21EA"/>
    <w:rsid w:val="007E2279"/>
    <w:rsid w:val="007E28D8"/>
    <w:rsid w:val="007E2C7B"/>
    <w:rsid w:val="007E2CF1"/>
    <w:rsid w:val="007E2DAA"/>
    <w:rsid w:val="007E2DAF"/>
    <w:rsid w:val="007E2F95"/>
    <w:rsid w:val="007E3759"/>
    <w:rsid w:val="007E39E4"/>
    <w:rsid w:val="007E3F31"/>
    <w:rsid w:val="007E3F3B"/>
    <w:rsid w:val="007E4072"/>
    <w:rsid w:val="007E433B"/>
    <w:rsid w:val="007E4463"/>
    <w:rsid w:val="007E4663"/>
    <w:rsid w:val="007E46FB"/>
    <w:rsid w:val="007E47A0"/>
    <w:rsid w:val="007E498C"/>
    <w:rsid w:val="007E4C0A"/>
    <w:rsid w:val="007E50FF"/>
    <w:rsid w:val="007E52E7"/>
    <w:rsid w:val="007E53E1"/>
    <w:rsid w:val="007E585E"/>
    <w:rsid w:val="007E5A7D"/>
    <w:rsid w:val="007E5D40"/>
    <w:rsid w:val="007E5E1E"/>
    <w:rsid w:val="007E6037"/>
    <w:rsid w:val="007E6131"/>
    <w:rsid w:val="007E61F9"/>
    <w:rsid w:val="007E6A98"/>
    <w:rsid w:val="007E6D22"/>
    <w:rsid w:val="007E6E5E"/>
    <w:rsid w:val="007E6FD6"/>
    <w:rsid w:val="007E6FDD"/>
    <w:rsid w:val="007E70AF"/>
    <w:rsid w:val="007E7A2B"/>
    <w:rsid w:val="007E7B84"/>
    <w:rsid w:val="007E7C98"/>
    <w:rsid w:val="007E7CFA"/>
    <w:rsid w:val="007E7D27"/>
    <w:rsid w:val="007E7D52"/>
    <w:rsid w:val="007E7E48"/>
    <w:rsid w:val="007E7EA3"/>
    <w:rsid w:val="007E7EDB"/>
    <w:rsid w:val="007F0061"/>
    <w:rsid w:val="007F0114"/>
    <w:rsid w:val="007F062F"/>
    <w:rsid w:val="007F06C4"/>
    <w:rsid w:val="007F06D8"/>
    <w:rsid w:val="007F077D"/>
    <w:rsid w:val="007F0826"/>
    <w:rsid w:val="007F0A28"/>
    <w:rsid w:val="007F0BA3"/>
    <w:rsid w:val="007F0D54"/>
    <w:rsid w:val="007F0D87"/>
    <w:rsid w:val="007F1022"/>
    <w:rsid w:val="007F10E2"/>
    <w:rsid w:val="007F12D6"/>
    <w:rsid w:val="007F1420"/>
    <w:rsid w:val="007F1A74"/>
    <w:rsid w:val="007F1B8D"/>
    <w:rsid w:val="007F1D46"/>
    <w:rsid w:val="007F2049"/>
    <w:rsid w:val="007F20C1"/>
    <w:rsid w:val="007F2353"/>
    <w:rsid w:val="007F23D6"/>
    <w:rsid w:val="007F23FD"/>
    <w:rsid w:val="007F24CC"/>
    <w:rsid w:val="007F282D"/>
    <w:rsid w:val="007F2852"/>
    <w:rsid w:val="007F2871"/>
    <w:rsid w:val="007F2C3E"/>
    <w:rsid w:val="007F2D94"/>
    <w:rsid w:val="007F2EB2"/>
    <w:rsid w:val="007F339C"/>
    <w:rsid w:val="007F34D4"/>
    <w:rsid w:val="007F3584"/>
    <w:rsid w:val="007F36C9"/>
    <w:rsid w:val="007F377F"/>
    <w:rsid w:val="007F37B7"/>
    <w:rsid w:val="007F3991"/>
    <w:rsid w:val="007F3AA6"/>
    <w:rsid w:val="007F3BBD"/>
    <w:rsid w:val="007F3BE8"/>
    <w:rsid w:val="007F3E6B"/>
    <w:rsid w:val="007F4078"/>
    <w:rsid w:val="007F450B"/>
    <w:rsid w:val="007F4685"/>
    <w:rsid w:val="007F4834"/>
    <w:rsid w:val="007F4CAE"/>
    <w:rsid w:val="007F4E23"/>
    <w:rsid w:val="007F4E51"/>
    <w:rsid w:val="007F4EC7"/>
    <w:rsid w:val="007F4F4D"/>
    <w:rsid w:val="007F5217"/>
    <w:rsid w:val="007F537C"/>
    <w:rsid w:val="007F5479"/>
    <w:rsid w:val="007F54A1"/>
    <w:rsid w:val="007F56C7"/>
    <w:rsid w:val="007F56CA"/>
    <w:rsid w:val="007F5807"/>
    <w:rsid w:val="007F5961"/>
    <w:rsid w:val="007F59AC"/>
    <w:rsid w:val="007F5ADD"/>
    <w:rsid w:val="007F5C5C"/>
    <w:rsid w:val="007F60E1"/>
    <w:rsid w:val="007F67AE"/>
    <w:rsid w:val="007F6982"/>
    <w:rsid w:val="007F6A97"/>
    <w:rsid w:val="007F6CB7"/>
    <w:rsid w:val="007F6EB5"/>
    <w:rsid w:val="007F7110"/>
    <w:rsid w:val="007F720F"/>
    <w:rsid w:val="007F737C"/>
    <w:rsid w:val="007F73D2"/>
    <w:rsid w:val="007F744B"/>
    <w:rsid w:val="007F7473"/>
    <w:rsid w:val="007F77C4"/>
    <w:rsid w:val="007F7A40"/>
    <w:rsid w:val="007F7A77"/>
    <w:rsid w:val="007F7AA0"/>
    <w:rsid w:val="007F7E10"/>
    <w:rsid w:val="00800012"/>
    <w:rsid w:val="00800063"/>
    <w:rsid w:val="00800247"/>
    <w:rsid w:val="0080097A"/>
    <w:rsid w:val="00800A0C"/>
    <w:rsid w:val="00800A7D"/>
    <w:rsid w:val="00800AA6"/>
    <w:rsid w:val="00800DC4"/>
    <w:rsid w:val="00800DEC"/>
    <w:rsid w:val="00800DF8"/>
    <w:rsid w:val="00800F34"/>
    <w:rsid w:val="0080107F"/>
    <w:rsid w:val="008011BB"/>
    <w:rsid w:val="008011EF"/>
    <w:rsid w:val="00801280"/>
    <w:rsid w:val="0080128E"/>
    <w:rsid w:val="008012AF"/>
    <w:rsid w:val="008012CE"/>
    <w:rsid w:val="008014F9"/>
    <w:rsid w:val="0080152F"/>
    <w:rsid w:val="00801E5B"/>
    <w:rsid w:val="00801E8B"/>
    <w:rsid w:val="00801F8E"/>
    <w:rsid w:val="008020B7"/>
    <w:rsid w:val="008021BD"/>
    <w:rsid w:val="0080238D"/>
    <w:rsid w:val="008027A0"/>
    <w:rsid w:val="00802A83"/>
    <w:rsid w:val="00802CA1"/>
    <w:rsid w:val="00802D99"/>
    <w:rsid w:val="00803521"/>
    <w:rsid w:val="00803819"/>
    <w:rsid w:val="008038AA"/>
    <w:rsid w:val="00803941"/>
    <w:rsid w:val="00803C60"/>
    <w:rsid w:val="00803CB1"/>
    <w:rsid w:val="00803CD6"/>
    <w:rsid w:val="00803F22"/>
    <w:rsid w:val="00804219"/>
    <w:rsid w:val="0080440C"/>
    <w:rsid w:val="00804485"/>
    <w:rsid w:val="00804736"/>
    <w:rsid w:val="0080474F"/>
    <w:rsid w:val="008047FD"/>
    <w:rsid w:val="00804832"/>
    <w:rsid w:val="008048D1"/>
    <w:rsid w:val="00804B22"/>
    <w:rsid w:val="00804B50"/>
    <w:rsid w:val="00804C39"/>
    <w:rsid w:val="00804C58"/>
    <w:rsid w:val="00804D27"/>
    <w:rsid w:val="00804E2A"/>
    <w:rsid w:val="00804EB0"/>
    <w:rsid w:val="00804FD5"/>
    <w:rsid w:val="008050E3"/>
    <w:rsid w:val="00805184"/>
    <w:rsid w:val="008051FC"/>
    <w:rsid w:val="00805373"/>
    <w:rsid w:val="00805A54"/>
    <w:rsid w:val="00805A88"/>
    <w:rsid w:val="00805BD3"/>
    <w:rsid w:val="00805BD6"/>
    <w:rsid w:val="00805C3F"/>
    <w:rsid w:val="00805D27"/>
    <w:rsid w:val="00805E31"/>
    <w:rsid w:val="00805F85"/>
    <w:rsid w:val="00806489"/>
    <w:rsid w:val="00806579"/>
    <w:rsid w:val="008066FF"/>
    <w:rsid w:val="00806808"/>
    <w:rsid w:val="00806871"/>
    <w:rsid w:val="00806919"/>
    <w:rsid w:val="00806929"/>
    <w:rsid w:val="008069F4"/>
    <w:rsid w:val="00806A52"/>
    <w:rsid w:val="00806A90"/>
    <w:rsid w:val="00806B62"/>
    <w:rsid w:val="00806EC5"/>
    <w:rsid w:val="0080704B"/>
    <w:rsid w:val="008074DE"/>
    <w:rsid w:val="00807583"/>
    <w:rsid w:val="0080761E"/>
    <w:rsid w:val="0080762E"/>
    <w:rsid w:val="0081004D"/>
    <w:rsid w:val="008103BD"/>
    <w:rsid w:val="008103FF"/>
    <w:rsid w:val="008105A1"/>
    <w:rsid w:val="00810708"/>
    <w:rsid w:val="00810778"/>
    <w:rsid w:val="008107A9"/>
    <w:rsid w:val="0081089A"/>
    <w:rsid w:val="00810C5A"/>
    <w:rsid w:val="008111E1"/>
    <w:rsid w:val="00811234"/>
    <w:rsid w:val="008112B2"/>
    <w:rsid w:val="00811349"/>
    <w:rsid w:val="008114FD"/>
    <w:rsid w:val="00811639"/>
    <w:rsid w:val="008116CA"/>
    <w:rsid w:val="00811833"/>
    <w:rsid w:val="0081195F"/>
    <w:rsid w:val="00811BDC"/>
    <w:rsid w:val="00811DA1"/>
    <w:rsid w:val="0081215F"/>
    <w:rsid w:val="0081246F"/>
    <w:rsid w:val="0081282E"/>
    <w:rsid w:val="00812B7A"/>
    <w:rsid w:val="00812BB1"/>
    <w:rsid w:val="00812BEA"/>
    <w:rsid w:val="00813125"/>
    <w:rsid w:val="008131F5"/>
    <w:rsid w:val="00813364"/>
    <w:rsid w:val="0081341E"/>
    <w:rsid w:val="00813440"/>
    <w:rsid w:val="00813A8A"/>
    <w:rsid w:val="00813CA5"/>
    <w:rsid w:val="00813F8B"/>
    <w:rsid w:val="00814283"/>
    <w:rsid w:val="0081440E"/>
    <w:rsid w:val="00814786"/>
    <w:rsid w:val="008147F1"/>
    <w:rsid w:val="00814B33"/>
    <w:rsid w:val="00814CBA"/>
    <w:rsid w:val="00814D93"/>
    <w:rsid w:val="00814F35"/>
    <w:rsid w:val="00814F5C"/>
    <w:rsid w:val="00814F6F"/>
    <w:rsid w:val="0081509F"/>
    <w:rsid w:val="008152D0"/>
    <w:rsid w:val="00815335"/>
    <w:rsid w:val="00815388"/>
    <w:rsid w:val="0081573C"/>
    <w:rsid w:val="00815805"/>
    <w:rsid w:val="00815B4F"/>
    <w:rsid w:val="00815C68"/>
    <w:rsid w:val="00815DDB"/>
    <w:rsid w:val="0081636A"/>
    <w:rsid w:val="00816578"/>
    <w:rsid w:val="008165FE"/>
    <w:rsid w:val="00816628"/>
    <w:rsid w:val="00816864"/>
    <w:rsid w:val="008169EC"/>
    <w:rsid w:val="00816B1B"/>
    <w:rsid w:val="00816B2A"/>
    <w:rsid w:val="00816FA9"/>
    <w:rsid w:val="00817136"/>
    <w:rsid w:val="00817164"/>
    <w:rsid w:val="008171BB"/>
    <w:rsid w:val="0081749D"/>
    <w:rsid w:val="008177A0"/>
    <w:rsid w:val="008177DE"/>
    <w:rsid w:val="008179A4"/>
    <w:rsid w:val="00817C79"/>
    <w:rsid w:val="00817E4A"/>
    <w:rsid w:val="00817EDC"/>
    <w:rsid w:val="008200CB"/>
    <w:rsid w:val="008203D1"/>
    <w:rsid w:val="0082041E"/>
    <w:rsid w:val="00820654"/>
    <w:rsid w:val="0082069F"/>
    <w:rsid w:val="00820908"/>
    <w:rsid w:val="00820EBF"/>
    <w:rsid w:val="00820F16"/>
    <w:rsid w:val="00820FB8"/>
    <w:rsid w:val="00821076"/>
    <w:rsid w:val="00821191"/>
    <w:rsid w:val="00821204"/>
    <w:rsid w:val="00821302"/>
    <w:rsid w:val="008216F6"/>
    <w:rsid w:val="0082171B"/>
    <w:rsid w:val="00821794"/>
    <w:rsid w:val="00821945"/>
    <w:rsid w:val="0082194C"/>
    <w:rsid w:val="0082197A"/>
    <w:rsid w:val="0082199B"/>
    <w:rsid w:val="00821A80"/>
    <w:rsid w:val="00822134"/>
    <w:rsid w:val="00822312"/>
    <w:rsid w:val="00822416"/>
    <w:rsid w:val="008226FB"/>
    <w:rsid w:val="008227C3"/>
    <w:rsid w:val="00822988"/>
    <w:rsid w:val="00822A7C"/>
    <w:rsid w:val="00822F08"/>
    <w:rsid w:val="008230EF"/>
    <w:rsid w:val="0082329A"/>
    <w:rsid w:val="00823313"/>
    <w:rsid w:val="00823649"/>
    <w:rsid w:val="00823687"/>
    <w:rsid w:val="008236D2"/>
    <w:rsid w:val="00823754"/>
    <w:rsid w:val="0082379B"/>
    <w:rsid w:val="0082391C"/>
    <w:rsid w:val="00823962"/>
    <w:rsid w:val="008239FA"/>
    <w:rsid w:val="00823B14"/>
    <w:rsid w:val="00823D70"/>
    <w:rsid w:val="00823DFA"/>
    <w:rsid w:val="00823F19"/>
    <w:rsid w:val="00823F9E"/>
    <w:rsid w:val="00824090"/>
    <w:rsid w:val="008240A0"/>
    <w:rsid w:val="00824155"/>
    <w:rsid w:val="0082416E"/>
    <w:rsid w:val="008242F2"/>
    <w:rsid w:val="00824756"/>
    <w:rsid w:val="008247D3"/>
    <w:rsid w:val="008247E3"/>
    <w:rsid w:val="00824B8E"/>
    <w:rsid w:val="00824CE3"/>
    <w:rsid w:val="00825069"/>
    <w:rsid w:val="0082518C"/>
    <w:rsid w:val="0082556A"/>
    <w:rsid w:val="008257A7"/>
    <w:rsid w:val="0082582F"/>
    <w:rsid w:val="008258B9"/>
    <w:rsid w:val="008258D0"/>
    <w:rsid w:val="00825928"/>
    <w:rsid w:val="00825980"/>
    <w:rsid w:val="00825A09"/>
    <w:rsid w:val="00825B89"/>
    <w:rsid w:val="00825F90"/>
    <w:rsid w:val="00825FCD"/>
    <w:rsid w:val="0082620F"/>
    <w:rsid w:val="0082633D"/>
    <w:rsid w:val="0082641D"/>
    <w:rsid w:val="0082658D"/>
    <w:rsid w:val="008266F3"/>
    <w:rsid w:val="00826935"/>
    <w:rsid w:val="00826C3B"/>
    <w:rsid w:val="00826CFA"/>
    <w:rsid w:val="00826D0D"/>
    <w:rsid w:val="00826FFB"/>
    <w:rsid w:val="0082715D"/>
    <w:rsid w:val="008271AF"/>
    <w:rsid w:val="00827302"/>
    <w:rsid w:val="008274FF"/>
    <w:rsid w:val="00827504"/>
    <w:rsid w:val="008276CB"/>
    <w:rsid w:val="00827791"/>
    <w:rsid w:val="008277D9"/>
    <w:rsid w:val="008278B8"/>
    <w:rsid w:val="00827EE4"/>
    <w:rsid w:val="00830002"/>
    <w:rsid w:val="008300A0"/>
    <w:rsid w:val="0083027E"/>
    <w:rsid w:val="008302F0"/>
    <w:rsid w:val="00830342"/>
    <w:rsid w:val="00830794"/>
    <w:rsid w:val="008307A7"/>
    <w:rsid w:val="008307F0"/>
    <w:rsid w:val="00830A01"/>
    <w:rsid w:val="00830A0A"/>
    <w:rsid w:val="00830C04"/>
    <w:rsid w:val="00830DD0"/>
    <w:rsid w:val="00830E39"/>
    <w:rsid w:val="00830E3B"/>
    <w:rsid w:val="00830EB0"/>
    <w:rsid w:val="00831072"/>
    <w:rsid w:val="00831099"/>
    <w:rsid w:val="00831498"/>
    <w:rsid w:val="00831647"/>
    <w:rsid w:val="00831740"/>
    <w:rsid w:val="00831888"/>
    <w:rsid w:val="008318DB"/>
    <w:rsid w:val="00831904"/>
    <w:rsid w:val="00831917"/>
    <w:rsid w:val="008319A8"/>
    <w:rsid w:val="00831BED"/>
    <w:rsid w:val="00831DAE"/>
    <w:rsid w:val="00831DE7"/>
    <w:rsid w:val="00831DE9"/>
    <w:rsid w:val="00831F0D"/>
    <w:rsid w:val="00831FC8"/>
    <w:rsid w:val="008320B4"/>
    <w:rsid w:val="008323F8"/>
    <w:rsid w:val="00832642"/>
    <w:rsid w:val="008328A4"/>
    <w:rsid w:val="00832B45"/>
    <w:rsid w:val="00832E8A"/>
    <w:rsid w:val="00833378"/>
    <w:rsid w:val="0083337F"/>
    <w:rsid w:val="008335E7"/>
    <w:rsid w:val="0083380F"/>
    <w:rsid w:val="00833831"/>
    <w:rsid w:val="008338D2"/>
    <w:rsid w:val="00833AA0"/>
    <w:rsid w:val="00833CD5"/>
    <w:rsid w:val="00833F0E"/>
    <w:rsid w:val="00833FC9"/>
    <w:rsid w:val="00834059"/>
    <w:rsid w:val="008347AF"/>
    <w:rsid w:val="00834C1B"/>
    <w:rsid w:val="00834C3F"/>
    <w:rsid w:val="00834CDB"/>
    <w:rsid w:val="00834D57"/>
    <w:rsid w:val="00834D8B"/>
    <w:rsid w:val="00834DF2"/>
    <w:rsid w:val="00834E00"/>
    <w:rsid w:val="00835129"/>
    <w:rsid w:val="00835130"/>
    <w:rsid w:val="0083513C"/>
    <w:rsid w:val="0083531B"/>
    <w:rsid w:val="0083598D"/>
    <w:rsid w:val="00835B0A"/>
    <w:rsid w:val="00835F3D"/>
    <w:rsid w:val="0083627B"/>
    <w:rsid w:val="00836295"/>
    <w:rsid w:val="00836519"/>
    <w:rsid w:val="0083656E"/>
    <w:rsid w:val="00836782"/>
    <w:rsid w:val="00836793"/>
    <w:rsid w:val="008368F6"/>
    <w:rsid w:val="0083691C"/>
    <w:rsid w:val="00836995"/>
    <w:rsid w:val="00836B11"/>
    <w:rsid w:val="00836B78"/>
    <w:rsid w:val="00836D07"/>
    <w:rsid w:val="00836E07"/>
    <w:rsid w:val="008371C1"/>
    <w:rsid w:val="00837443"/>
    <w:rsid w:val="00837757"/>
    <w:rsid w:val="0083798F"/>
    <w:rsid w:val="00837C02"/>
    <w:rsid w:val="00837F24"/>
    <w:rsid w:val="00837F37"/>
    <w:rsid w:val="00840209"/>
    <w:rsid w:val="0084067D"/>
    <w:rsid w:val="00840737"/>
    <w:rsid w:val="00840810"/>
    <w:rsid w:val="00840973"/>
    <w:rsid w:val="00840BE4"/>
    <w:rsid w:val="0084133A"/>
    <w:rsid w:val="0084173F"/>
    <w:rsid w:val="00841A84"/>
    <w:rsid w:val="00841C85"/>
    <w:rsid w:val="00841E73"/>
    <w:rsid w:val="00841F30"/>
    <w:rsid w:val="0084207C"/>
    <w:rsid w:val="0084262D"/>
    <w:rsid w:val="008427C6"/>
    <w:rsid w:val="00842823"/>
    <w:rsid w:val="00842AB6"/>
    <w:rsid w:val="00842B76"/>
    <w:rsid w:val="00842C59"/>
    <w:rsid w:val="00843160"/>
    <w:rsid w:val="00843412"/>
    <w:rsid w:val="00843613"/>
    <w:rsid w:val="0084369C"/>
    <w:rsid w:val="00843723"/>
    <w:rsid w:val="0084398A"/>
    <w:rsid w:val="00843A48"/>
    <w:rsid w:val="00843B7A"/>
    <w:rsid w:val="00843DBC"/>
    <w:rsid w:val="00843F85"/>
    <w:rsid w:val="0084400B"/>
    <w:rsid w:val="008440BB"/>
    <w:rsid w:val="008440E8"/>
    <w:rsid w:val="00844103"/>
    <w:rsid w:val="008444F2"/>
    <w:rsid w:val="008444F9"/>
    <w:rsid w:val="008446D6"/>
    <w:rsid w:val="0084499B"/>
    <w:rsid w:val="00844B3D"/>
    <w:rsid w:val="00844BFF"/>
    <w:rsid w:val="008452A8"/>
    <w:rsid w:val="008455B8"/>
    <w:rsid w:val="008456A0"/>
    <w:rsid w:val="008458CF"/>
    <w:rsid w:val="00845989"/>
    <w:rsid w:val="00845990"/>
    <w:rsid w:val="00845E62"/>
    <w:rsid w:val="00846203"/>
    <w:rsid w:val="008462E9"/>
    <w:rsid w:val="0084656A"/>
    <w:rsid w:val="008466B7"/>
    <w:rsid w:val="0084676C"/>
    <w:rsid w:val="008467B3"/>
    <w:rsid w:val="0084691F"/>
    <w:rsid w:val="00846DBF"/>
    <w:rsid w:val="00846FFB"/>
    <w:rsid w:val="008470AA"/>
    <w:rsid w:val="008471EB"/>
    <w:rsid w:val="00847219"/>
    <w:rsid w:val="00847307"/>
    <w:rsid w:val="00847335"/>
    <w:rsid w:val="008473DD"/>
    <w:rsid w:val="00847491"/>
    <w:rsid w:val="00847827"/>
    <w:rsid w:val="00847DB8"/>
    <w:rsid w:val="00847DCC"/>
    <w:rsid w:val="00847E77"/>
    <w:rsid w:val="00847F0F"/>
    <w:rsid w:val="00847FAB"/>
    <w:rsid w:val="0085012D"/>
    <w:rsid w:val="0085023A"/>
    <w:rsid w:val="008502DB"/>
    <w:rsid w:val="0085032B"/>
    <w:rsid w:val="008503AA"/>
    <w:rsid w:val="00850512"/>
    <w:rsid w:val="008506BD"/>
    <w:rsid w:val="0085099A"/>
    <w:rsid w:val="00850C49"/>
    <w:rsid w:val="0085126E"/>
    <w:rsid w:val="00851580"/>
    <w:rsid w:val="00851A46"/>
    <w:rsid w:val="00851CED"/>
    <w:rsid w:val="00851E52"/>
    <w:rsid w:val="00851FEA"/>
    <w:rsid w:val="00852149"/>
    <w:rsid w:val="00852326"/>
    <w:rsid w:val="00852337"/>
    <w:rsid w:val="00852582"/>
    <w:rsid w:val="008527DD"/>
    <w:rsid w:val="00852862"/>
    <w:rsid w:val="00852A4E"/>
    <w:rsid w:val="00852AFF"/>
    <w:rsid w:val="00852CC3"/>
    <w:rsid w:val="00852DB6"/>
    <w:rsid w:val="00852EC6"/>
    <w:rsid w:val="00853047"/>
    <w:rsid w:val="008530DD"/>
    <w:rsid w:val="0085320C"/>
    <w:rsid w:val="0085332D"/>
    <w:rsid w:val="008535A5"/>
    <w:rsid w:val="0085381B"/>
    <w:rsid w:val="0085386C"/>
    <w:rsid w:val="0085393E"/>
    <w:rsid w:val="00853A1A"/>
    <w:rsid w:val="00853AFE"/>
    <w:rsid w:val="00853B7B"/>
    <w:rsid w:val="008541A6"/>
    <w:rsid w:val="00854504"/>
    <w:rsid w:val="00854851"/>
    <w:rsid w:val="008549B1"/>
    <w:rsid w:val="00854F5B"/>
    <w:rsid w:val="008550A8"/>
    <w:rsid w:val="008553BF"/>
    <w:rsid w:val="00855492"/>
    <w:rsid w:val="00855916"/>
    <w:rsid w:val="00855951"/>
    <w:rsid w:val="00855B1C"/>
    <w:rsid w:val="00855C59"/>
    <w:rsid w:val="00855E0C"/>
    <w:rsid w:val="008560B0"/>
    <w:rsid w:val="008561E6"/>
    <w:rsid w:val="00856302"/>
    <w:rsid w:val="00856357"/>
    <w:rsid w:val="008564FD"/>
    <w:rsid w:val="00856803"/>
    <w:rsid w:val="0085680F"/>
    <w:rsid w:val="00856B2A"/>
    <w:rsid w:val="00856BE0"/>
    <w:rsid w:val="00856FF9"/>
    <w:rsid w:val="0085709B"/>
    <w:rsid w:val="008571C1"/>
    <w:rsid w:val="00857401"/>
    <w:rsid w:val="00857411"/>
    <w:rsid w:val="00857424"/>
    <w:rsid w:val="00857723"/>
    <w:rsid w:val="00857C1C"/>
    <w:rsid w:val="008602F7"/>
    <w:rsid w:val="008603D4"/>
    <w:rsid w:val="0086047A"/>
    <w:rsid w:val="008604DC"/>
    <w:rsid w:val="008606A5"/>
    <w:rsid w:val="00860B2E"/>
    <w:rsid w:val="00861643"/>
    <w:rsid w:val="00861B9F"/>
    <w:rsid w:val="00861C09"/>
    <w:rsid w:val="00862092"/>
    <w:rsid w:val="0086222E"/>
    <w:rsid w:val="00862768"/>
    <w:rsid w:val="00862871"/>
    <w:rsid w:val="0086288A"/>
    <w:rsid w:val="0086289E"/>
    <w:rsid w:val="008628B8"/>
    <w:rsid w:val="00862A67"/>
    <w:rsid w:val="00862DE6"/>
    <w:rsid w:val="00862FA2"/>
    <w:rsid w:val="0086317A"/>
    <w:rsid w:val="008633C3"/>
    <w:rsid w:val="0086348E"/>
    <w:rsid w:val="0086351F"/>
    <w:rsid w:val="0086376E"/>
    <w:rsid w:val="00863957"/>
    <w:rsid w:val="00863989"/>
    <w:rsid w:val="00863AEC"/>
    <w:rsid w:val="00863C86"/>
    <w:rsid w:val="00863C8E"/>
    <w:rsid w:val="00863DF3"/>
    <w:rsid w:val="00863E7D"/>
    <w:rsid w:val="00863F8C"/>
    <w:rsid w:val="0086400F"/>
    <w:rsid w:val="0086402D"/>
    <w:rsid w:val="008640C7"/>
    <w:rsid w:val="008643B0"/>
    <w:rsid w:val="008646F4"/>
    <w:rsid w:val="008649EC"/>
    <w:rsid w:val="00864B9D"/>
    <w:rsid w:val="00864C15"/>
    <w:rsid w:val="00864F78"/>
    <w:rsid w:val="00864FAE"/>
    <w:rsid w:val="00864FDD"/>
    <w:rsid w:val="00865189"/>
    <w:rsid w:val="008652EF"/>
    <w:rsid w:val="00865719"/>
    <w:rsid w:val="00865862"/>
    <w:rsid w:val="00865920"/>
    <w:rsid w:val="00865A7F"/>
    <w:rsid w:val="00865A98"/>
    <w:rsid w:val="00865AF0"/>
    <w:rsid w:val="00865B0F"/>
    <w:rsid w:val="00865BBC"/>
    <w:rsid w:val="00865E67"/>
    <w:rsid w:val="00865F5D"/>
    <w:rsid w:val="00866056"/>
    <w:rsid w:val="008661EE"/>
    <w:rsid w:val="008663FD"/>
    <w:rsid w:val="0086674D"/>
    <w:rsid w:val="00866791"/>
    <w:rsid w:val="00866823"/>
    <w:rsid w:val="00866DB1"/>
    <w:rsid w:val="00866E57"/>
    <w:rsid w:val="00866F4C"/>
    <w:rsid w:val="008671B2"/>
    <w:rsid w:val="008672C4"/>
    <w:rsid w:val="00867445"/>
    <w:rsid w:val="00867909"/>
    <w:rsid w:val="00867935"/>
    <w:rsid w:val="00867997"/>
    <w:rsid w:val="008679BF"/>
    <w:rsid w:val="008679E3"/>
    <w:rsid w:val="0087037C"/>
    <w:rsid w:val="00870C09"/>
    <w:rsid w:val="00870C3D"/>
    <w:rsid w:val="00870C53"/>
    <w:rsid w:val="008711A1"/>
    <w:rsid w:val="00871414"/>
    <w:rsid w:val="00871746"/>
    <w:rsid w:val="008719CC"/>
    <w:rsid w:val="00871A90"/>
    <w:rsid w:val="00871AD5"/>
    <w:rsid w:val="00871AE0"/>
    <w:rsid w:val="00871B3C"/>
    <w:rsid w:val="00871D25"/>
    <w:rsid w:val="00871E1F"/>
    <w:rsid w:val="00871E8D"/>
    <w:rsid w:val="00872486"/>
    <w:rsid w:val="00872542"/>
    <w:rsid w:val="00872623"/>
    <w:rsid w:val="00872860"/>
    <w:rsid w:val="00872A47"/>
    <w:rsid w:val="00872D63"/>
    <w:rsid w:val="00872EB6"/>
    <w:rsid w:val="00872F9B"/>
    <w:rsid w:val="008731A2"/>
    <w:rsid w:val="00873281"/>
    <w:rsid w:val="00873312"/>
    <w:rsid w:val="008733C1"/>
    <w:rsid w:val="0087361C"/>
    <w:rsid w:val="0087386A"/>
    <w:rsid w:val="008738B8"/>
    <w:rsid w:val="00873978"/>
    <w:rsid w:val="00873D7F"/>
    <w:rsid w:val="008740FB"/>
    <w:rsid w:val="008742B3"/>
    <w:rsid w:val="0087431B"/>
    <w:rsid w:val="0087435C"/>
    <w:rsid w:val="00874920"/>
    <w:rsid w:val="00874A95"/>
    <w:rsid w:val="00874D51"/>
    <w:rsid w:val="00874EC9"/>
    <w:rsid w:val="008750B5"/>
    <w:rsid w:val="008751E3"/>
    <w:rsid w:val="0087544D"/>
    <w:rsid w:val="008755FB"/>
    <w:rsid w:val="008758DF"/>
    <w:rsid w:val="00875B46"/>
    <w:rsid w:val="00875CA0"/>
    <w:rsid w:val="00875CB1"/>
    <w:rsid w:val="008765D9"/>
    <w:rsid w:val="0087696D"/>
    <w:rsid w:val="00876A30"/>
    <w:rsid w:val="00876AE0"/>
    <w:rsid w:val="00876B17"/>
    <w:rsid w:val="00876B71"/>
    <w:rsid w:val="00876EA1"/>
    <w:rsid w:val="00876ECD"/>
    <w:rsid w:val="00876F7C"/>
    <w:rsid w:val="00877194"/>
    <w:rsid w:val="00877195"/>
    <w:rsid w:val="00877322"/>
    <w:rsid w:val="008774A7"/>
    <w:rsid w:val="00877687"/>
    <w:rsid w:val="0087785B"/>
    <w:rsid w:val="00877941"/>
    <w:rsid w:val="00877E71"/>
    <w:rsid w:val="008800E1"/>
    <w:rsid w:val="00880266"/>
    <w:rsid w:val="00880279"/>
    <w:rsid w:val="00880483"/>
    <w:rsid w:val="0088055D"/>
    <w:rsid w:val="008809A7"/>
    <w:rsid w:val="00880DFD"/>
    <w:rsid w:val="00881039"/>
    <w:rsid w:val="00881296"/>
    <w:rsid w:val="008813F0"/>
    <w:rsid w:val="00881649"/>
    <w:rsid w:val="008818D0"/>
    <w:rsid w:val="008818F7"/>
    <w:rsid w:val="00881A3F"/>
    <w:rsid w:val="00881D7E"/>
    <w:rsid w:val="00881DD9"/>
    <w:rsid w:val="00881DDE"/>
    <w:rsid w:val="00881E9E"/>
    <w:rsid w:val="0088206C"/>
    <w:rsid w:val="00882311"/>
    <w:rsid w:val="008826B9"/>
    <w:rsid w:val="00882700"/>
    <w:rsid w:val="0088272A"/>
    <w:rsid w:val="0088272D"/>
    <w:rsid w:val="008827DA"/>
    <w:rsid w:val="00882B38"/>
    <w:rsid w:val="00882D78"/>
    <w:rsid w:val="00882EF3"/>
    <w:rsid w:val="00883184"/>
    <w:rsid w:val="008832F3"/>
    <w:rsid w:val="0088343E"/>
    <w:rsid w:val="00883557"/>
    <w:rsid w:val="0088366E"/>
    <w:rsid w:val="00883690"/>
    <w:rsid w:val="0088375D"/>
    <w:rsid w:val="00883768"/>
    <w:rsid w:val="00883D84"/>
    <w:rsid w:val="00884261"/>
    <w:rsid w:val="0088434E"/>
    <w:rsid w:val="008843EB"/>
    <w:rsid w:val="00884642"/>
    <w:rsid w:val="00884667"/>
    <w:rsid w:val="008846BF"/>
    <w:rsid w:val="00884A37"/>
    <w:rsid w:val="00884ECD"/>
    <w:rsid w:val="00885084"/>
    <w:rsid w:val="008856B5"/>
    <w:rsid w:val="00885712"/>
    <w:rsid w:val="00885733"/>
    <w:rsid w:val="00885760"/>
    <w:rsid w:val="008857A9"/>
    <w:rsid w:val="00885938"/>
    <w:rsid w:val="00885A42"/>
    <w:rsid w:val="00885ABD"/>
    <w:rsid w:val="00885AEE"/>
    <w:rsid w:val="00885BA8"/>
    <w:rsid w:val="00885BD3"/>
    <w:rsid w:val="00885CB7"/>
    <w:rsid w:val="00885CCC"/>
    <w:rsid w:val="00885D98"/>
    <w:rsid w:val="0088604B"/>
    <w:rsid w:val="0088613C"/>
    <w:rsid w:val="0088624C"/>
    <w:rsid w:val="00886499"/>
    <w:rsid w:val="008868F7"/>
    <w:rsid w:val="00886CA6"/>
    <w:rsid w:val="00886CF8"/>
    <w:rsid w:val="00886D99"/>
    <w:rsid w:val="00886DD8"/>
    <w:rsid w:val="00886E20"/>
    <w:rsid w:val="00886F88"/>
    <w:rsid w:val="0088712D"/>
    <w:rsid w:val="008876BB"/>
    <w:rsid w:val="0088777F"/>
    <w:rsid w:val="008877F2"/>
    <w:rsid w:val="00887899"/>
    <w:rsid w:val="00887B52"/>
    <w:rsid w:val="00887FED"/>
    <w:rsid w:val="008903CE"/>
    <w:rsid w:val="008907E3"/>
    <w:rsid w:val="00890EBD"/>
    <w:rsid w:val="00890F52"/>
    <w:rsid w:val="008912E1"/>
    <w:rsid w:val="00891540"/>
    <w:rsid w:val="00891736"/>
    <w:rsid w:val="0089195C"/>
    <w:rsid w:val="00891985"/>
    <w:rsid w:val="00891A22"/>
    <w:rsid w:val="00891B0F"/>
    <w:rsid w:val="00891B58"/>
    <w:rsid w:val="00891D6B"/>
    <w:rsid w:val="00891E5F"/>
    <w:rsid w:val="00891EDC"/>
    <w:rsid w:val="00891FFD"/>
    <w:rsid w:val="00892493"/>
    <w:rsid w:val="008924FE"/>
    <w:rsid w:val="008925A7"/>
    <w:rsid w:val="0089269D"/>
    <w:rsid w:val="008926D8"/>
    <w:rsid w:val="008929AE"/>
    <w:rsid w:val="00892EFD"/>
    <w:rsid w:val="00892F48"/>
    <w:rsid w:val="00892F71"/>
    <w:rsid w:val="008933B4"/>
    <w:rsid w:val="0089341C"/>
    <w:rsid w:val="00893431"/>
    <w:rsid w:val="00893487"/>
    <w:rsid w:val="0089376D"/>
    <w:rsid w:val="00893799"/>
    <w:rsid w:val="00893885"/>
    <w:rsid w:val="0089393F"/>
    <w:rsid w:val="00893ABC"/>
    <w:rsid w:val="00893B06"/>
    <w:rsid w:val="00893B28"/>
    <w:rsid w:val="00893C38"/>
    <w:rsid w:val="00893DC2"/>
    <w:rsid w:val="00894027"/>
    <w:rsid w:val="008940A4"/>
    <w:rsid w:val="00894928"/>
    <w:rsid w:val="00894E73"/>
    <w:rsid w:val="00894EEE"/>
    <w:rsid w:val="00895131"/>
    <w:rsid w:val="00895386"/>
    <w:rsid w:val="00895810"/>
    <w:rsid w:val="008958BC"/>
    <w:rsid w:val="00895920"/>
    <w:rsid w:val="00895B92"/>
    <w:rsid w:val="00895E01"/>
    <w:rsid w:val="00895E37"/>
    <w:rsid w:val="00895EA9"/>
    <w:rsid w:val="00896016"/>
    <w:rsid w:val="008961AA"/>
    <w:rsid w:val="00896385"/>
    <w:rsid w:val="00896547"/>
    <w:rsid w:val="0089679D"/>
    <w:rsid w:val="00896BB0"/>
    <w:rsid w:val="00896C80"/>
    <w:rsid w:val="00896D91"/>
    <w:rsid w:val="00896FC7"/>
    <w:rsid w:val="00897198"/>
    <w:rsid w:val="00897677"/>
    <w:rsid w:val="00897805"/>
    <w:rsid w:val="00897B38"/>
    <w:rsid w:val="00897D3B"/>
    <w:rsid w:val="00897EFE"/>
    <w:rsid w:val="00897F40"/>
    <w:rsid w:val="008A0083"/>
    <w:rsid w:val="008A00D5"/>
    <w:rsid w:val="008A0141"/>
    <w:rsid w:val="008A0184"/>
    <w:rsid w:val="008A0458"/>
    <w:rsid w:val="008A06FC"/>
    <w:rsid w:val="008A07AE"/>
    <w:rsid w:val="008A085E"/>
    <w:rsid w:val="008A0B45"/>
    <w:rsid w:val="008A0C98"/>
    <w:rsid w:val="008A0E50"/>
    <w:rsid w:val="008A0E8E"/>
    <w:rsid w:val="008A0FB0"/>
    <w:rsid w:val="008A1547"/>
    <w:rsid w:val="008A155A"/>
    <w:rsid w:val="008A15A3"/>
    <w:rsid w:val="008A172F"/>
    <w:rsid w:val="008A1A9B"/>
    <w:rsid w:val="008A1BA5"/>
    <w:rsid w:val="008A1CFB"/>
    <w:rsid w:val="008A1FB2"/>
    <w:rsid w:val="008A207E"/>
    <w:rsid w:val="008A2124"/>
    <w:rsid w:val="008A2156"/>
    <w:rsid w:val="008A220E"/>
    <w:rsid w:val="008A223A"/>
    <w:rsid w:val="008A2AB4"/>
    <w:rsid w:val="008A2ACF"/>
    <w:rsid w:val="008A2F93"/>
    <w:rsid w:val="008A312C"/>
    <w:rsid w:val="008A3232"/>
    <w:rsid w:val="008A335B"/>
    <w:rsid w:val="008A37B5"/>
    <w:rsid w:val="008A3949"/>
    <w:rsid w:val="008A40FB"/>
    <w:rsid w:val="008A4408"/>
    <w:rsid w:val="008A48B0"/>
    <w:rsid w:val="008A48D6"/>
    <w:rsid w:val="008A4967"/>
    <w:rsid w:val="008A4A06"/>
    <w:rsid w:val="008A5016"/>
    <w:rsid w:val="008A52EC"/>
    <w:rsid w:val="008A54C7"/>
    <w:rsid w:val="008A56FD"/>
    <w:rsid w:val="008A5A14"/>
    <w:rsid w:val="008A5BC0"/>
    <w:rsid w:val="008A5CCD"/>
    <w:rsid w:val="008A5F40"/>
    <w:rsid w:val="008A61E2"/>
    <w:rsid w:val="008A6686"/>
    <w:rsid w:val="008A6781"/>
    <w:rsid w:val="008A6902"/>
    <w:rsid w:val="008A69BC"/>
    <w:rsid w:val="008A6E04"/>
    <w:rsid w:val="008A7236"/>
    <w:rsid w:val="008A75BE"/>
    <w:rsid w:val="008A761E"/>
    <w:rsid w:val="008A7722"/>
    <w:rsid w:val="008A7E70"/>
    <w:rsid w:val="008A7FB7"/>
    <w:rsid w:val="008B0059"/>
    <w:rsid w:val="008B00EA"/>
    <w:rsid w:val="008B010E"/>
    <w:rsid w:val="008B0145"/>
    <w:rsid w:val="008B01BE"/>
    <w:rsid w:val="008B01DF"/>
    <w:rsid w:val="008B0238"/>
    <w:rsid w:val="008B047F"/>
    <w:rsid w:val="008B0645"/>
    <w:rsid w:val="008B0C16"/>
    <w:rsid w:val="008B0CE3"/>
    <w:rsid w:val="008B0D0C"/>
    <w:rsid w:val="008B0DA6"/>
    <w:rsid w:val="008B1009"/>
    <w:rsid w:val="008B108B"/>
    <w:rsid w:val="008B16BF"/>
    <w:rsid w:val="008B1753"/>
    <w:rsid w:val="008B1840"/>
    <w:rsid w:val="008B19F4"/>
    <w:rsid w:val="008B19FF"/>
    <w:rsid w:val="008B1DB0"/>
    <w:rsid w:val="008B2047"/>
    <w:rsid w:val="008B210E"/>
    <w:rsid w:val="008B2305"/>
    <w:rsid w:val="008B2346"/>
    <w:rsid w:val="008B2818"/>
    <w:rsid w:val="008B2D8D"/>
    <w:rsid w:val="008B2DC2"/>
    <w:rsid w:val="008B2E12"/>
    <w:rsid w:val="008B30A4"/>
    <w:rsid w:val="008B31F3"/>
    <w:rsid w:val="008B3315"/>
    <w:rsid w:val="008B331B"/>
    <w:rsid w:val="008B351A"/>
    <w:rsid w:val="008B3530"/>
    <w:rsid w:val="008B35BE"/>
    <w:rsid w:val="008B35ED"/>
    <w:rsid w:val="008B362B"/>
    <w:rsid w:val="008B3A56"/>
    <w:rsid w:val="008B3AC2"/>
    <w:rsid w:val="008B3C61"/>
    <w:rsid w:val="008B3CB6"/>
    <w:rsid w:val="008B3EEE"/>
    <w:rsid w:val="008B3EF0"/>
    <w:rsid w:val="008B42B9"/>
    <w:rsid w:val="008B44ED"/>
    <w:rsid w:val="008B46AC"/>
    <w:rsid w:val="008B46B9"/>
    <w:rsid w:val="008B4CEF"/>
    <w:rsid w:val="008B4D22"/>
    <w:rsid w:val="008B52F8"/>
    <w:rsid w:val="008B53AB"/>
    <w:rsid w:val="008B567A"/>
    <w:rsid w:val="008B58F1"/>
    <w:rsid w:val="008B5BB8"/>
    <w:rsid w:val="008B5CF7"/>
    <w:rsid w:val="008B5D96"/>
    <w:rsid w:val="008B5E0E"/>
    <w:rsid w:val="008B6076"/>
    <w:rsid w:val="008B6141"/>
    <w:rsid w:val="008B61A4"/>
    <w:rsid w:val="008B61B7"/>
    <w:rsid w:val="008B637E"/>
    <w:rsid w:val="008B65A8"/>
    <w:rsid w:val="008B65FF"/>
    <w:rsid w:val="008B68D4"/>
    <w:rsid w:val="008B6AD7"/>
    <w:rsid w:val="008B6AF7"/>
    <w:rsid w:val="008B6F0F"/>
    <w:rsid w:val="008B6F2A"/>
    <w:rsid w:val="008B70E4"/>
    <w:rsid w:val="008B7206"/>
    <w:rsid w:val="008B737F"/>
    <w:rsid w:val="008B741C"/>
    <w:rsid w:val="008B76BE"/>
    <w:rsid w:val="008B772D"/>
    <w:rsid w:val="008B7838"/>
    <w:rsid w:val="008B7D57"/>
    <w:rsid w:val="008B7FCD"/>
    <w:rsid w:val="008C0028"/>
    <w:rsid w:val="008C03E2"/>
    <w:rsid w:val="008C049A"/>
    <w:rsid w:val="008C0983"/>
    <w:rsid w:val="008C0BC1"/>
    <w:rsid w:val="008C0D63"/>
    <w:rsid w:val="008C0DCD"/>
    <w:rsid w:val="008C0F31"/>
    <w:rsid w:val="008C108E"/>
    <w:rsid w:val="008C10A4"/>
    <w:rsid w:val="008C1105"/>
    <w:rsid w:val="008C12DE"/>
    <w:rsid w:val="008C13D8"/>
    <w:rsid w:val="008C1772"/>
    <w:rsid w:val="008C1862"/>
    <w:rsid w:val="008C1BDF"/>
    <w:rsid w:val="008C1C55"/>
    <w:rsid w:val="008C1CB7"/>
    <w:rsid w:val="008C1E1F"/>
    <w:rsid w:val="008C1E2B"/>
    <w:rsid w:val="008C1F6B"/>
    <w:rsid w:val="008C206D"/>
    <w:rsid w:val="008C2104"/>
    <w:rsid w:val="008C221E"/>
    <w:rsid w:val="008C2308"/>
    <w:rsid w:val="008C24AE"/>
    <w:rsid w:val="008C24C7"/>
    <w:rsid w:val="008C24D9"/>
    <w:rsid w:val="008C2650"/>
    <w:rsid w:val="008C2D95"/>
    <w:rsid w:val="008C2F68"/>
    <w:rsid w:val="008C2FAA"/>
    <w:rsid w:val="008C2FB4"/>
    <w:rsid w:val="008C3287"/>
    <w:rsid w:val="008C35D4"/>
    <w:rsid w:val="008C35D7"/>
    <w:rsid w:val="008C366A"/>
    <w:rsid w:val="008C369F"/>
    <w:rsid w:val="008C3838"/>
    <w:rsid w:val="008C38BB"/>
    <w:rsid w:val="008C38CF"/>
    <w:rsid w:val="008C3E09"/>
    <w:rsid w:val="008C3E57"/>
    <w:rsid w:val="008C3E5C"/>
    <w:rsid w:val="008C3E92"/>
    <w:rsid w:val="008C3F33"/>
    <w:rsid w:val="008C3FAE"/>
    <w:rsid w:val="008C41FC"/>
    <w:rsid w:val="008C4741"/>
    <w:rsid w:val="008C47CA"/>
    <w:rsid w:val="008C4D23"/>
    <w:rsid w:val="008C4F5C"/>
    <w:rsid w:val="008C52EF"/>
    <w:rsid w:val="008C54C5"/>
    <w:rsid w:val="008C54DE"/>
    <w:rsid w:val="008C5577"/>
    <w:rsid w:val="008C55C2"/>
    <w:rsid w:val="008C5C12"/>
    <w:rsid w:val="008C5DF2"/>
    <w:rsid w:val="008C5F5D"/>
    <w:rsid w:val="008C61D3"/>
    <w:rsid w:val="008C680C"/>
    <w:rsid w:val="008C68E7"/>
    <w:rsid w:val="008C6AB5"/>
    <w:rsid w:val="008C6D77"/>
    <w:rsid w:val="008C6DA4"/>
    <w:rsid w:val="008C6E42"/>
    <w:rsid w:val="008C6EFB"/>
    <w:rsid w:val="008C7061"/>
    <w:rsid w:val="008C74EF"/>
    <w:rsid w:val="008C7859"/>
    <w:rsid w:val="008C78BF"/>
    <w:rsid w:val="008C7B60"/>
    <w:rsid w:val="008C7C14"/>
    <w:rsid w:val="008C7DB0"/>
    <w:rsid w:val="008C7DEF"/>
    <w:rsid w:val="008C7E1B"/>
    <w:rsid w:val="008C7E5F"/>
    <w:rsid w:val="008D007C"/>
    <w:rsid w:val="008D00A9"/>
    <w:rsid w:val="008D0598"/>
    <w:rsid w:val="008D0772"/>
    <w:rsid w:val="008D099C"/>
    <w:rsid w:val="008D0B30"/>
    <w:rsid w:val="008D0C12"/>
    <w:rsid w:val="008D0CBF"/>
    <w:rsid w:val="008D0D7C"/>
    <w:rsid w:val="008D0F0B"/>
    <w:rsid w:val="008D1171"/>
    <w:rsid w:val="008D1350"/>
    <w:rsid w:val="008D138E"/>
    <w:rsid w:val="008D1772"/>
    <w:rsid w:val="008D19FF"/>
    <w:rsid w:val="008D1A55"/>
    <w:rsid w:val="008D1AD7"/>
    <w:rsid w:val="008D1AED"/>
    <w:rsid w:val="008D1C8B"/>
    <w:rsid w:val="008D1EF9"/>
    <w:rsid w:val="008D1F40"/>
    <w:rsid w:val="008D2025"/>
    <w:rsid w:val="008D20AE"/>
    <w:rsid w:val="008D2426"/>
    <w:rsid w:val="008D24A4"/>
    <w:rsid w:val="008D25F6"/>
    <w:rsid w:val="008D2630"/>
    <w:rsid w:val="008D2817"/>
    <w:rsid w:val="008D2892"/>
    <w:rsid w:val="008D2CB9"/>
    <w:rsid w:val="008D2E7E"/>
    <w:rsid w:val="008D2EC7"/>
    <w:rsid w:val="008D3295"/>
    <w:rsid w:val="008D3358"/>
    <w:rsid w:val="008D3365"/>
    <w:rsid w:val="008D3531"/>
    <w:rsid w:val="008D3726"/>
    <w:rsid w:val="008D3AC0"/>
    <w:rsid w:val="008D3B8B"/>
    <w:rsid w:val="008D3C48"/>
    <w:rsid w:val="008D3D65"/>
    <w:rsid w:val="008D3EA0"/>
    <w:rsid w:val="008D3FBA"/>
    <w:rsid w:val="008D4041"/>
    <w:rsid w:val="008D406D"/>
    <w:rsid w:val="008D416C"/>
    <w:rsid w:val="008D4636"/>
    <w:rsid w:val="008D4664"/>
    <w:rsid w:val="008D47DE"/>
    <w:rsid w:val="008D4A8C"/>
    <w:rsid w:val="008D4BE5"/>
    <w:rsid w:val="008D4C0C"/>
    <w:rsid w:val="008D4F19"/>
    <w:rsid w:val="008D50DA"/>
    <w:rsid w:val="008D534E"/>
    <w:rsid w:val="008D537D"/>
    <w:rsid w:val="008D5430"/>
    <w:rsid w:val="008D548D"/>
    <w:rsid w:val="008D5806"/>
    <w:rsid w:val="008D5B1F"/>
    <w:rsid w:val="008D5DB1"/>
    <w:rsid w:val="008D5F01"/>
    <w:rsid w:val="008D6383"/>
    <w:rsid w:val="008D64D0"/>
    <w:rsid w:val="008D6C6E"/>
    <w:rsid w:val="008D6DEC"/>
    <w:rsid w:val="008D6E61"/>
    <w:rsid w:val="008D6F65"/>
    <w:rsid w:val="008D6FCF"/>
    <w:rsid w:val="008D70FE"/>
    <w:rsid w:val="008D73AC"/>
    <w:rsid w:val="008D745C"/>
    <w:rsid w:val="008D7523"/>
    <w:rsid w:val="008D7747"/>
    <w:rsid w:val="008D7750"/>
    <w:rsid w:val="008D7E49"/>
    <w:rsid w:val="008E009B"/>
    <w:rsid w:val="008E0221"/>
    <w:rsid w:val="008E0353"/>
    <w:rsid w:val="008E077C"/>
    <w:rsid w:val="008E078F"/>
    <w:rsid w:val="008E09A0"/>
    <w:rsid w:val="008E09A2"/>
    <w:rsid w:val="008E0B07"/>
    <w:rsid w:val="008E0BEA"/>
    <w:rsid w:val="008E0D33"/>
    <w:rsid w:val="008E0DF1"/>
    <w:rsid w:val="008E0FF0"/>
    <w:rsid w:val="008E1073"/>
    <w:rsid w:val="008E119B"/>
    <w:rsid w:val="008E1252"/>
    <w:rsid w:val="008E1AF1"/>
    <w:rsid w:val="008E1AF3"/>
    <w:rsid w:val="008E1D7F"/>
    <w:rsid w:val="008E1E95"/>
    <w:rsid w:val="008E1EE6"/>
    <w:rsid w:val="008E1F06"/>
    <w:rsid w:val="008E1F16"/>
    <w:rsid w:val="008E1F28"/>
    <w:rsid w:val="008E1F6A"/>
    <w:rsid w:val="008E1FE8"/>
    <w:rsid w:val="008E2153"/>
    <w:rsid w:val="008E22A3"/>
    <w:rsid w:val="008E22ED"/>
    <w:rsid w:val="008E2333"/>
    <w:rsid w:val="008E24BE"/>
    <w:rsid w:val="008E2594"/>
    <w:rsid w:val="008E280B"/>
    <w:rsid w:val="008E2991"/>
    <w:rsid w:val="008E29E2"/>
    <w:rsid w:val="008E2A3E"/>
    <w:rsid w:val="008E2AD6"/>
    <w:rsid w:val="008E2B96"/>
    <w:rsid w:val="008E2BBB"/>
    <w:rsid w:val="008E2E5E"/>
    <w:rsid w:val="008E3265"/>
    <w:rsid w:val="008E331F"/>
    <w:rsid w:val="008E3373"/>
    <w:rsid w:val="008E3467"/>
    <w:rsid w:val="008E34DE"/>
    <w:rsid w:val="008E3809"/>
    <w:rsid w:val="008E3BE6"/>
    <w:rsid w:val="008E3D3E"/>
    <w:rsid w:val="008E3E03"/>
    <w:rsid w:val="008E3E35"/>
    <w:rsid w:val="008E4061"/>
    <w:rsid w:val="008E442E"/>
    <w:rsid w:val="008E460A"/>
    <w:rsid w:val="008E48B6"/>
    <w:rsid w:val="008E4903"/>
    <w:rsid w:val="008E4B46"/>
    <w:rsid w:val="008E4D91"/>
    <w:rsid w:val="008E4E30"/>
    <w:rsid w:val="008E50ED"/>
    <w:rsid w:val="008E5385"/>
    <w:rsid w:val="008E55E3"/>
    <w:rsid w:val="008E5753"/>
    <w:rsid w:val="008E5889"/>
    <w:rsid w:val="008E593C"/>
    <w:rsid w:val="008E59A5"/>
    <w:rsid w:val="008E5B65"/>
    <w:rsid w:val="008E5C13"/>
    <w:rsid w:val="008E5D72"/>
    <w:rsid w:val="008E5E00"/>
    <w:rsid w:val="008E5EA5"/>
    <w:rsid w:val="008E6165"/>
    <w:rsid w:val="008E61C1"/>
    <w:rsid w:val="008E62E0"/>
    <w:rsid w:val="008E64AE"/>
    <w:rsid w:val="008E652E"/>
    <w:rsid w:val="008E6826"/>
    <w:rsid w:val="008E6A34"/>
    <w:rsid w:val="008E6D5B"/>
    <w:rsid w:val="008E6F19"/>
    <w:rsid w:val="008E6F70"/>
    <w:rsid w:val="008E7114"/>
    <w:rsid w:val="008E71DE"/>
    <w:rsid w:val="008E7277"/>
    <w:rsid w:val="008E72D2"/>
    <w:rsid w:val="008E7380"/>
    <w:rsid w:val="008E7B5B"/>
    <w:rsid w:val="008E7BF7"/>
    <w:rsid w:val="008E7D17"/>
    <w:rsid w:val="008E7D8F"/>
    <w:rsid w:val="008E7F5B"/>
    <w:rsid w:val="008E7F67"/>
    <w:rsid w:val="008E7FD2"/>
    <w:rsid w:val="008E7FDD"/>
    <w:rsid w:val="008F00EA"/>
    <w:rsid w:val="008F0256"/>
    <w:rsid w:val="008F02BF"/>
    <w:rsid w:val="008F057C"/>
    <w:rsid w:val="008F0687"/>
    <w:rsid w:val="008F091C"/>
    <w:rsid w:val="008F0CC0"/>
    <w:rsid w:val="008F0F59"/>
    <w:rsid w:val="008F0F5F"/>
    <w:rsid w:val="008F10A4"/>
    <w:rsid w:val="008F10EB"/>
    <w:rsid w:val="008F1189"/>
    <w:rsid w:val="008F12BB"/>
    <w:rsid w:val="008F187F"/>
    <w:rsid w:val="008F1910"/>
    <w:rsid w:val="008F1AB5"/>
    <w:rsid w:val="008F1B2D"/>
    <w:rsid w:val="008F1BC8"/>
    <w:rsid w:val="008F1F65"/>
    <w:rsid w:val="008F215F"/>
    <w:rsid w:val="008F2402"/>
    <w:rsid w:val="008F279F"/>
    <w:rsid w:val="008F28C7"/>
    <w:rsid w:val="008F2B8E"/>
    <w:rsid w:val="008F2C1E"/>
    <w:rsid w:val="008F2D97"/>
    <w:rsid w:val="008F2EBB"/>
    <w:rsid w:val="008F307C"/>
    <w:rsid w:val="008F3579"/>
    <w:rsid w:val="008F37B8"/>
    <w:rsid w:val="008F37EB"/>
    <w:rsid w:val="008F39BE"/>
    <w:rsid w:val="008F3AA4"/>
    <w:rsid w:val="008F3C5B"/>
    <w:rsid w:val="008F3EDB"/>
    <w:rsid w:val="008F41C7"/>
    <w:rsid w:val="008F448A"/>
    <w:rsid w:val="008F4542"/>
    <w:rsid w:val="008F48CC"/>
    <w:rsid w:val="008F4937"/>
    <w:rsid w:val="008F4A49"/>
    <w:rsid w:val="008F4F09"/>
    <w:rsid w:val="008F4F17"/>
    <w:rsid w:val="008F4F49"/>
    <w:rsid w:val="008F5175"/>
    <w:rsid w:val="008F5499"/>
    <w:rsid w:val="008F576E"/>
    <w:rsid w:val="008F595B"/>
    <w:rsid w:val="008F5D4B"/>
    <w:rsid w:val="008F5D96"/>
    <w:rsid w:val="008F5F86"/>
    <w:rsid w:val="008F62E4"/>
    <w:rsid w:val="008F6439"/>
    <w:rsid w:val="008F6525"/>
    <w:rsid w:val="008F67AF"/>
    <w:rsid w:val="008F6890"/>
    <w:rsid w:val="008F68FF"/>
    <w:rsid w:val="008F6AAA"/>
    <w:rsid w:val="008F725D"/>
    <w:rsid w:val="008F74F5"/>
    <w:rsid w:val="008F7546"/>
    <w:rsid w:val="008F769F"/>
    <w:rsid w:val="008F779B"/>
    <w:rsid w:val="008F788E"/>
    <w:rsid w:val="008F78F9"/>
    <w:rsid w:val="008F7A19"/>
    <w:rsid w:val="008F7E14"/>
    <w:rsid w:val="009001C8"/>
    <w:rsid w:val="0090026D"/>
    <w:rsid w:val="0090050C"/>
    <w:rsid w:val="0090092C"/>
    <w:rsid w:val="0090098B"/>
    <w:rsid w:val="00900A05"/>
    <w:rsid w:val="00900A5B"/>
    <w:rsid w:val="00900A9A"/>
    <w:rsid w:val="00900E0D"/>
    <w:rsid w:val="00900E67"/>
    <w:rsid w:val="00900F3A"/>
    <w:rsid w:val="0090118B"/>
    <w:rsid w:val="009012DF"/>
    <w:rsid w:val="009012ED"/>
    <w:rsid w:val="009014F2"/>
    <w:rsid w:val="009015BF"/>
    <w:rsid w:val="00901860"/>
    <w:rsid w:val="0090192B"/>
    <w:rsid w:val="009019B9"/>
    <w:rsid w:val="009019F7"/>
    <w:rsid w:val="00901B5C"/>
    <w:rsid w:val="00901BA8"/>
    <w:rsid w:val="00901DC1"/>
    <w:rsid w:val="00901DE8"/>
    <w:rsid w:val="009020A7"/>
    <w:rsid w:val="00902350"/>
    <w:rsid w:val="00902393"/>
    <w:rsid w:val="0090240E"/>
    <w:rsid w:val="0090247E"/>
    <w:rsid w:val="00902573"/>
    <w:rsid w:val="009025AB"/>
    <w:rsid w:val="009025C8"/>
    <w:rsid w:val="0090264A"/>
    <w:rsid w:val="00902652"/>
    <w:rsid w:val="009028AB"/>
    <w:rsid w:val="009029FA"/>
    <w:rsid w:val="00902A5B"/>
    <w:rsid w:val="0090311F"/>
    <w:rsid w:val="009031C2"/>
    <w:rsid w:val="0090331B"/>
    <w:rsid w:val="009033EA"/>
    <w:rsid w:val="00903552"/>
    <w:rsid w:val="00903666"/>
    <w:rsid w:val="00903BD0"/>
    <w:rsid w:val="00903CCD"/>
    <w:rsid w:val="00903DC2"/>
    <w:rsid w:val="00903EA7"/>
    <w:rsid w:val="00903F24"/>
    <w:rsid w:val="00903F57"/>
    <w:rsid w:val="00904233"/>
    <w:rsid w:val="0090424C"/>
    <w:rsid w:val="0090426B"/>
    <w:rsid w:val="009044E2"/>
    <w:rsid w:val="009046B4"/>
    <w:rsid w:val="00904756"/>
    <w:rsid w:val="00904895"/>
    <w:rsid w:val="009049AE"/>
    <w:rsid w:val="00904AAF"/>
    <w:rsid w:val="00904C4C"/>
    <w:rsid w:val="00904C7B"/>
    <w:rsid w:val="00904C91"/>
    <w:rsid w:val="009050A0"/>
    <w:rsid w:val="0090517B"/>
    <w:rsid w:val="009051BB"/>
    <w:rsid w:val="00905669"/>
    <w:rsid w:val="0090573E"/>
    <w:rsid w:val="0090573F"/>
    <w:rsid w:val="009058A2"/>
    <w:rsid w:val="009059EF"/>
    <w:rsid w:val="00905D25"/>
    <w:rsid w:val="00905D35"/>
    <w:rsid w:val="00906021"/>
    <w:rsid w:val="00906072"/>
    <w:rsid w:val="0090637E"/>
    <w:rsid w:val="00906583"/>
    <w:rsid w:val="0090673E"/>
    <w:rsid w:val="00906B19"/>
    <w:rsid w:val="00906DED"/>
    <w:rsid w:val="00906F5C"/>
    <w:rsid w:val="00906F60"/>
    <w:rsid w:val="009070AA"/>
    <w:rsid w:val="00907160"/>
    <w:rsid w:val="00907462"/>
    <w:rsid w:val="009075FC"/>
    <w:rsid w:val="00907826"/>
    <w:rsid w:val="009079D1"/>
    <w:rsid w:val="00907A9A"/>
    <w:rsid w:val="00907AD6"/>
    <w:rsid w:val="00907EBD"/>
    <w:rsid w:val="00910001"/>
    <w:rsid w:val="00910416"/>
    <w:rsid w:val="00910820"/>
    <w:rsid w:val="00910829"/>
    <w:rsid w:val="00910997"/>
    <w:rsid w:val="00910F65"/>
    <w:rsid w:val="00910F78"/>
    <w:rsid w:val="00910F8B"/>
    <w:rsid w:val="00910FE6"/>
    <w:rsid w:val="009110AE"/>
    <w:rsid w:val="0091111B"/>
    <w:rsid w:val="009112D3"/>
    <w:rsid w:val="009112EC"/>
    <w:rsid w:val="009113E5"/>
    <w:rsid w:val="009113F1"/>
    <w:rsid w:val="0091151C"/>
    <w:rsid w:val="00911675"/>
    <w:rsid w:val="0091167B"/>
    <w:rsid w:val="00911845"/>
    <w:rsid w:val="00911A6C"/>
    <w:rsid w:val="00911C81"/>
    <w:rsid w:val="00911DAB"/>
    <w:rsid w:val="00911DB8"/>
    <w:rsid w:val="00911E1F"/>
    <w:rsid w:val="00911EFE"/>
    <w:rsid w:val="00911FD1"/>
    <w:rsid w:val="00912058"/>
    <w:rsid w:val="0091208E"/>
    <w:rsid w:val="00912326"/>
    <w:rsid w:val="0091243A"/>
    <w:rsid w:val="00912463"/>
    <w:rsid w:val="00912647"/>
    <w:rsid w:val="00912801"/>
    <w:rsid w:val="0091294F"/>
    <w:rsid w:val="009129D8"/>
    <w:rsid w:val="00912A14"/>
    <w:rsid w:val="00912A3C"/>
    <w:rsid w:val="00912DC7"/>
    <w:rsid w:val="00912E27"/>
    <w:rsid w:val="00912FE5"/>
    <w:rsid w:val="00912FF8"/>
    <w:rsid w:val="009133F9"/>
    <w:rsid w:val="009134E9"/>
    <w:rsid w:val="00913584"/>
    <w:rsid w:val="009138C8"/>
    <w:rsid w:val="009138FA"/>
    <w:rsid w:val="009139D4"/>
    <w:rsid w:val="00913A0D"/>
    <w:rsid w:val="00913AF3"/>
    <w:rsid w:val="00913C70"/>
    <w:rsid w:val="00913D7F"/>
    <w:rsid w:val="00914103"/>
    <w:rsid w:val="009143D0"/>
    <w:rsid w:val="00914467"/>
    <w:rsid w:val="00914513"/>
    <w:rsid w:val="009148F8"/>
    <w:rsid w:val="009148FB"/>
    <w:rsid w:val="00914D3D"/>
    <w:rsid w:val="00914DB6"/>
    <w:rsid w:val="00914E89"/>
    <w:rsid w:val="00914FF6"/>
    <w:rsid w:val="00915337"/>
    <w:rsid w:val="009153FE"/>
    <w:rsid w:val="0091562E"/>
    <w:rsid w:val="0091580F"/>
    <w:rsid w:val="00915844"/>
    <w:rsid w:val="00915977"/>
    <w:rsid w:val="00915E5D"/>
    <w:rsid w:val="009163CD"/>
    <w:rsid w:val="009164E7"/>
    <w:rsid w:val="00916A89"/>
    <w:rsid w:val="00916B6D"/>
    <w:rsid w:val="00916BD4"/>
    <w:rsid w:val="0091716D"/>
    <w:rsid w:val="00917541"/>
    <w:rsid w:val="009176FF"/>
    <w:rsid w:val="009178DB"/>
    <w:rsid w:val="00917B02"/>
    <w:rsid w:val="00917BED"/>
    <w:rsid w:val="00917CA8"/>
    <w:rsid w:val="009209B4"/>
    <w:rsid w:val="00920C62"/>
    <w:rsid w:val="00920DCA"/>
    <w:rsid w:val="00920EC2"/>
    <w:rsid w:val="00920F07"/>
    <w:rsid w:val="00920FCE"/>
    <w:rsid w:val="00920FFF"/>
    <w:rsid w:val="009213E3"/>
    <w:rsid w:val="009214A9"/>
    <w:rsid w:val="009214D1"/>
    <w:rsid w:val="009216FF"/>
    <w:rsid w:val="0092179C"/>
    <w:rsid w:val="0092181D"/>
    <w:rsid w:val="009219E9"/>
    <w:rsid w:val="00921A23"/>
    <w:rsid w:val="00921E7E"/>
    <w:rsid w:val="00921EBB"/>
    <w:rsid w:val="00921FB2"/>
    <w:rsid w:val="009220B9"/>
    <w:rsid w:val="009220C7"/>
    <w:rsid w:val="009220E7"/>
    <w:rsid w:val="00922132"/>
    <w:rsid w:val="00922415"/>
    <w:rsid w:val="009225A0"/>
    <w:rsid w:val="00922602"/>
    <w:rsid w:val="009227EF"/>
    <w:rsid w:val="009229B1"/>
    <w:rsid w:val="009229C5"/>
    <w:rsid w:val="00922CFB"/>
    <w:rsid w:val="00922D00"/>
    <w:rsid w:val="00922D72"/>
    <w:rsid w:val="00922DD9"/>
    <w:rsid w:val="0092300E"/>
    <w:rsid w:val="009232CE"/>
    <w:rsid w:val="009233FB"/>
    <w:rsid w:val="009234CF"/>
    <w:rsid w:val="0092394A"/>
    <w:rsid w:val="00923A16"/>
    <w:rsid w:val="00923A55"/>
    <w:rsid w:val="00923CB7"/>
    <w:rsid w:val="00923D20"/>
    <w:rsid w:val="00923DE1"/>
    <w:rsid w:val="009240EA"/>
    <w:rsid w:val="00924742"/>
    <w:rsid w:val="00924CE1"/>
    <w:rsid w:val="00925032"/>
    <w:rsid w:val="00925090"/>
    <w:rsid w:val="00925A24"/>
    <w:rsid w:val="00925D20"/>
    <w:rsid w:val="0092628C"/>
    <w:rsid w:val="009262AC"/>
    <w:rsid w:val="00926330"/>
    <w:rsid w:val="00926357"/>
    <w:rsid w:val="0092657D"/>
    <w:rsid w:val="009269EC"/>
    <w:rsid w:val="00926B3D"/>
    <w:rsid w:val="009271BC"/>
    <w:rsid w:val="009272A7"/>
    <w:rsid w:val="0092764B"/>
    <w:rsid w:val="00927772"/>
    <w:rsid w:val="00927862"/>
    <w:rsid w:val="00927962"/>
    <w:rsid w:val="00927979"/>
    <w:rsid w:val="00927B3F"/>
    <w:rsid w:val="00927DA8"/>
    <w:rsid w:val="00927DD5"/>
    <w:rsid w:val="00927F6A"/>
    <w:rsid w:val="0093012D"/>
    <w:rsid w:val="00930155"/>
    <w:rsid w:val="009302AD"/>
    <w:rsid w:val="00930381"/>
    <w:rsid w:val="00930571"/>
    <w:rsid w:val="009305DC"/>
    <w:rsid w:val="009308F2"/>
    <w:rsid w:val="0093094F"/>
    <w:rsid w:val="009309ED"/>
    <w:rsid w:val="00930C1C"/>
    <w:rsid w:val="0093144C"/>
    <w:rsid w:val="00931492"/>
    <w:rsid w:val="00931748"/>
    <w:rsid w:val="009317C8"/>
    <w:rsid w:val="0093180A"/>
    <w:rsid w:val="00931A10"/>
    <w:rsid w:val="00931A2C"/>
    <w:rsid w:val="00931A3D"/>
    <w:rsid w:val="00931D1C"/>
    <w:rsid w:val="00931D28"/>
    <w:rsid w:val="00931DCA"/>
    <w:rsid w:val="00931FF3"/>
    <w:rsid w:val="009320F8"/>
    <w:rsid w:val="0093254A"/>
    <w:rsid w:val="009325C7"/>
    <w:rsid w:val="009328A0"/>
    <w:rsid w:val="00932940"/>
    <w:rsid w:val="00932C10"/>
    <w:rsid w:val="00932C2D"/>
    <w:rsid w:val="00932ECE"/>
    <w:rsid w:val="0093314C"/>
    <w:rsid w:val="0093351B"/>
    <w:rsid w:val="0093354C"/>
    <w:rsid w:val="00933585"/>
    <w:rsid w:val="009338C3"/>
    <w:rsid w:val="009338DE"/>
    <w:rsid w:val="00933A12"/>
    <w:rsid w:val="00933B72"/>
    <w:rsid w:val="00933F5B"/>
    <w:rsid w:val="009342DC"/>
    <w:rsid w:val="009344A5"/>
    <w:rsid w:val="00934540"/>
    <w:rsid w:val="0093463A"/>
    <w:rsid w:val="00934726"/>
    <w:rsid w:val="0093489C"/>
    <w:rsid w:val="009348D9"/>
    <w:rsid w:val="009348EF"/>
    <w:rsid w:val="009349F5"/>
    <w:rsid w:val="00934BCA"/>
    <w:rsid w:val="00934C35"/>
    <w:rsid w:val="00934FDC"/>
    <w:rsid w:val="00935035"/>
    <w:rsid w:val="00935235"/>
    <w:rsid w:val="009354B5"/>
    <w:rsid w:val="009354E4"/>
    <w:rsid w:val="00935612"/>
    <w:rsid w:val="00935631"/>
    <w:rsid w:val="00935A96"/>
    <w:rsid w:val="00935C54"/>
    <w:rsid w:val="00935E8E"/>
    <w:rsid w:val="009360C4"/>
    <w:rsid w:val="009361DC"/>
    <w:rsid w:val="00936253"/>
    <w:rsid w:val="009362DF"/>
    <w:rsid w:val="0093634B"/>
    <w:rsid w:val="009363D4"/>
    <w:rsid w:val="00936836"/>
    <w:rsid w:val="00936941"/>
    <w:rsid w:val="00936B53"/>
    <w:rsid w:val="00936C3E"/>
    <w:rsid w:val="00936D09"/>
    <w:rsid w:val="00937304"/>
    <w:rsid w:val="00937318"/>
    <w:rsid w:val="00937489"/>
    <w:rsid w:val="00937546"/>
    <w:rsid w:val="0093783D"/>
    <w:rsid w:val="00937BF3"/>
    <w:rsid w:val="00937CAF"/>
    <w:rsid w:val="00937E68"/>
    <w:rsid w:val="00940141"/>
    <w:rsid w:val="0094019C"/>
    <w:rsid w:val="009401BA"/>
    <w:rsid w:val="009404C8"/>
    <w:rsid w:val="00940737"/>
    <w:rsid w:val="009408C1"/>
    <w:rsid w:val="0094096E"/>
    <w:rsid w:val="00940FDB"/>
    <w:rsid w:val="00941113"/>
    <w:rsid w:val="009411C9"/>
    <w:rsid w:val="00941370"/>
    <w:rsid w:val="009413BB"/>
    <w:rsid w:val="00941482"/>
    <w:rsid w:val="00941674"/>
    <w:rsid w:val="00941811"/>
    <w:rsid w:val="009419DC"/>
    <w:rsid w:val="00941B6D"/>
    <w:rsid w:val="00941CB5"/>
    <w:rsid w:val="00941D64"/>
    <w:rsid w:val="0094204E"/>
    <w:rsid w:val="009420F3"/>
    <w:rsid w:val="0094238C"/>
    <w:rsid w:val="0094273A"/>
    <w:rsid w:val="00942816"/>
    <w:rsid w:val="00942820"/>
    <w:rsid w:val="00942D33"/>
    <w:rsid w:val="00942D9A"/>
    <w:rsid w:val="00942DB0"/>
    <w:rsid w:val="009434D6"/>
    <w:rsid w:val="0094364F"/>
    <w:rsid w:val="009436B6"/>
    <w:rsid w:val="00943A2B"/>
    <w:rsid w:val="00943AD3"/>
    <w:rsid w:val="009440D0"/>
    <w:rsid w:val="009440FB"/>
    <w:rsid w:val="00944157"/>
    <w:rsid w:val="00944204"/>
    <w:rsid w:val="0094438A"/>
    <w:rsid w:val="00944465"/>
    <w:rsid w:val="00944655"/>
    <w:rsid w:val="009446E0"/>
    <w:rsid w:val="00944A4B"/>
    <w:rsid w:val="00944BF7"/>
    <w:rsid w:val="00945028"/>
    <w:rsid w:val="009452DA"/>
    <w:rsid w:val="00945651"/>
    <w:rsid w:val="00945B1B"/>
    <w:rsid w:val="00945B6E"/>
    <w:rsid w:val="00945CA4"/>
    <w:rsid w:val="00945D90"/>
    <w:rsid w:val="00945F5A"/>
    <w:rsid w:val="009462D1"/>
    <w:rsid w:val="00946383"/>
    <w:rsid w:val="009464EB"/>
    <w:rsid w:val="00946577"/>
    <w:rsid w:val="009467A7"/>
    <w:rsid w:val="00946CB8"/>
    <w:rsid w:val="00946EAA"/>
    <w:rsid w:val="00946F55"/>
    <w:rsid w:val="009470D6"/>
    <w:rsid w:val="00947184"/>
    <w:rsid w:val="009474CA"/>
    <w:rsid w:val="009474E6"/>
    <w:rsid w:val="009475C4"/>
    <w:rsid w:val="00947669"/>
    <w:rsid w:val="009476ED"/>
    <w:rsid w:val="0094796F"/>
    <w:rsid w:val="00947AD6"/>
    <w:rsid w:val="00947B9D"/>
    <w:rsid w:val="00947C8C"/>
    <w:rsid w:val="00947DAE"/>
    <w:rsid w:val="00950269"/>
    <w:rsid w:val="00950558"/>
    <w:rsid w:val="009505E5"/>
    <w:rsid w:val="009505F6"/>
    <w:rsid w:val="0095080A"/>
    <w:rsid w:val="00950BBC"/>
    <w:rsid w:val="00950C84"/>
    <w:rsid w:val="00950E34"/>
    <w:rsid w:val="00950F63"/>
    <w:rsid w:val="00951009"/>
    <w:rsid w:val="0095108F"/>
    <w:rsid w:val="009510CB"/>
    <w:rsid w:val="0095118C"/>
    <w:rsid w:val="009512A4"/>
    <w:rsid w:val="009513F0"/>
    <w:rsid w:val="0095172C"/>
    <w:rsid w:val="0095182C"/>
    <w:rsid w:val="0095190A"/>
    <w:rsid w:val="00951A64"/>
    <w:rsid w:val="00951B0F"/>
    <w:rsid w:val="00951EBC"/>
    <w:rsid w:val="0095215F"/>
    <w:rsid w:val="009522BD"/>
    <w:rsid w:val="0095241A"/>
    <w:rsid w:val="00952481"/>
    <w:rsid w:val="009526B5"/>
    <w:rsid w:val="009526BA"/>
    <w:rsid w:val="009527E9"/>
    <w:rsid w:val="00952982"/>
    <w:rsid w:val="00952C0D"/>
    <w:rsid w:val="00952E0F"/>
    <w:rsid w:val="00953026"/>
    <w:rsid w:val="00953096"/>
    <w:rsid w:val="009536A5"/>
    <w:rsid w:val="00953994"/>
    <w:rsid w:val="00953BC6"/>
    <w:rsid w:val="00953FF8"/>
    <w:rsid w:val="00954042"/>
    <w:rsid w:val="00954174"/>
    <w:rsid w:val="00954181"/>
    <w:rsid w:val="009541F1"/>
    <w:rsid w:val="00954259"/>
    <w:rsid w:val="009547E4"/>
    <w:rsid w:val="00954925"/>
    <w:rsid w:val="00954A68"/>
    <w:rsid w:val="00954ECE"/>
    <w:rsid w:val="00955052"/>
    <w:rsid w:val="00955418"/>
    <w:rsid w:val="0095597D"/>
    <w:rsid w:val="00955C13"/>
    <w:rsid w:val="00955D80"/>
    <w:rsid w:val="00955D8C"/>
    <w:rsid w:val="009563B2"/>
    <w:rsid w:val="0095663D"/>
    <w:rsid w:val="0095691F"/>
    <w:rsid w:val="0095696C"/>
    <w:rsid w:val="00956A5A"/>
    <w:rsid w:val="0095719F"/>
    <w:rsid w:val="009571B2"/>
    <w:rsid w:val="009572B3"/>
    <w:rsid w:val="009573BA"/>
    <w:rsid w:val="009574DB"/>
    <w:rsid w:val="00957685"/>
    <w:rsid w:val="00957866"/>
    <w:rsid w:val="00957BF0"/>
    <w:rsid w:val="009600C6"/>
    <w:rsid w:val="00960175"/>
    <w:rsid w:val="00960462"/>
    <w:rsid w:val="00960566"/>
    <w:rsid w:val="00960953"/>
    <w:rsid w:val="00960A91"/>
    <w:rsid w:val="00960AD8"/>
    <w:rsid w:val="00960AE4"/>
    <w:rsid w:val="00960BC2"/>
    <w:rsid w:val="00960DEE"/>
    <w:rsid w:val="00960EB1"/>
    <w:rsid w:val="00961109"/>
    <w:rsid w:val="0096126B"/>
    <w:rsid w:val="0096138D"/>
    <w:rsid w:val="009617D7"/>
    <w:rsid w:val="009618B1"/>
    <w:rsid w:val="00961AC2"/>
    <w:rsid w:val="00961B01"/>
    <w:rsid w:val="00961BF7"/>
    <w:rsid w:val="00961F90"/>
    <w:rsid w:val="00962723"/>
    <w:rsid w:val="009627AF"/>
    <w:rsid w:val="009629E3"/>
    <w:rsid w:val="00962A9F"/>
    <w:rsid w:val="00962BFD"/>
    <w:rsid w:val="00963246"/>
    <w:rsid w:val="009633AD"/>
    <w:rsid w:val="009633CE"/>
    <w:rsid w:val="009635E8"/>
    <w:rsid w:val="00963805"/>
    <w:rsid w:val="00963A4A"/>
    <w:rsid w:val="00963CB6"/>
    <w:rsid w:val="00963D1C"/>
    <w:rsid w:val="00963D39"/>
    <w:rsid w:val="00963D6B"/>
    <w:rsid w:val="00963EE6"/>
    <w:rsid w:val="00963F30"/>
    <w:rsid w:val="00964318"/>
    <w:rsid w:val="00964441"/>
    <w:rsid w:val="0096455F"/>
    <w:rsid w:val="00964732"/>
    <w:rsid w:val="00964E51"/>
    <w:rsid w:val="00964FB8"/>
    <w:rsid w:val="009650C9"/>
    <w:rsid w:val="009652DE"/>
    <w:rsid w:val="0096551B"/>
    <w:rsid w:val="009656A8"/>
    <w:rsid w:val="0096580D"/>
    <w:rsid w:val="009658A1"/>
    <w:rsid w:val="00965A61"/>
    <w:rsid w:val="00965C5D"/>
    <w:rsid w:val="00965CA6"/>
    <w:rsid w:val="009660FB"/>
    <w:rsid w:val="0096618F"/>
    <w:rsid w:val="00966374"/>
    <w:rsid w:val="009666B9"/>
    <w:rsid w:val="009669ED"/>
    <w:rsid w:val="00966BC2"/>
    <w:rsid w:val="00966C22"/>
    <w:rsid w:val="00966D7D"/>
    <w:rsid w:val="00966EDE"/>
    <w:rsid w:val="00966F0C"/>
    <w:rsid w:val="00966F51"/>
    <w:rsid w:val="00967276"/>
    <w:rsid w:val="009672C7"/>
    <w:rsid w:val="00967308"/>
    <w:rsid w:val="00967420"/>
    <w:rsid w:val="009675EE"/>
    <w:rsid w:val="009675FB"/>
    <w:rsid w:val="00967611"/>
    <w:rsid w:val="00967768"/>
    <w:rsid w:val="0096778F"/>
    <w:rsid w:val="00967A90"/>
    <w:rsid w:val="00967AA7"/>
    <w:rsid w:val="00967B6E"/>
    <w:rsid w:val="00967EB9"/>
    <w:rsid w:val="00970120"/>
    <w:rsid w:val="009701B0"/>
    <w:rsid w:val="00970224"/>
    <w:rsid w:val="0097030B"/>
    <w:rsid w:val="009706FD"/>
    <w:rsid w:val="00970739"/>
    <w:rsid w:val="00970802"/>
    <w:rsid w:val="00970A5F"/>
    <w:rsid w:val="00970B0E"/>
    <w:rsid w:val="00970E00"/>
    <w:rsid w:val="00971145"/>
    <w:rsid w:val="0097121D"/>
    <w:rsid w:val="00971282"/>
    <w:rsid w:val="009712F6"/>
    <w:rsid w:val="00971331"/>
    <w:rsid w:val="009713A4"/>
    <w:rsid w:val="009713E7"/>
    <w:rsid w:val="00971465"/>
    <w:rsid w:val="00971550"/>
    <w:rsid w:val="009715D6"/>
    <w:rsid w:val="009717BC"/>
    <w:rsid w:val="00971A8A"/>
    <w:rsid w:val="00971AE2"/>
    <w:rsid w:val="00971D71"/>
    <w:rsid w:val="00971F4B"/>
    <w:rsid w:val="009720FC"/>
    <w:rsid w:val="009721F0"/>
    <w:rsid w:val="009722B0"/>
    <w:rsid w:val="00972723"/>
    <w:rsid w:val="0097292D"/>
    <w:rsid w:val="00972B3F"/>
    <w:rsid w:val="00972C54"/>
    <w:rsid w:val="00972C8E"/>
    <w:rsid w:val="00972D6C"/>
    <w:rsid w:val="00972DDF"/>
    <w:rsid w:val="00972F81"/>
    <w:rsid w:val="00973058"/>
    <w:rsid w:val="009732EC"/>
    <w:rsid w:val="00973585"/>
    <w:rsid w:val="00973650"/>
    <w:rsid w:val="0097365D"/>
    <w:rsid w:val="0097368F"/>
    <w:rsid w:val="00973700"/>
    <w:rsid w:val="009738EB"/>
    <w:rsid w:val="00973958"/>
    <w:rsid w:val="0097398D"/>
    <w:rsid w:val="009739F1"/>
    <w:rsid w:val="00973A80"/>
    <w:rsid w:val="00973B68"/>
    <w:rsid w:val="00973BE7"/>
    <w:rsid w:val="0097420C"/>
    <w:rsid w:val="009743C1"/>
    <w:rsid w:val="0097448D"/>
    <w:rsid w:val="00974768"/>
    <w:rsid w:val="0097484F"/>
    <w:rsid w:val="009748BC"/>
    <w:rsid w:val="00974977"/>
    <w:rsid w:val="00974B86"/>
    <w:rsid w:val="00974CDA"/>
    <w:rsid w:val="00974D1E"/>
    <w:rsid w:val="00974FA6"/>
    <w:rsid w:val="00975174"/>
    <w:rsid w:val="00975348"/>
    <w:rsid w:val="00975450"/>
    <w:rsid w:val="00975897"/>
    <w:rsid w:val="00975899"/>
    <w:rsid w:val="00975CBA"/>
    <w:rsid w:val="00975CED"/>
    <w:rsid w:val="00975E3A"/>
    <w:rsid w:val="00975F1E"/>
    <w:rsid w:val="009760C7"/>
    <w:rsid w:val="009762E3"/>
    <w:rsid w:val="00976455"/>
    <w:rsid w:val="009765D2"/>
    <w:rsid w:val="009766BD"/>
    <w:rsid w:val="0097683C"/>
    <w:rsid w:val="00976B48"/>
    <w:rsid w:val="00976D61"/>
    <w:rsid w:val="00976F5E"/>
    <w:rsid w:val="00976FB9"/>
    <w:rsid w:val="00976FEA"/>
    <w:rsid w:val="00977012"/>
    <w:rsid w:val="00977068"/>
    <w:rsid w:val="00977308"/>
    <w:rsid w:val="0097746C"/>
    <w:rsid w:val="00977592"/>
    <w:rsid w:val="00977743"/>
    <w:rsid w:val="00977752"/>
    <w:rsid w:val="0097786F"/>
    <w:rsid w:val="00977CE6"/>
    <w:rsid w:val="00980422"/>
    <w:rsid w:val="009804FB"/>
    <w:rsid w:val="00980565"/>
    <w:rsid w:val="00980791"/>
    <w:rsid w:val="00980AC0"/>
    <w:rsid w:val="00980BC6"/>
    <w:rsid w:val="00980C25"/>
    <w:rsid w:val="00980E1A"/>
    <w:rsid w:val="00980FC8"/>
    <w:rsid w:val="00981267"/>
    <w:rsid w:val="0098129F"/>
    <w:rsid w:val="00981746"/>
    <w:rsid w:val="0098190B"/>
    <w:rsid w:val="0098195E"/>
    <w:rsid w:val="009820A6"/>
    <w:rsid w:val="0098223D"/>
    <w:rsid w:val="00982B96"/>
    <w:rsid w:val="00982D15"/>
    <w:rsid w:val="00982E0F"/>
    <w:rsid w:val="00982F24"/>
    <w:rsid w:val="00983864"/>
    <w:rsid w:val="009838AA"/>
    <w:rsid w:val="00983943"/>
    <w:rsid w:val="009839B0"/>
    <w:rsid w:val="00983AD5"/>
    <w:rsid w:val="00983FFE"/>
    <w:rsid w:val="009840B2"/>
    <w:rsid w:val="00984545"/>
    <w:rsid w:val="00984684"/>
    <w:rsid w:val="009846A4"/>
    <w:rsid w:val="00984D6E"/>
    <w:rsid w:val="00984D90"/>
    <w:rsid w:val="00984E64"/>
    <w:rsid w:val="00985327"/>
    <w:rsid w:val="009854F3"/>
    <w:rsid w:val="00985A3F"/>
    <w:rsid w:val="00986040"/>
    <w:rsid w:val="009863CE"/>
    <w:rsid w:val="0098676D"/>
    <w:rsid w:val="00986AB7"/>
    <w:rsid w:val="00986AE6"/>
    <w:rsid w:val="00986D3C"/>
    <w:rsid w:val="00986D6A"/>
    <w:rsid w:val="00986D7E"/>
    <w:rsid w:val="00986FB0"/>
    <w:rsid w:val="009870B8"/>
    <w:rsid w:val="009873C0"/>
    <w:rsid w:val="00987488"/>
    <w:rsid w:val="009874E6"/>
    <w:rsid w:val="0098759F"/>
    <w:rsid w:val="009876E0"/>
    <w:rsid w:val="0098786A"/>
    <w:rsid w:val="009879FF"/>
    <w:rsid w:val="00987AC5"/>
    <w:rsid w:val="00987AC7"/>
    <w:rsid w:val="00987B14"/>
    <w:rsid w:val="0099006B"/>
    <w:rsid w:val="009900D2"/>
    <w:rsid w:val="00990A67"/>
    <w:rsid w:val="00990AC3"/>
    <w:rsid w:val="00990AFC"/>
    <w:rsid w:val="00990C35"/>
    <w:rsid w:val="00990D1D"/>
    <w:rsid w:val="00990D9B"/>
    <w:rsid w:val="00990FD0"/>
    <w:rsid w:val="00991510"/>
    <w:rsid w:val="0099151B"/>
    <w:rsid w:val="0099171D"/>
    <w:rsid w:val="009918FF"/>
    <w:rsid w:val="009919D8"/>
    <w:rsid w:val="00991A3F"/>
    <w:rsid w:val="00991C9D"/>
    <w:rsid w:val="0099210B"/>
    <w:rsid w:val="00992205"/>
    <w:rsid w:val="00992305"/>
    <w:rsid w:val="00992393"/>
    <w:rsid w:val="00992642"/>
    <w:rsid w:val="00992649"/>
    <w:rsid w:val="009926F4"/>
    <w:rsid w:val="009929A6"/>
    <w:rsid w:val="009929FE"/>
    <w:rsid w:val="00992ABD"/>
    <w:rsid w:val="00992BBC"/>
    <w:rsid w:val="00992C8E"/>
    <w:rsid w:val="00992C8F"/>
    <w:rsid w:val="00992F16"/>
    <w:rsid w:val="0099309B"/>
    <w:rsid w:val="0099316D"/>
    <w:rsid w:val="009938AD"/>
    <w:rsid w:val="009938E7"/>
    <w:rsid w:val="00993A6F"/>
    <w:rsid w:val="00993AE3"/>
    <w:rsid w:val="00993CF2"/>
    <w:rsid w:val="00993D51"/>
    <w:rsid w:val="00993F64"/>
    <w:rsid w:val="00994267"/>
    <w:rsid w:val="009942EB"/>
    <w:rsid w:val="00994669"/>
    <w:rsid w:val="0099483D"/>
    <w:rsid w:val="009949FA"/>
    <w:rsid w:val="00994B36"/>
    <w:rsid w:val="00994B8F"/>
    <w:rsid w:val="00994C3B"/>
    <w:rsid w:val="00994FFE"/>
    <w:rsid w:val="009950A9"/>
    <w:rsid w:val="009956F0"/>
    <w:rsid w:val="009957D9"/>
    <w:rsid w:val="00995C56"/>
    <w:rsid w:val="00995F23"/>
    <w:rsid w:val="009960A8"/>
    <w:rsid w:val="00996200"/>
    <w:rsid w:val="00996233"/>
    <w:rsid w:val="00996619"/>
    <w:rsid w:val="009967F8"/>
    <w:rsid w:val="009967FF"/>
    <w:rsid w:val="00996829"/>
    <w:rsid w:val="00996A40"/>
    <w:rsid w:val="00996ACF"/>
    <w:rsid w:val="00996D2D"/>
    <w:rsid w:val="00996D8B"/>
    <w:rsid w:val="00997197"/>
    <w:rsid w:val="00997885"/>
    <w:rsid w:val="00997CFA"/>
    <w:rsid w:val="009A03D6"/>
    <w:rsid w:val="009A04C5"/>
    <w:rsid w:val="009A0853"/>
    <w:rsid w:val="009A0A16"/>
    <w:rsid w:val="009A0CA4"/>
    <w:rsid w:val="009A0E5E"/>
    <w:rsid w:val="009A0FD1"/>
    <w:rsid w:val="009A10BB"/>
    <w:rsid w:val="009A13F4"/>
    <w:rsid w:val="009A1553"/>
    <w:rsid w:val="009A15C6"/>
    <w:rsid w:val="009A1878"/>
    <w:rsid w:val="009A187A"/>
    <w:rsid w:val="009A1957"/>
    <w:rsid w:val="009A19BF"/>
    <w:rsid w:val="009A1F16"/>
    <w:rsid w:val="009A222D"/>
    <w:rsid w:val="009A2544"/>
    <w:rsid w:val="009A28A5"/>
    <w:rsid w:val="009A28AB"/>
    <w:rsid w:val="009A2929"/>
    <w:rsid w:val="009A299D"/>
    <w:rsid w:val="009A2C43"/>
    <w:rsid w:val="009A2CF9"/>
    <w:rsid w:val="009A2EC7"/>
    <w:rsid w:val="009A2F91"/>
    <w:rsid w:val="009A3174"/>
    <w:rsid w:val="009A362F"/>
    <w:rsid w:val="009A36BD"/>
    <w:rsid w:val="009A37FF"/>
    <w:rsid w:val="009A3A3C"/>
    <w:rsid w:val="009A3B02"/>
    <w:rsid w:val="009A3B8E"/>
    <w:rsid w:val="009A3EF4"/>
    <w:rsid w:val="009A3F5F"/>
    <w:rsid w:val="009A42FA"/>
    <w:rsid w:val="009A4322"/>
    <w:rsid w:val="009A44F2"/>
    <w:rsid w:val="009A4E48"/>
    <w:rsid w:val="009A5165"/>
    <w:rsid w:val="009A521C"/>
    <w:rsid w:val="009A5278"/>
    <w:rsid w:val="009A5572"/>
    <w:rsid w:val="009A57CC"/>
    <w:rsid w:val="009A590D"/>
    <w:rsid w:val="009A5B02"/>
    <w:rsid w:val="009A5D41"/>
    <w:rsid w:val="009A5D55"/>
    <w:rsid w:val="009A5FCB"/>
    <w:rsid w:val="009A6325"/>
    <w:rsid w:val="009A67CF"/>
    <w:rsid w:val="009A6A6C"/>
    <w:rsid w:val="009A6C32"/>
    <w:rsid w:val="009A6CB5"/>
    <w:rsid w:val="009A71D7"/>
    <w:rsid w:val="009A73F2"/>
    <w:rsid w:val="009A79B8"/>
    <w:rsid w:val="009A79D5"/>
    <w:rsid w:val="009A7AFF"/>
    <w:rsid w:val="009A7C35"/>
    <w:rsid w:val="009A7C90"/>
    <w:rsid w:val="009A7CC4"/>
    <w:rsid w:val="009A7EB0"/>
    <w:rsid w:val="009B0254"/>
    <w:rsid w:val="009B02DA"/>
    <w:rsid w:val="009B0378"/>
    <w:rsid w:val="009B05BB"/>
    <w:rsid w:val="009B05CC"/>
    <w:rsid w:val="009B077F"/>
    <w:rsid w:val="009B0803"/>
    <w:rsid w:val="009B091E"/>
    <w:rsid w:val="009B09A4"/>
    <w:rsid w:val="009B09E3"/>
    <w:rsid w:val="009B0E44"/>
    <w:rsid w:val="009B0F1D"/>
    <w:rsid w:val="009B1164"/>
    <w:rsid w:val="009B1191"/>
    <w:rsid w:val="009B11A9"/>
    <w:rsid w:val="009B12B1"/>
    <w:rsid w:val="009B133C"/>
    <w:rsid w:val="009B141A"/>
    <w:rsid w:val="009B1452"/>
    <w:rsid w:val="009B159E"/>
    <w:rsid w:val="009B1834"/>
    <w:rsid w:val="009B18A7"/>
    <w:rsid w:val="009B1A35"/>
    <w:rsid w:val="009B1AA0"/>
    <w:rsid w:val="009B1D70"/>
    <w:rsid w:val="009B1E64"/>
    <w:rsid w:val="009B206B"/>
    <w:rsid w:val="009B2207"/>
    <w:rsid w:val="009B2474"/>
    <w:rsid w:val="009B276F"/>
    <w:rsid w:val="009B2846"/>
    <w:rsid w:val="009B2889"/>
    <w:rsid w:val="009B28F1"/>
    <w:rsid w:val="009B2904"/>
    <w:rsid w:val="009B29E4"/>
    <w:rsid w:val="009B2A49"/>
    <w:rsid w:val="009B2C76"/>
    <w:rsid w:val="009B2D80"/>
    <w:rsid w:val="009B2E70"/>
    <w:rsid w:val="009B2EA7"/>
    <w:rsid w:val="009B31B4"/>
    <w:rsid w:val="009B325F"/>
    <w:rsid w:val="009B3650"/>
    <w:rsid w:val="009B3756"/>
    <w:rsid w:val="009B37C4"/>
    <w:rsid w:val="009B3A0D"/>
    <w:rsid w:val="009B3A6E"/>
    <w:rsid w:val="009B3AB2"/>
    <w:rsid w:val="009B3C18"/>
    <w:rsid w:val="009B3CB7"/>
    <w:rsid w:val="009B4298"/>
    <w:rsid w:val="009B429A"/>
    <w:rsid w:val="009B4628"/>
    <w:rsid w:val="009B46DB"/>
    <w:rsid w:val="009B4D86"/>
    <w:rsid w:val="009B4D94"/>
    <w:rsid w:val="009B50E7"/>
    <w:rsid w:val="009B5264"/>
    <w:rsid w:val="009B54DB"/>
    <w:rsid w:val="009B5516"/>
    <w:rsid w:val="009B5580"/>
    <w:rsid w:val="009B55FA"/>
    <w:rsid w:val="009B5A7B"/>
    <w:rsid w:val="009B5BDB"/>
    <w:rsid w:val="009B5C75"/>
    <w:rsid w:val="009B5F5D"/>
    <w:rsid w:val="009B5FB9"/>
    <w:rsid w:val="009B6631"/>
    <w:rsid w:val="009B6669"/>
    <w:rsid w:val="009B6689"/>
    <w:rsid w:val="009B671B"/>
    <w:rsid w:val="009B674C"/>
    <w:rsid w:val="009B69B0"/>
    <w:rsid w:val="009B6F3C"/>
    <w:rsid w:val="009B7177"/>
    <w:rsid w:val="009B73CC"/>
    <w:rsid w:val="009B73E9"/>
    <w:rsid w:val="009B75BD"/>
    <w:rsid w:val="009B77B9"/>
    <w:rsid w:val="009B7837"/>
    <w:rsid w:val="009B7ED2"/>
    <w:rsid w:val="009C00D9"/>
    <w:rsid w:val="009C01CE"/>
    <w:rsid w:val="009C0459"/>
    <w:rsid w:val="009C0628"/>
    <w:rsid w:val="009C0AE1"/>
    <w:rsid w:val="009C0DEC"/>
    <w:rsid w:val="009C0E67"/>
    <w:rsid w:val="009C0E6E"/>
    <w:rsid w:val="009C0F32"/>
    <w:rsid w:val="009C11CC"/>
    <w:rsid w:val="009C133D"/>
    <w:rsid w:val="009C16A0"/>
    <w:rsid w:val="009C1A37"/>
    <w:rsid w:val="009C1A4B"/>
    <w:rsid w:val="009C1FA7"/>
    <w:rsid w:val="009C209C"/>
    <w:rsid w:val="009C218A"/>
    <w:rsid w:val="009C2942"/>
    <w:rsid w:val="009C309F"/>
    <w:rsid w:val="009C319C"/>
    <w:rsid w:val="009C31C5"/>
    <w:rsid w:val="009C34CD"/>
    <w:rsid w:val="009C34D7"/>
    <w:rsid w:val="009C367A"/>
    <w:rsid w:val="009C3705"/>
    <w:rsid w:val="009C37E8"/>
    <w:rsid w:val="009C3944"/>
    <w:rsid w:val="009C3B58"/>
    <w:rsid w:val="009C3D06"/>
    <w:rsid w:val="009C3F14"/>
    <w:rsid w:val="009C411A"/>
    <w:rsid w:val="009C4BA3"/>
    <w:rsid w:val="009C50EB"/>
    <w:rsid w:val="009C5216"/>
    <w:rsid w:val="009C5240"/>
    <w:rsid w:val="009C555B"/>
    <w:rsid w:val="009C559A"/>
    <w:rsid w:val="009C560F"/>
    <w:rsid w:val="009C563B"/>
    <w:rsid w:val="009C5821"/>
    <w:rsid w:val="009C5C3B"/>
    <w:rsid w:val="009C5DA0"/>
    <w:rsid w:val="009C5E35"/>
    <w:rsid w:val="009C5FCF"/>
    <w:rsid w:val="009C61C2"/>
    <w:rsid w:val="009C61DB"/>
    <w:rsid w:val="009C630D"/>
    <w:rsid w:val="009C634C"/>
    <w:rsid w:val="009C64D7"/>
    <w:rsid w:val="009C6566"/>
    <w:rsid w:val="009C6635"/>
    <w:rsid w:val="009C66D1"/>
    <w:rsid w:val="009C6956"/>
    <w:rsid w:val="009C6A66"/>
    <w:rsid w:val="009C6CEC"/>
    <w:rsid w:val="009C6E85"/>
    <w:rsid w:val="009C7037"/>
    <w:rsid w:val="009C704E"/>
    <w:rsid w:val="009C7B41"/>
    <w:rsid w:val="009CA8F1"/>
    <w:rsid w:val="009D0053"/>
    <w:rsid w:val="009D072C"/>
    <w:rsid w:val="009D0759"/>
    <w:rsid w:val="009D0767"/>
    <w:rsid w:val="009D0796"/>
    <w:rsid w:val="009D0992"/>
    <w:rsid w:val="009D0C47"/>
    <w:rsid w:val="009D0EBB"/>
    <w:rsid w:val="009D10E1"/>
    <w:rsid w:val="009D12A4"/>
    <w:rsid w:val="009D14D5"/>
    <w:rsid w:val="009D160B"/>
    <w:rsid w:val="009D1771"/>
    <w:rsid w:val="009D19A7"/>
    <w:rsid w:val="009D1C07"/>
    <w:rsid w:val="009D1C26"/>
    <w:rsid w:val="009D2275"/>
    <w:rsid w:val="009D22C4"/>
    <w:rsid w:val="009D2578"/>
    <w:rsid w:val="009D25F2"/>
    <w:rsid w:val="009D2674"/>
    <w:rsid w:val="009D27E4"/>
    <w:rsid w:val="009D281A"/>
    <w:rsid w:val="009D28E1"/>
    <w:rsid w:val="009D297D"/>
    <w:rsid w:val="009D2F8F"/>
    <w:rsid w:val="009D3140"/>
    <w:rsid w:val="009D3569"/>
    <w:rsid w:val="009D3A02"/>
    <w:rsid w:val="009D3AEB"/>
    <w:rsid w:val="009D3BB1"/>
    <w:rsid w:val="009D3C3D"/>
    <w:rsid w:val="009D3D32"/>
    <w:rsid w:val="009D3F03"/>
    <w:rsid w:val="009D4342"/>
    <w:rsid w:val="009D45DE"/>
    <w:rsid w:val="009D487C"/>
    <w:rsid w:val="009D49EC"/>
    <w:rsid w:val="009D4A52"/>
    <w:rsid w:val="009D4B4A"/>
    <w:rsid w:val="009D4BCE"/>
    <w:rsid w:val="009D4E08"/>
    <w:rsid w:val="009D4E19"/>
    <w:rsid w:val="009D4EBD"/>
    <w:rsid w:val="009D4EE6"/>
    <w:rsid w:val="009D5258"/>
    <w:rsid w:val="009D5754"/>
    <w:rsid w:val="009D588B"/>
    <w:rsid w:val="009D58AA"/>
    <w:rsid w:val="009D58CB"/>
    <w:rsid w:val="009D5972"/>
    <w:rsid w:val="009D59B2"/>
    <w:rsid w:val="009D5BE8"/>
    <w:rsid w:val="009D5C43"/>
    <w:rsid w:val="009D5C73"/>
    <w:rsid w:val="009D5D7B"/>
    <w:rsid w:val="009D5EBE"/>
    <w:rsid w:val="009D5EF6"/>
    <w:rsid w:val="009D6079"/>
    <w:rsid w:val="009D6119"/>
    <w:rsid w:val="009D6226"/>
    <w:rsid w:val="009D65DC"/>
    <w:rsid w:val="009D6820"/>
    <w:rsid w:val="009D6835"/>
    <w:rsid w:val="009D69C7"/>
    <w:rsid w:val="009D6AD0"/>
    <w:rsid w:val="009D6D40"/>
    <w:rsid w:val="009D73D0"/>
    <w:rsid w:val="009D73DF"/>
    <w:rsid w:val="009D740B"/>
    <w:rsid w:val="009D748D"/>
    <w:rsid w:val="009D77AC"/>
    <w:rsid w:val="009D7AE8"/>
    <w:rsid w:val="009E00CB"/>
    <w:rsid w:val="009E02C5"/>
    <w:rsid w:val="009E02F6"/>
    <w:rsid w:val="009E0308"/>
    <w:rsid w:val="009E034D"/>
    <w:rsid w:val="009E0433"/>
    <w:rsid w:val="009E04B5"/>
    <w:rsid w:val="009E04D4"/>
    <w:rsid w:val="009E0ACF"/>
    <w:rsid w:val="009E0BB2"/>
    <w:rsid w:val="009E0C29"/>
    <w:rsid w:val="009E0CAA"/>
    <w:rsid w:val="009E0D19"/>
    <w:rsid w:val="009E0F4D"/>
    <w:rsid w:val="009E12C3"/>
    <w:rsid w:val="009E12FC"/>
    <w:rsid w:val="009E1818"/>
    <w:rsid w:val="009E18A4"/>
    <w:rsid w:val="009E1951"/>
    <w:rsid w:val="009E1963"/>
    <w:rsid w:val="009E1D13"/>
    <w:rsid w:val="009E1D8A"/>
    <w:rsid w:val="009E1DAA"/>
    <w:rsid w:val="009E1ECA"/>
    <w:rsid w:val="009E1F4C"/>
    <w:rsid w:val="009E1F5D"/>
    <w:rsid w:val="009E2076"/>
    <w:rsid w:val="009E2423"/>
    <w:rsid w:val="009E270B"/>
    <w:rsid w:val="009E2767"/>
    <w:rsid w:val="009E2919"/>
    <w:rsid w:val="009E2CCF"/>
    <w:rsid w:val="009E2D7C"/>
    <w:rsid w:val="009E2D92"/>
    <w:rsid w:val="009E2F3E"/>
    <w:rsid w:val="009E2F3F"/>
    <w:rsid w:val="009E3271"/>
    <w:rsid w:val="009E328D"/>
    <w:rsid w:val="009E333E"/>
    <w:rsid w:val="009E3D05"/>
    <w:rsid w:val="009E3DFD"/>
    <w:rsid w:val="009E3E87"/>
    <w:rsid w:val="009E40A9"/>
    <w:rsid w:val="009E40DC"/>
    <w:rsid w:val="009E428C"/>
    <w:rsid w:val="009E4291"/>
    <w:rsid w:val="009E43A0"/>
    <w:rsid w:val="009E43F7"/>
    <w:rsid w:val="009E4ACE"/>
    <w:rsid w:val="009E4C3A"/>
    <w:rsid w:val="009E4E4F"/>
    <w:rsid w:val="009E504A"/>
    <w:rsid w:val="009E5176"/>
    <w:rsid w:val="009E5300"/>
    <w:rsid w:val="009E5571"/>
    <w:rsid w:val="009E57DF"/>
    <w:rsid w:val="009E5CC9"/>
    <w:rsid w:val="009E5D7F"/>
    <w:rsid w:val="009E5EDB"/>
    <w:rsid w:val="009E6172"/>
    <w:rsid w:val="009E62F0"/>
    <w:rsid w:val="009E637B"/>
    <w:rsid w:val="009E63B6"/>
    <w:rsid w:val="009E69B6"/>
    <w:rsid w:val="009E6C32"/>
    <w:rsid w:val="009E6D67"/>
    <w:rsid w:val="009E6F17"/>
    <w:rsid w:val="009E71D4"/>
    <w:rsid w:val="009E7266"/>
    <w:rsid w:val="009E7285"/>
    <w:rsid w:val="009E7371"/>
    <w:rsid w:val="009E73FB"/>
    <w:rsid w:val="009E7428"/>
    <w:rsid w:val="009E7579"/>
    <w:rsid w:val="009E7687"/>
    <w:rsid w:val="009E787A"/>
    <w:rsid w:val="009E7B0A"/>
    <w:rsid w:val="009E7BE7"/>
    <w:rsid w:val="009E7CF3"/>
    <w:rsid w:val="009F0108"/>
    <w:rsid w:val="009F0300"/>
    <w:rsid w:val="009F0473"/>
    <w:rsid w:val="009F0622"/>
    <w:rsid w:val="009F086E"/>
    <w:rsid w:val="009F0ACB"/>
    <w:rsid w:val="009F0AE5"/>
    <w:rsid w:val="009F0DAB"/>
    <w:rsid w:val="009F16D9"/>
    <w:rsid w:val="009F1883"/>
    <w:rsid w:val="009F18D2"/>
    <w:rsid w:val="009F1B29"/>
    <w:rsid w:val="009F1DCD"/>
    <w:rsid w:val="009F20B6"/>
    <w:rsid w:val="009F218E"/>
    <w:rsid w:val="009F2949"/>
    <w:rsid w:val="009F2ABB"/>
    <w:rsid w:val="009F2CF5"/>
    <w:rsid w:val="009F2DD9"/>
    <w:rsid w:val="009F2EA0"/>
    <w:rsid w:val="009F2FF2"/>
    <w:rsid w:val="009F321B"/>
    <w:rsid w:val="009F328A"/>
    <w:rsid w:val="009F32ED"/>
    <w:rsid w:val="009F3390"/>
    <w:rsid w:val="009F35B1"/>
    <w:rsid w:val="009F35B9"/>
    <w:rsid w:val="009F37D7"/>
    <w:rsid w:val="009F38BB"/>
    <w:rsid w:val="009F38E3"/>
    <w:rsid w:val="009F3B09"/>
    <w:rsid w:val="009F3B7E"/>
    <w:rsid w:val="009F3C09"/>
    <w:rsid w:val="009F3C7E"/>
    <w:rsid w:val="009F3D10"/>
    <w:rsid w:val="009F3DF6"/>
    <w:rsid w:val="009F3F7E"/>
    <w:rsid w:val="009F4285"/>
    <w:rsid w:val="009F4354"/>
    <w:rsid w:val="009F4362"/>
    <w:rsid w:val="009F4381"/>
    <w:rsid w:val="009F4726"/>
    <w:rsid w:val="009F47E8"/>
    <w:rsid w:val="009F490E"/>
    <w:rsid w:val="009F4A2F"/>
    <w:rsid w:val="009F520F"/>
    <w:rsid w:val="009F521D"/>
    <w:rsid w:val="009F528F"/>
    <w:rsid w:val="009F539E"/>
    <w:rsid w:val="009F54A7"/>
    <w:rsid w:val="009F567F"/>
    <w:rsid w:val="009F5761"/>
    <w:rsid w:val="009F57E1"/>
    <w:rsid w:val="009F5828"/>
    <w:rsid w:val="009F5843"/>
    <w:rsid w:val="009F5C19"/>
    <w:rsid w:val="009F5C8A"/>
    <w:rsid w:val="009F5CD2"/>
    <w:rsid w:val="009F5F8C"/>
    <w:rsid w:val="009F6088"/>
    <w:rsid w:val="009F6479"/>
    <w:rsid w:val="009F64DD"/>
    <w:rsid w:val="009F6619"/>
    <w:rsid w:val="009F6684"/>
    <w:rsid w:val="009F682F"/>
    <w:rsid w:val="009F6874"/>
    <w:rsid w:val="009F696C"/>
    <w:rsid w:val="009F6E35"/>
    <w:rsid w:val="009F6EE5"/>
    <w:rsid w:val="009F705A"/>
    <w:rsid w:val="009F73E0"/>
    <w:rsid w:val="009F7522"/>
    <w:rsid w:val="009F7941"/>
    <w:rsid w:val="009F7953"/>
    <w:rsid w:val="009F7BA4"/>
    <w:rsid w:val="009F7DBF"/>
    <w:rsid w:val="009F7E30"/>
    <w:rsid w:val="00A001CE"/>
    <w:rsid w:val="00A005B3"/>
    <w:rsid w:val="00A00646"/>
    <w:rsid w:val="00A0078E"/>
    <w:rsid w:val="00A008D2"/>
    <w:rsid w:val="00A008D3"/>
    <w:rsid w:val="00A00AB2"/>
    <w:rsid w:val="00A00E35"/>
    <w:rsid w:val="00A0130E"/>
    <w:rsid w:val="00A0135B"/>
    <w:rsid w:val="00A01681"/>
    <w:rsid w:val="00A016BE"/>
    <w:rsid w:val="00A016F1"/>
    <w:rsid w:val="00A01B69"/>
    <w:rsid w:val="00A01DAF"/>
    <w:rsid w:val="00A01EB5"/>
    <w:rsid w:val="00A0211D"/>
    <w:rsid w:val="00A0214E"/>
    <w:rsid w:val="00A02170"/>
    <w:rsid w:val="00A022B2"/>
    <w:rsid w:val="00A023BE"/>
    <w:rsid w:val="00A026A1"/>
    <w:rsid w:val="00A02A59"/>
    <w:rsid w:val="00A02B1D"/>
    <w:rsid w:val="00A02D1A"/>
    <w:rsid w:val="00A02E30"/>
    <w:rsid w:val="00A0315F"/>
    <w:rsid w:val="00A03273"/>
    <w:rsid w:val="00A0366C"/>
    <w:rsid w:val="00A03745"/>
    <w:rsid w:val="00A03768"/>
    <w:rsid w:val="00A0392F"/>
    <w:rsid w:val="00A03A0E"/>
    <w:rsid w:val="00A03A58"/>
    <w:rsid w:val="00A03A84"/>
    <w:rsid w:val="00A03FAD"/>
    <w:rsid w:val="00A04044"/>
    <w:rsid w:val="00A041AB"/>
    <w:rsid w:val="00A04412"/>
    <w:rsid w:val="00A04429"/>
    <w:rsid w:val="00A046DA"/>
    <w:rsid w:val="00A0489E"/>
    <w:rsid w:val="00A04A95"/>
    <w:rsid w:val="00A04D8F"/>
    <w:rsid w:val="00A04DD8"/>
    <w:rsid w:val="00A05110"/>
    <w:rsid w:val="00A05496"/>
    <w:rsid w:val="00A0556C"/>
    <w:rsid w:val="00A05597"/>
    <w:rsid w:val="00A05633"/>
    <w:rsid w:val="00A059F5"/>
    <w:rsid w:val="00A05D43"/>
    <w:rsid w:val="00A05E89"/>
    <w:rsid w:val="00A062FD"/>
    <w:rsid w:val="00A06476"/>
    <w:rsid w:val="00A066AF"/>
    <w:rsid w:val="00A06896"/>
    <w:rsid w:val="00A068DF"/>
    <w:rsid w:val="00A068F6"/>
    <w:rsid w:val="00A069F3"/>
    <w:rsid w:val="00A06B77"/>
    <w:rsid w:val="00A06BE7"/>
    <w:rsid w:val="00A06C88"/>
    <w:rsid w:val="00A06ED6"/>
    <w:rsid w:val="00A070DC"/>
    <w:rsid w:val="00A072DF"/>
    <w:rsid w:val="00A07512"/>
    <w:rsid w:val="00A075E2"/>
    <w:rsid w:val="00A07619"/>
    <w:rsid w:val="00A076FB"/>
    <w:rsid w:val="00A079B2"/>
    <w:rsid w:val="00A07A84"/>
    <w:rsid w:val="00A07D82"/>
    <w:rsid w:val="00A07DD9"/>
    <w:rsid w:val="00A07ECF"/>
    <w:rsid w:val="00A07F72"/>
    <w:rsid w:val="00A10134"/>
    <w:rsid w:val="00A10382"/>
    <w:rsid w:val="00A10472"/>
    <w:rsid w:val="00A104C5"/>
    <w:rsid w:val="00A1087A"/>
    <w:rsid w:val="00A10B49"/>
    <w:rsid w:val="00A10B88"/>
    <w:rsid w:val="00A10B94"/>
    <w:rsid w:val="00A10C47"/>
    <w:rsid w:val="00A10CE8"/>
    <w:rsid w:val="00A10EF7"/>
    <w:rsid w:val="00A11091"/>
    <w:rsid w:val="00A1126F"/>
    <w:rsid w:val="00A114F2"/>
    <w:rsid w:val="00A119C8"/>
    <w:rsid w:val="00A11F53"/>
    <w:rsid w:val="00A11F62"/>
    <w:rsid w:val="00A1201F"/>
    <w:rsid w:val="00A121F5"/>
    <w:rsid w:val="00A123AB"/>
    <w:rsid w:val="00A126E7"/>
    <w:rsid w:val="00A127D6"/>
    <w:rsid w:val="00A12B75"/>
    <w:rsid w:val="00A12DB8"/>
    <w:rsid w:val="00A12DDE"/>
    <w:rsid w:val="00A12EBB"/>
    <w:rsid w:val="00A12ED8"/>
    <w:rsid w:val="00A12F5E"/>
    <w:rsid w:val="00A1304B"/>
    <w:rsid w:val="00A13244"/>
    <w:rsid w:val="00A13265"/>
    <w:rsid w:val="00A134EF"/>
    <w:rsid w:val="00A135CC"/>
    <w:rsid w:val="00A13B47"/>
    <w:rsid w:val="00A13C3C"/>
    <w:rsid w:val="00A13FB3"/>
    <w:rsid w:val="00A14193"/>
    <w:rsid w:val="00A14321"/>
    <w:rsid w:val="00A14364"/>
    <w:rsid w:val="00A1464D"/>
    <w:rsid w:val="00A14940"/>
    <w:rsid w:val="00A14A9F"/>
    <w:rsid w:val="00A14D4A"/>
    <w:rsid w:val="00A14E72"/>
    <w:rsid w:val="00A1504B"/>
    <w:rsid w:val="00A150D8"/>
    <w:rsid w:val="00A151B9"/>
    <w:rsid w:val="00A1533E"/>
    <w:rsid w:val="00A1543A"/>
    <w:rsid w:val="00A154FB"/>
    <w:rsid w:val="00A15571"/>
    <w:rsid w:val="00A1570D"/>
    <w:rsid w:val="00A159AA"/>
    <w:rsid w:val="00A159C3"/>
    <w:rsid w:val="00A15B6D"/>
    <w:rsid w:val="00A15C48"/>
    <w:rsid w:val="00A15CD7"/>
    <w:rsid w:val="00A15E6D"/>
    <w:rsid w:val="00A15F7B"/>
    <w:rsid w:val="00A16120"/>
    <w:rsid w:val="00A1612B"/>
    <w:rsid w:val="00A16190"/>
    <w:rsid w:val="00A163A3"/>
    <w:rsid w:val="00A163D5"/>
    <w:rsid w:val="00A165DD"/>
    <w:rsid w:val="00A16674"/>
    <w:rsid w:val="00A16772"/>
    <w:rsid w:val="00A167BB"/>
    <w:rsid w:val="00A169C4"/>
    <w:rsid w:val="00A16A63"/>
    <w:rsid w:val="00A16AF4"/>
    <w:rsid w:val="00A16D27"/>
    <w:rsid w:val="00A16DD2"/>
    <w:rsid w:val="00A16F6F"/>
    <w:rsid w:val="00A170D6"/>
    <w:rsid w:val="00A1727C"/>
    <w:rsid w:val="00A175DF"/>
    <w:rsid w:val="00A1764E"/>
    <w:rsid w:val="00A1794E"/>
    <w:rsid w:val="00A17A04"/>
    <w:rsid w:val="00A17A93"/>
    <w:rsid w:val="00A17B33"/>
    <w:rsid w:val="00A17BE9"/>
    <w:rsid w:val="00A17F25"/>
    <w:rsid w:val="00A20032"/>
    <w:rsid w:val="00A20203"/>
    <w:rsid w:val="00A202B4"/>
    <w:rsid w:val="00A205E3"/>
    <w:rsid w:val="00A206A8"/>
    <w:rsid w:val="00A20786"/>
    <w:rsid w:val="00A20824"/>
    <w:rsid w:val="00A20830"/>
    <w:rsid w:val="00A20BD2"/>
    <w:rsid w:val="00A20C0C"/>
    <w:rsid w:val="00A20FBC"/>
    <w:rsid w:val="00A21025"/>
    <w:rsid w:val="00A2108E"/>
    <w:rsid w:val="00A210D3"/>
    <w:rsid w:val="00A210E4"/>
    <w:rsid w:val="00A216BB"/>
    <w:rsid w:val="00A217AB"/>
    <w:rsid w:val="00A2193C"/>
    <w:rsid w:val="00A219C4"/>
    <w:rsid w:val="00A21C0D"/>
    <w:rsid w:val="00A21F21"/>
    <w:rsid w:val="00A220A1"/>
    <w:rsid w:val="00A22165"/>
    <w:rsid w:val="00A222C1"/>
    <w:rsid w:val="00A224DF"/>
    <w:rsid w:val="00A225DA"/>
    <w:rsid w:val="00A226C4"/>
    <w:rsid w:val="00A2292B"/>
    <w:rsid w:val="00A22B48"/>
    <w:rsid w:val="00A22C7C"/>
    <w:rsid w:val="00A22DDD"/>
    <w:rsid w:val="00A23028"/>
    <w:rsid w:val="00A231A5"/>
    <w:rsid w:val="00A23237"/>
    <w:rsid w:val="00A23628"/>
    <w:rsid w:val="00A236E0"/>
    <w:rsid w:val="00A23C2F"/>
    <w:rsid w:val="00A23D45"/>
    <w:rsid w:val="00A23D4E"/>
    <w:rsid w:val="00A23E9C"/>
    <w:rsid w:val="00A24055"/>
    <w:rsid w:val="00A2409C"/>
    <w:rsid w:val="00A24140"/>
    <w:rsid w:val="00A24271"/>
    <w:rsid w:val="00A24343"/>
    <w:rsid w:val="00A24386"/>
    <w:rsid w:val="00A2457D"/>
    <w:rsid w:val="00A24646"/>
    <w:rsid w:val="00A247EE"/>
    <w:rsid w:val="00A2482E"/>
    <w:rsid w:val="00A24947"/>
    <w:rsid w:val="00A24B74"/>
    <w:rsid w:val="00A24D5B"/>
    <w:rsid w:val="00A24EB3"/>
    <w:rsid w:val="00A24FF5"/>
    <w:rsid w:val="00A2501B"/>
    <w:rsid w:val="00A2535B"/>
    <w:rsid w:val="00A2536B"/>
    <w:rsid w:val="00A25557"/>
    <w:rsid w:val="00A2567B"/>
    <w:rsid w:val="00A2568B"/>
    <w:rsid w:val="00A25761"/>
    <w:rsid w:val="00A2588E"/>
    <w:rsid w:val="00A259D9"/>
    <w:rsid w:val="00A26022"/>
    <w:rsid w:val="00A260A2"/>
    <w:rsid w:val="00A26230"/>
    <w:rsid w:val="00A26351"/>
    <w:rsid w:val="00A264B0"/>
    <w:rsid w:val="00A266C4"/>
    <w:rsid w:val="00A26738"/>
    <w:rsid w:val="00A26B80"/>
    <w:rsid w:val="00A26D91"/>
    <w:rsid w:val="00A26DD0"/>
    <w:rsid w:val="00A26ECC"/>
    <w:rsid w:val="00A27443"/>
    <w:rsid w:val="00A275C2"/>
    <w:rsid w:val="00A276B9"/>
    <w:rsid w:val="00A27D6D"/>
    <w:rsid w:val="00A27E00"/>
    <w:rsid w:val="00A27ED8"/>
    <w:rsid w:val="00A301D9"/>
    <w:rsid w:val="00A30261"/>
    <w:rsid w:val="00A305EF"/>
    <w:rsid w:val="00A308C4"/>
    <w:rsid w:val="00A30AB6"/>
    <w:rsid w:val="00A30B24"/>
    <w:rsid w:val="00A30F41"/>
    <w:rsid w:val="00A310B6"/>
    <w:rsid w:val="00A312BB"/>
    <w:rsid w:val="00A31397"/>
    <w:rsid w:val="00A31451"/>
    <w:rsid w:val="00A314C9"/>
    <w:rsid w:val="00A3151E"/>
    <w:rsid w:val="00A31628"/>
    <w:rsid w:val="00A31959"/>
    <w:rsid w:val="00A31974"/>
    <w:rsid w:val="00A31AB4"/>
    <w:rsid w:val="00A31D47"/>
    <w:rsid w:val="00A31DCF"/>
    <w:rsid w:val="00A31EB7"/>
    <w:rsid w:val="00A32147"/>
    <w:rsid w:val="00A32254"/>
    <w:rsid w:val="00A322B2"/>
    <w:rsid w:val="00A3243C"/>
    <w:rsid w:val="00A3263F"/>
    <w:rsid w:val="00A32665"/>
    <w:rsid w:val="00A328BA"/>
    <w:rsid w:val="00A32A71"/>
    <w:rsid w:val="00A32C58"/>
    <w:rsid w:val="00A32F7C"/>
    <w:rsid w:val="00A330BE"/>
    <w:rsid w:val="00A33300"/>
    <w:rsid w:val="00A3339A"/>
    <w:rsid w:val="00A334C7"/>
    <w:rsid w:val="00A338B7"/>
    <w:rsid w:val="00A338DA"/>
    <w:rsid w:val="00A33968"/>
    <w:rsid w:val="00A33B19"/>
    <w:rsid w:val="00A33D8A"/>
    <w:rsid w:val="00A33FE2"/>
    <w:rsid w:val="00A34091"/>
    <w:rsid w:val="00A34499"/>
    <w:rsid w:val="00A347C2"/>
    <w:rsid w:val="00A3483D"/>
    <w:rsid w:val="00A348ED"/>
    <w:rsid w:val="00A34A5F"/>
    <w:rsid w:val="00A34A9C"/>
    <w:rsid w:val="00A34C54"/>
    <w:rsid w:val="00A34DEB"/>
    <w:rsid w:val="00A35009"/>
    <w:rsid w:val="00A35103"/>
    <w:rsid w:val="00A35321"/>
    <w:rsid w:val="00A35339"/>
    <w:rsid w:val="00A35457"/>
    <w:rsid w:val="00A3559A"/>
    <w:rsid w:val="00A35ABC"/>
    <w:rsid w:val="00A35B45"/>
    <w:rsid w:val="00A35C75"/>
    <w:rsid w:val="00A35E55"/>
    <w:rsid w:val="00A35ECB"/>
    <w:rsid w:val="00A35FE3"/>
    <w:rsid w:val="00A365CD"/>
    <w:rsid w:val="00A36698"/>
    <w:rsid w:val="00A3679E"/>
    <w:rsid w:val="00A367F2"/>
    <w:rsid w:val="00A36B43"/>
    <w:rsid w:val="00A36E09"/>
    <w:rsid w:val="00A36F58"/>
    <w:rsid w:val="00A37193"/>
    <w:rsid w:val="00A373F6"/>
    <w:rsid w:val="00A374D0"/>
    <w:rsid w:val="00A374D4"/>
    <w:rsid w:val="00A37798"/>
    <w:rsid w:val="00A3786A"/>
    <w:rsid w:val="00A378A9"/>
    <w:rsid w:val="00A37BDC"/>
    <w:rsid w:val="00A37DFB"/>
    <w:rsid w:val="00A4028F"/>
    <w:rsid w:val="00A405A0"/>
    <w:rsid w:val="00A40618"/>
    <w:rsid w:val="00A40AA1"/>
    <w:rsid w:val="00A40AB1"/>
    <w:rsid w:val="00A40CE3"/>
    <w:rsid w:val="00A40EE8"/>
    <w:rsid w:val="00A40FB0"/>
    <w:rsid w:val="00A4109C"/>
    <w:rsid w:val="00A41116"/>
    <w:rsid w:val="00A41274"/>
    <w:rsid w:val="00A413B6"/>
    <w:rsid w:val="00A41497"/>
    <w:rsid w:val="00A415BB"/>
    <w:rsid w:val="00A41672"/>
    <w:rsid w:val="00A41876"/>
    <w:rsid w:val="00A41A6F"/>
    <w:rsid w:val="00A41C87"/>
    <w:rsid w:val="00A41D1D"/>
    <w:rsid w:val="00A41DEB"/>
    <w:rsid w:val="00A41DEC"/>
    <w:rsid w:val="00A41DEF"/>
    <w:rsid w:val="00A41EA2"/>
    <w:rsid w:val="00A41FA0"/>
    <w:rsid w:val="00A41FFB"/>
    <w:rsid w:val="00A42091"/>
    <w:rsid w:val="00A42137"/>
    <w:rsid w:val="00A422CD"/>
    <w:rsid w:val="00A4264A"/>
    <w:rsid w:val="00A42705"/>
    <w:rsid w:val="00A42B9C"/>
    <w:rsid w:val="00A42FE2"/>
    <w:rsid w:val="00A43555"/>
    <w:rsid w:val="00A43940"/>
    <w:rsid w:val="00A4394B"/>
    <w:rsid w:val="00A43A41"/>
    <w:rsid w:val="00A43A8C"/>
    <w:rsid w:val="00A43A90"/>
    <w:rsid w:val="00A43EE5"/>
    <w:rsid w:val="00A43EF4"/>
    <w:rsid w:val="00A4418F"/>
    <w:rsid w:val="00A4420B"/>
    <w:rsid w:val="00A44305"/>
    <w:rsid w:val="00A443EF"/>
    <w:rsid w:val="00A4447D"/>
    <w:rsid w:val="00A44511"/>
    <w:rsid w:val="00A445DD"/>
    <w:rsid w:val="00A44675"/>
    <w:rsid w:val="00A447C7"/>
    <w:rsid w:val="00A447FC"/>
    <w:rsid w:val="00A44BA4"/>
    <w:rsid w:val="00A44C6A"/>
    <w:rsid w:val="00A44DE7"/>
    <w:rsid w:val="00A44E72"/>
    <w:rsid w:val="00A44F11"/>
    <w:rsid w:val="00A44FFC"/>
    <w:rsid w:val="00A452BB"/>
    <w:rsid w:val="00A45603"/>
    <w:rsid w:val="00A45673"/>
    <w:rsid w:val="00A4567D"/>
    <w:rsid w:val="00A45700"/>
    <w:rsid w:val="00A458F9"/>
    <w:rsid w:val="00A45C94"/>
    <w:rsid w:val="00A45D02"/>
    <w:rsid w:val="00A4605D"/>
    <w:rsid w:val="00A469A4"/>
    <w:rsid w:val="00A469D5"/>
    <w:rsid w:val="00A46C54"/>
    <w:rsid w:val="00A470FA"/>
    <w:rsid w:val="00A4734F"/>
    <w:rsid w:val="00A47393"/>
    <w:rsid w:val="00A477BD"/>
    <w:rsid w:val="00A47959"/>
    <w:rsid w:val="00A479FF"/>
    <w:rsid w:val="00A47AB9"/>
    <w:rsid w:val="00A501DA"/>
    <w:rsid w:val="00A50443"/>
    <w:rsid w:val="00A50895"/>
    <w:rsid w:val="00A508E4"/>
    <w:rsid w:val="00A50D5A"/>
    <w:rsid w:val="00A50E62"/>
    <w:rsid w:val="00A5108A"/>
    <w:rsid w:val="00A511C7"/>
    <w:rsid w:val="00A515A4"/>
    <w:rsid w:val="00A51607"/>
    <w:rsid w:val="00A5167E"/>
    <w:rsid w:val="00A5190A"/>
    <w:rsid w:val="00A51A5E"/>
    <w:rsid w:val="00A51B59"/>
    <w:rsid w:val="00A51E91"/>
    <w:rsid w:val="00A51F25"/>
    <w:rsid w:val="00A52001"/>
    <w:rsid w:val="00A520B6"/>
    <w:rsid w:val="00A52915"/>
    <w:rsid w:val="00A5298D"/>
    <w:rsid w:val="00A52D24"/>
    <w:rsid w:val="00A52DC9"/>
    <w:rsid w:val="00A52FFC"/>
    <w:rsid w:val="00A53241"/>
    <w:rsid w:val="00A53248"/>
    <w:rsid w:val="00A532CE"/>
    <w:rsid w:val="00A5340F"/>
    <w:rsid w:val="00A53659"/>
    <w:rsid w:val="00A53758"/>
    <w:rsid w:val="00A537E7"/>
    <w:rsid w:val="00A53824"/>
    <w:rsid w:val="00A5430B"/>
    <w:rsid w:val="00A5438A"/>
    <w:rsid w:val="00A543A9"/>
    <w:rsid w:val="00A543EA"/>
    <w:rsid w:val="00A54598"/>
    <w:rsid w:val="00A546B5"/>
    <w:rsid w:val="00A546C0"/>
    <w:rsid w:val="00A54701"/>
    <w:rsid w:val="00A5472A"/>
    <w:rsid w:val="00A547F2"/>
    <w:rsid w:val="00A548B9"/>
    <w:rsid w:val="00A54AE6"/>
    <w:rsid w:val="00A54CA3"/>
    <w:rsid w:val="00A54E28"/>
    <w:rsid w:val="00A54E4C"/>
    <w:rsid w:val="00A54F3D"/>
    <w:rsid w:val="00A5557B"/>
    <w:rsid w:val="00A557DA"/>
    <w:rsid w:val="00A55DA5"/>
    <w:rsid w:val="00A56354"/>
    <w:rsid w:val="00A5638C"/>
    <w:rsid w:val="00A56724"/>
    <w:rsid w:val="00A567B0"/>
    <w:rsid w:val="00A56805"/>
    <w:rsid w:val="00A569DD"/>
    <w:rsid w:val="00A56A18"/>
    <w:rsid w:val="00A56BA9"/>
    <w:rsid w:val="00A56EBE"/>
    <w:rsid w:val="00A56FE1"/>
    <w:rsid w:val="00A574B3"/>
    <w:rsid w:val="00A57616"/>
    <w:rsid w:val="00A57731"/>
    <w:rsid w:val="00A578E5"/>
    <w:rsid w:val="00A57D15"/>
    <w:rsid w:val="00A57E0C"/>
    <w:rsid w:val="00A57EFA"/>
    <w:rsid w:val="00A57FC5"/>
    <w:rsid w:val="00A6002D"/>
    <w:rsid w:val="00A601C9"/>
    <w:rsid w:val="00A60251"/>
    <w:rsid w:val="00A604BF"/>
    <w:rsid w:val="00A605C7"/>
    <w:rsid w:val="00A605CD"/>
    <w:rsid w:val="00A609E9"/>
    <w:rsid w:val="00A609F1"/>
    <w:rsid w:val="00A60A76"/>
    <w:rsid w:val="00A60DA0"/>
    <w:rsid w:val="00A60E46"/>
    <w:rsid w:val="00A60EEC"/>
    <w:rsid w:val="00A61186"/>
    <w:rsid w:val="00A61335"/>
    <w:rsid w:val="00A6139F"/>
    <w:rsid w:val="00A61602"/>
    <w:rsid w:val="00A61752"/>
    <w:rsid w:val="00A61867"/>
    <w:rsid w:val="00A619E8"/>
    <w:rsid w:val="00A61A29"/>
    <w:rsid w:val="00A61A4C"/>
    <w:rsid w:val="00A61AF4"/>
    <w:rsid w:val="00A61B27"/>
    <w:rsid w:val="00A61D80"/>
    <w:rsid w:val="00A61E6C"/>
    <w:rsid w:val="00A61FA5"/>
    <w:rsid w:val="00A62041"/>
    <w:rsid w:val="00A62294"/>
    <w:rsid w:val="00A62319"/>
    <w:rsid w:val="00A6234E"/>
    <w:rsid w:val="00A623B9"/>
    <w:rsid w:val="00A62419"/>
    <w:rsid w:val="00A6266E"/>
    <w:rsid w:val="00A62CC6"/>
    <w:rsid w:val="00A62CDF"/>
    <w:rsid w:val="00A62D1A"/>
    <w:rsid w:val="00A63354"/>
    <w:rsid w:val="00A63406"/>
    <w:rsid w:val="00A6342D"/>
    <w:rsid w:val="00A63497"/>
    <w:rsid w:val="00A6359E"/>
    <w:rsid w:val="00A635AC"/>
    <w:rsid w:val="00A638BB"/>
    <w:rsid w:val="00A63AC4"/>
    <w:rsid w:val="00A63B0D"/>
    <w:rsid w:val="00A63C16"/>
    <w:rsid w:val="00A63D40"/>
    <w:rsid w:val="00A63F91"/>
    <w:rsid w:val="00A64286"/>
    <w:rsid w:val="00A6443E"/>
    <w:rsid w:val="00A644F3"/>
    <w:rsid w:val="00A645A9"/>
    <w:rsid w:val="00A64740"/>
    <w:rsid w:val="00A6490D"/>
    <w:rsid w:val="00A64940"/>
    <w:rsid w:val="00A6496F"/>
    <w:rsid w:val="00A64A4C"/>
    <w:rsid w:val="00A64A5C"/>
    <w:rsid w:val="00A64BC9"/>
    <w:rsid w:val="00A64C0F"/>
    <w:rsid w:val="00A64F62"/>
    <w:rsid w:val="00A650A4"/>
    <w:rsid w:val="00A6535D"/>
    <w:rsid w:val="00A65470"/>
    <w:rsid w:val="00A65582"/>
    <w:rsid w:val="00A65738"/>
    <w:rsid w:val="00A658EC"/>
    <w:rsid w:val="00A659F1"/>
    <w:rsid w:val="00A65A5D"/>
    <w:rsid w:val="00A65AB2"/>
    <w:rsid w:val="00A65AE2"/>
    <w:rsid w:val="00A65BCF"/>
    <w:rsid w:val="00A65D7C"/>
    <w:rsid w:val="00A65FD8"/>
    <w:rsid w:val="00A65FF1"/>
    <w:rsid w:val="00A6607D"/>
    <w:rsid w:val="00A66132"/>
    <w:rsid w:val="00A66229"/>
    <w:rsid w:val="00A6628C"/>
    <w:rsid w:val="00A66D4F"/>
    <w:rsid w:val="00A670AD"/>
    <w:rsid w:val="00A6735C"/>
    <w:rsid w:val="00A67410"/>
    <w:rsid w:val="00A67739"/>
    <w:rsid w:val="00A67898"/>
    <w:rsid w:val="00A678AF"/>
    <w:rsid w:val="00A67B5A"/>
    <w:rsid w:val="00A67D44"/>
    <w:rsid w:val="00A67DD4"/>
    <w:rsid w:val="00A67EB6"/>
    <w:rsid w:val="00A70400"/>
    <w:rsid w:val="00A70536"/>
    <w:rsid w:val="00A708A1"/>
    <w:rsid w:val="00A70B4B"/>
    <w:rsid w:val="00A70DD9"/>
    <w:rsid w:val="00A712C2"/>
    <w:rsid w:val="00A71538"/>
    <w:rsid w:val="00A71616"/>
    <w:rsid w:val="00A7194F"/>
    <w:rsid w:val="00A719BB"/>
    <w:rsid w:val="00A7222B"/>
    <w:rsid w:val="00A7241E"/>
    <w:rsid w:val="00A72523"/>
    <w:rsid w:val="00A7253F"/>
    <w:rsid w:val="00A72943"/>
    <w:rsid w:val="00A72BAC"/>
    <w:rsid w:val="00A72BFA"/>
    <w:rsid w:val="00A72DB6"/>
    <w:rsid w:val="00A72EC2"/>
    <w:rsid w:val="00A72FF4"/>
    <w:rsid w:val="00A7309C"/>
    <w:rsid w:val="00A73272"/>
    <w:rsid w:val="00A7329F"/>
    <w:rsid w:val="00A732AE"/>
    <w:rsid w:val="00A73549"/>
    <w:rsid w:val="00A73555"/>
    <w:rsid w:val="00A73625"/>
    <w:rsid w:val="00A738B2"/>
    <w:rsid w:val="00A73975"/>
    <w:rsid w:val="00A739EB"/>
    <w:rsid w:val="00A740F9"/>
    <w:rsid w:val="00A743B0"/>
    <w:rsid w:val="00A74505"/>
    <w:rsid w:val="00A7479C"/>
    <w:rsid w:val="00A7488B"/>
    <w:rsid w:val="00A748C6"/>
    <w:rsid w:val="00A7492D"/>
    <w:rsid w:val="00A74B04"/>
    <w:rsid w:val="00A74E9F"/>
    <w:rsid w:val="00A74F71"/>
    <w:rsid w:val="00A751B6"/>
    <w:rsid w:val="00A75330"/>
    <w:rsid w:val="00A753D3"/>
    <w:rsid w:val="00A7546E"/>
    <w:rsid w:val="00A75662"/>
    <w:rsid w:val="00A75ECD"/>
    <w:rsid w:val="00A75ED2"/>
    <w:rsid w:val="00A75F37"/>
    <w:rsid w:val="00A75F89"/>
    <w:rsid w:val="00A769A2"/>
    <w:rsid w:val="00A76C41"/>
    <w:rsid w:val="00A76F0C"/>
    <w:rsid w:val="00A770CC"/>
    <w:rsid w:val="00A77272"/>
    <w:rsid w:val="00A77302"/>
    <w:rsid w:val="00A77464"/>
    <w:rsid w:val="00A7751B"/>
    <w:rsid w:val="00A77730"/>
    <w:rsid w:val="00A77881"/>
    <w:rsid w:val="00A778C3"/>
    <w:rsid w:val="00A77AAE"/>
    <w:rsid w:val="00A77F99"/>
    <w:rsid w:val="00A800AD"/>
    <w:rsid w:val="00A80166"/>
    <w:rsid w:val="00A80351"/>
    <w:rsid w:val="00A80454"/>
    <w:rsid w:val="00A804E5"/>
    <w:rsid w:val="00A80746"/>
    <w:rsid w:val="00A8087F"/>
    <w:rsid w:val="00A8091E"/>
    <w:rsid w:val="00A80B4C"/>
    <w:rsid w:val="00A80DCE"/>
    <w:rsid w:val="00A80EB5"/>
    <w:rsid w:val="00A81147"/>
    <w:rsid w:val="00A812F1"/>
    <w:rsid w:val="00A81368"/>
    <w:rsid w:val="00A815D7"/>
    <w:rsid w:val="00A8162C"/>
    <w:rsid w:val="00A816C9"/>
    <w:rsid w:val="00A81A37"/>
    <w:rsid w:val="00A81BC6"/>
    <w:rsid w:val="00A81C5E"/>
    <w:rsid w:val="00A81D11"/>
    <w:rsid w:val="00A81D1C"/>
    <w:rsid w:val="00A81E36"/>
    <w:rsid w:val="00A824A2"/>
    <w:rsid w:val="00A824FD"/>
    <w:rsid w:val="00A82596"/>
    <w:rsid w:val="00A82667"/>
    <w:rsid w:val="00A82695"/>
    <w:rsid w:val="00A82824"/>
    <w:rsid w:val="00A82914"/>
    <w:rsid w:val="00A82962"/>
    <w:rsid w:val="00A8296E"/>
    <w:rsid w:val="00A82C04"/>
    <w:rsid w:val="00A82C20"/>
    <w:rsid w:val="00A82DC3"/>
    <w:rsid w:val="00A82E99"/>
    <w:rsid w:val="00A837F6"/>
    <w:rsid w:val="00A83D47"/>
    <w:rsid w:val="00A83D52"/>
    <w:rsid w:val="00A83EB7"/>
    <w:rsid w:val="00A83F30"/>
    <w:rsid w:val="00A84105"/>
    <w:rsid w:val="00A84158"/>
    <w:rsid w:val="00A8461C"/>
    <w:rsid w:val="00A84AC5"/>
    <w:rsid w:val="00A84B02"/>
    <w:rsid w:val="00A84B77"/>
    <w:rsid w:val="00A84CD9"/>
    <w:rsid w:val="00A84E7D"/>
    <w:rsid w:val="00A84EBD"/>
    <w:rsid w:val="00A85093"/>
    <w:rsid w:val="00A851A9"/>
    <w:rsid w:val="00A85309"/>
    <w:rsid w:val="00A85346"/>
    <w:rsid w:val="00A85569"/>
    <w:rsid w:val="00A855DC"/>
    <w:rsid w:val="00A856FB"/>
    <w:rsid w:val="00A85CAE"/>
    <w:rsid w:val="00A85E4B"/>
    <w:rsid w:val="00A85E74"/>
    <w:rsid w:val="00A85EBB"/>
    <w:rsid w:val="00A85F9F"/>
    <w:rsid w:val="00A86176"/>
    <w:rsid w:val="00A86222"/>
    <w:rsid w:val="00A863B3"/>
    <w:rsid w:val="00A86400"/>
    <w:rsid w:val="00A86611"/>
    <w:rsid w:val="00A86C92"/>
    <w:rsid w:val="00A86D7C"/>
    <w:rsid w:val="00A86F8E"/>
    <w:rsid w:val="00A86F99"/>
    <w:rsid w:val="00A87097"/>
    <w:rsid w:val="00A870B3"/>
    <w:rsid w:val="00A87103"/>
    <w:rsid w:val="00A87279"/>
    <w:rsid w:val="00A87358"/>
    <w:rsid w:val="00A8748A"/>
    <w:rsid w:val="00A877B8"/>
    <w:rsid w:val="00A87858"/>
    <w:rsid w:val="00A87B2F"/>
    <w:rsid w:val="00A87B3A"/>
    <w:rsid w:val="00A87F8F"/>
    <w:rsid w:val="00A87FCA"/>
    <w:rsid w:val="00A87FCF"/>
    <w:rsid w:val="00A906FB"/>
    <w:rsid w:val="00A90750"/>
    <w:rsid w:val="00A90903"/>
    <w:rsid w:val="00A90B9C"/>
    <w:rsid w:val="00A90D93"/>
    <w:rsid w:val="00A90EA8"/>
    <w:rsid w:val="00A911E2"/>
    <w:rsid w:val="00A9124C"/>
    <w:rsid w:val="00A912BF"/>
    <w:rsid w:val="00A91419"/>
    <w:rsid w:val="00A914E2"/>
    <w:rsid w:val="00A91572"/>
    <w:rsid w:val="00A917A1"/>
    <w:rsid w:val="00A91A50"/>
    <w:rsid w:val="00A91A93"/>
    <w:rsid w:val="00A91D8C"/>
    <w:rsid w:val="00A91F75"/>
    <w:rsid w:val="00A9208E"/>
    <w:rsid w:val="00A92098"/>
    <w:rsid w:val="00A920CD"/>
    <w:rsid w:val="00A92268"/>
    <w:rsid w:val="00A92350"/>
    <w:rsid w:val="00A923F3"/>
    <w:rsid w:val="00A9249D"/>
    <w:rsid w:val="00A926B6"/>
    <w:rsid w:val="00A92878"/>
    <w:rsid w:val="00A92A15"/>
    <w:rsid w:val="00A92D76"/>
    <w:rsid w:val="00A931FF"/>
    <w:rsid w:val="00A9357B"/>
    <w:rsid w:val="00A9368B"/>
    <w:rsid w:val="00A93878"/>
    <w:rsid w:val="00A93C82"/>
    <w:rsid w:val="00A93E94"/>
    <w:rsid w:val="00A94018"/>
    <w:rsid w:val="00A94081"/>
    <w:rsid w:val="00A940FB"/>
    <w:rsid w:val="00A94140"/>
    <w:rsid w:val="00A941FD"/>
    <w:rsid w:val="00A94228"/>
    <w:rsid w:val="00A94254"/>
    <w:rsid w:val="00A94346"/>
    <w:rsid w:val="00A94361"/>
    <w:rsid w:val="00A9436E"/>
    <w:rsid w:val="00A94469"/>
    <w:rsid w:val="00A94475"/>
    <w:rsid w:val="00A9449E"/>
    <w:rsid w:val="00A945F8"/>
    <w:rsid w:val="00A948AA"/>
    <w:rsid w:val="00A948F1"/>
    <w:rsid w:val="00A94952"/>
    <w:rsid w:val="00A94B3A"/>
    <w:rsid w:val="00A94C50"/>
    <w:rsid w:val="00A94D79"/>
    <w:rsid w:val="00A9526A"/>
    <w:rsid w:val="00A954E7"/>
    <w:rsid w:val="00A954F2"/>
    <w:rsid w:val="00A95561"/>
    <w:rsid w:val="00A957B5"/>
    <w:rsid w:val="00A95879"/>
    <w:rsid w:val="00A958CE"/>
    <w:rsid w:val="00A95CEA"/>
    <w:rsid w:val="00A95E02"/>
    <w:rsid w:val="00A95E79"/>
    <w:rsid w:val="00A95E88"/>
    <w:rsid w:val="00A96098"/>
    <w:rsid w:val="00A960FF"/>
    <w:rsid w:val="00A96153"/>
    <w:rsid w:val="00A963DF"/>
    <w:rsid w:val="00A9646D"/>
    <w:rsid w:val="00A96586"/>
    <w:rsid w:val="00A96887"/>
    <w:rsid w:val="00A96C95"/>
    <w:rsid w:val="00A96D08"/>
    <w:rsid w:val="00A96E40"/>
    <w:rsid w:val="00A96EAD"/>
    <w:rsid w:val="00A96FC6"/>
    <w:rsid w:val="00A97079"/>
    <w:rsid w:val="00A971B7"/>
    <w:rsid w:val="00A97626"/>
    <w:rsid w:val="00A9762F"/>
    <w:rsid w:val="00A97B37"/>
    <w:rsid w:val="00A97D7C"/>
    <w:rsid w:val="00AA04F1"/>
    <w:rsid w:val="00AA069E"/>
    <w:rsid w:val="00AA06A1"/>
    <w:rsid w:val="00AA074C"/>
    <w:rsid w:val="00AA079A"/>
    <w:rsid w:val="00AA088F"/>
    <w:rsid w:val="00AA09D1"/>
    <w:rsid w:val="00AA0B01"/>
    <w:rsid w:val="00AA0D16"/>
    <w:rsid w:val="00AA0F3C"/>
    <w:rsid w:val="00AA1056"/>
    <w:rsid w:val="00AA10C0"/>
    <w:rsid w:val="00AA1221"/>
    <w:rsid w:val="00AA1409"/>
    <w:rsid w:val="00AA1466"/>
    <w:rsid w:val="00AA166F"/>
    <w:rsid w:val="00AA1670"/>
    <w:rsid w:val="00AA17EE"/>
    <w:rsid w:val="00AA185F"/>
    <w:rsid w:val="00AA1A3D"/>
    <w:rsid w:val="00AA1B1B"/>
    <w:rsid w:val="00AA1BC4"/>
    <w:rsid w:val="00AA1BEC"/>
    <w:rsid w:val="00AA1C01"/>
    <w:rsid w:val="00AA1DA0"/>
    <w:rsid w:val="00AA1DB6"/>
    <w:rsid w:val="00AA2475"/>
    <w:rsid w:val="00AA2526"/>
    <w:rsid w:val="00AA29CE"/>
    <w:rsid w:val="00AA2B9E"/>
    <w:rsid w:val="00AA2D71"/>
    <w:rsid w:val="00AA2E0F"/>
    <w:rsid w:val="00AA2EFB"/>
    <w:rsid w:val="00AA3132"/>
    <w:rsid w:val="00AA3628"/>
    <w:rsid w:val="00AA39CF"/>
    <w:rsid w:val="00AA3C4D"/>
    <w:rsid w:val="00AA46E9"/>
    <w:rsid w:val="00AA47C8"/>
    <w:rsid w:val="00AA495C"/>
    <w:rsid w:val="00AA4969"/>
    <w:rsid w:val="00AA49C2"/>
    <w:rsid w:val="00AA4A9B"/>
    <w:rsid w:val="00AA513E"/>
    <w:rsid w:val="00AA58A9"/>
    <w:rsid w:val="00AA5B62"/>
    <w:rsid w:val="00AA5FCF"/>
    <w:rsid w:val="00AA6339"/>
    <w:rsid w:val="00AA6496"/>
    <w:rsid w:val="00AA6738"/>
    <w:rsid w:val="00AA67AF"/>
    <w:rsid w:val="00AA696D"/>
    <w:rsid w:val="00AA6DB9"/>
    <w:rsid w:val="00AA6DE0"/>
    <w:rsid w:val="00AA6E47"/>
    <w:rsid w:val="00AA749C"/>
    <w:rsid w:val="00AA74C9"/>
    <w:rsid w:val="00AA7746"/>
    <w:rsid w:val="00AA786A"/>
    <w:rsid w:val="00AA7B35"/>
    <w:rsid w:val="00AA7BAA"/>
    <w:rsid w:val="00AB01C4"/>
    <w:rsid w:val="00AB029C"/>
    <w:rsid w:val="00AB0391"/>
    <w:rsid w:val="00AB05F3"/>
    <w:rsid w:val="00AB07A2"/>
    <w:rsid w:val="00AB086E"/>
    <w:rsid w:val="00AB0BCA"/>
    <w:rsid w:val="00AB0D7A"/>
    <w:rsid w:val="00AB0EBE"/>
    <w:rsid w:val="00AB149D"/>
    <w:rsid w:val="00AB1526"/>
    <w:rsid w:val="00AB15AE"/>
    <w:rsid w:val="00AB1649"/>
    <w:rsid w:val="00AB1795"/>
    <w:rsid w:val="00AB182E"/>
    <w:rsid w:val="00AB18BF"/>
    <w:rsid w:val="00AB19E0"/>
    <w:rsid w:val="00AB22D5"/>
    <w:rsid w:val="00AB23CC"/>
    <w:rsid w:val="00AB2405"/>
    <w:rsid w:val="00AB29D4"/>
    <w:rsid w:val="00AB2DE9"/>
    <w:rsid w:val="00AB2E6E"/>
    <w:rsid w:val="00AB30E8"/>
    <w:rsid w:val="00AB3213"/>
    <w:rsid w:val="00AB3237"/>
    <w:rsid w:val="00AB3265"/>
    <w:rsid w:val="00AB3284"/>
    <w:rsid w:val="00AB338A"/>
    <w:rsid w:val="00AB33CA"/>
    <w:rsid w:val="00AB348C"/>
    <w:rsid w:val="00AB368A"/>
    <w:rsid w:val="00AB384B"/>
    <w:rsid w:val="00AB3D3A"/>
    <w:rsid w:val="00AB3E15"/>
    <w:rsid w:val="00AB3E85"/>
    <w:rsid w:val="00AB4135"/>
    <w:rsid w:val="00AB4170"/>
    <w:rsid w:val="00AB442A"/>
    <w:rsid w:val="00AB4891"/>
    <w:rsid w:val="00AB4A20"/>
    <w:rsid w:val="00AB4DBE"/>
    <w:rsid w:val="00AB4DCD"/>
    <w:rsid w:val="00AB4F53"/>
    <w:rsid w:val="00AB518D"/>
    <w:rsid w:val="00AB51D1"/>
    <w:rsid w:val="00AB5423"/>
    <w:rsid w:val="00AB548D"/>
    <w:rsid w:val="00AB5520"/>
    <w:rsid w:val="00AB556C"/>
    <w:rsid w:val="00AB5A58"/>
    <w:rsid w:val="00AB5DE3"/>
    <w:rsid w:val="00AB5F08"/>
    <w:rsid w:val="00AB6128"/>
    <w:rsid w:val="00AB63B1"/>
    <w:rsid w:val="00AB64C5"/>
    <w:rsid w:val="00AB64F2"/>
    <w:rsid w:val="00AB6671"/>
    <w:rsid w:val="00AB66B8"/>
    <w:rsid w:val="00AB6A50"/>
    <w:rsid w:val="00AB6B66"/>
    <w:rsid w:val="00AB6B8D"/>
    <w:rsid w:val="00AB6DF9"/>
    <w:rsid w:val="00AB7097"/>
    <w:rsid w:val="00AB7188"/>
    <w:rsid w:val="00AB7470"/>
    <w:rsid w:val="00AB7500"/>
    <w:rsid w:val="00AB7603"/>
    <w:rsid w:val="00AB777C"/>
    <w:rsid w:val="00AB77A7"/>
    <w:rsid w:val="00AB7883"/>
    <w:rsid w:val="00AB7B4A"/>
    <w:rsid w:val="00AB7EA7"/>
    <w:rsid w:val="00AC0099"/>
    <w:rsid w:val="00AC02A8"/>
    <w:rsid w:val="00AC02BC"/>
    <w:rsid w:val="00AC03BC"/>
    <w:rsid w:val="00AC06A0"/>
    <w:rsid w:val="00AC0742"/>
    <w:rsid w:val="00AC078F"/>
    <w:rsid w:val="00AC0A28"/>
    <w:rsid w:val="00AC0C6E"/>
    <w:rsid w:val="00AC0EF9"/>
    <w:rsid w:val="00AC15A6"/>
    <w:rsid w:val="00AC1602"/>
    <w:rsid w:val="00AC194A"/>
    <w:rsid w:val="00AC1956"/>
    <w:rsid w:val="00AC1B0C"/>
    <w:rsid w:val="00AC1B59"/>
    <w:rsid w:val="00AC1D93"/>
    <w:rsid w:val="00AC2320"/>
    <w:rsid w:val="00AC23E5"/>
    <w:rsid w:val="00AC2413"/>
    <w:rsid w:val="00AC24DD"/>
    <w:rsid w:val="00AC2986"/>
    <w:rsid w:val="00AC2A71"/>
    <w:rsid w:val="00AC2AAD"/>
    <w:rsid w:val="00AC3029"/>
    <w:rsid w:val="00AC31D6"/>
    <w:rsid w:val="00AC330F"/>
    <w:rsid w:val="00AC34D2"/>
    <w:rsid w:val="00AC36D0"/>
    <w:rsid w:val="00AC371F"/>
    <w:rsid w:val="00AC3940"/>
    <w:rsid w:val="00AC3A01"/>
    <w:rsid w:val="00AC3AC4"/>
    <w:rsid w:val="00AC3C09"/>
    <w:rsid w:val="00AC3CC7"/>
    <w:rsid w:val="00AC3DBC"/>
    <w:rsid w:val="00AC3DD4"/>
    <w:rsid w:val="00AC3E68"/>
    <w:rsid w:val="00AC3F45"/>
    <w:rsid w:val="00AC3F6B"/>
    <w:rsid w:val="00AC3F7B"/>
    <w:rsid w:val="00AC41DE"/>
    <w:rsid w:val="00AC4605"/>
    <w:rsid w:val="00AC48C8"/>
    <w:rsid w:val="00AC4AA3"/>
    <w:rsid w:val="00AC4ACF"/>
    <w:rsid w:val="00AC4B0F"/>
    <w:rsid w:val="00AC51DC"/>
    <w:rsid w:val="00AC52BA"/>
    <w:rsid w:val="00AC5388"/>
    <w:rsid w:val="00AC5592"/>
    <w:rsid w:val="00AC5A49"/>
    <w:rsid w:val="00AC5BB1"/>
    <w:rsid w:val="00AC5F2F"/>
    <w:rsid w:val="00AC60D5"/>
    <w:rsid w:val="00AC624C"/>
    <w:rsid w:val="00AC656D"/>
    <w:rsid w:val="00AC667D"/>
    <w:rsid w:val="00AC6845"/>
    <w:rsid w:val="00AC6BAF"/>
    <w:rsid w:val="00AC6BC2"/>
    <w:rsid w:val="00AC7010"/>
    <w:rsid w:val="00AC73DD"/>
    <w:rsid w:val="00AC75F2"/>
    <w:rsid w:val="00AC78E8"/>
    <w:rsid w:val="00AC7C47"/>
    <w:rsid w:val="00AC7CB6"/>
    <w:rsid w:val="00AC7CC4"/>
    <w:rsid w:val="00AD0118"/>
    <w:rsid w:val="00AD027D"/>
    <w:rsid w:val="00AD02B0"/>
    <w:rsid w:val="00AD03DF"/>
    <w:rsid w:val="00AD0467"/>
    <w:rsid w:val="00AD05A4"/>
    <w:rsid w:val="00AD0645"/>
    <w:rsid w:val="00AD07A6"/>
    <w:rsid w:val="00AD0CEE"/>
    <w:rsid w:val="00AD1375"/>
    <w:rsid w:val="00AD1449"/>
    <w:rsid w:val="00AD15A7"/>
    <w:rsid w:val="00AD18AE"/>
    <w:rsid w:val="00AD18FD"/>
    <w:rsid w:val="00AD19E5"/>
    <w:rsid w:val="00AD1AD9"/>
    <w:rsid w:val="00AD1B5B"/>
    <w:rsid w:val="00AD1E43"/>
    <w:rsid w:val="00AD1FF8"/>
    <w:rsid w:val="00AD227B"/>
    <w:rsid w:val="00AD245A"/>
    <w:rsid w:val="00AD24E2"/>
    <w:rsid w:val="00AD2680"/>
    <w:rsid w:val="00AD27E1"/>
    <w:rsid w:val="00AD2856"/>
    <w:rsid w:val="00AD29DD"/>
    <w:rsid w:val="00AD2B31"/>
    <w:rsid w:val="00AD2CB0"/>
    <w:rsid w:val="00AD2E67"/>
    <w:rsid w:val="00AD3066"/>
    <w:rsid w:val="00AD3089"/>
    <w:rsid w:val="00AD351B"/>
    <w:rsid w:val="00AD3CD4"/>
    <w:rsid w:val="00AD3D1A"/>
    <w:rsid w:val="00AD3F64"/>
    <w:rsid w:val="00AD40C5"/>
    <w:rsid w:val="00AD4189"/>
    <w:rsid w:val="00AD41E9"/>
    <w:rsid w:val="00AD45B7"/>
    <w:rsid w:val="00AD4712"/>
    <w:rsid w:val="00AD47BA"/>
    <w:rsid w:val="00AD4A4B"/>
    <w:rsid w:val="00AD4FEE"/>
    <w:rsid w:val="00AD501C"/>
    <w:rsid w:val="00AD5109"/>
    <w:rsid w:val="00AD5120"/>
    <w:rsid w:val="00AD527D"/>
    <w:rsid w:val="00AD5584"/>
    <w:rsid w:val="00AD5608"/>
    <w:rsid w:val="00AD59A3"/>
    <w:rsid w:val="00AD5B7B"/>
    <w:rsid w:val="00AD5EBA"/>
    <w:rsid w:val="00AD602B"/>
    <w:rsid w:val="00AD60CE"/>
    <w:rsid w:val="00AD60D5"/>
    <w:rsid w:val="00AD6378"/>
    <w:rsid w:val="00AD64F5"/>
    <w:rsid w:val="00AD6675"/>
    <w:rsid w:val="00AD6735"/>
    <w:rsid w:val="00AD6C0A"/>
    <w:rsid w:val="00AD70A3"/>
    <w:rsid w:val="00AD7110"/>
    <w:rsid w:val="00AD74E3"/>
    <w:rsid w:val="00AD74EF"/>
    <w:rsid w:val="00AD765E"/>
    <w:rsid w:val="00AD773E"/>
    <w:rsid w:val="00AD7A24"/>
    <w:rsid w:val="00AD7AA5"/>
    <w:rsid w:val="00AD7ADB"/>
    <w:rsid w:val="00AD7BE9"/>
    <w:rsid w:val="00AD7D39"/>
    <w:rsid w:val="00AD7EE1"/>
    <w:rsid w:val="00AE0053"/>
    <w:rsid w:val="00AE0351"/>
    <w:rsid w:val="00AE0571"/>
    <w:rsid w:val="00AE073F"/>
    <w:rsid w:val="00AE07A6"/>
    <w:rsid w:val="00AE07EC"/>
    <w:rsid w:val="00AE089A"/>
    <w:rsid w:val="00AE0A3F"/>
    <w:rsid w:val="00AE0A59"/>
    <w:rsid w:val="00AE0A83"/>
    <w:rsid w:val="00AE0AF9"/>
    <w:rsid w:val="00AE0B38"/>
    <w:rsid w:val="00AE0FE3"/>
    <w:rsid w:val="00AE113B"/>
    <w:rsid w:val="00AE1520"/>
    <w:rsid w:val="00AE1B71"/>
    <w:rsid w:val="00AE2102"/>
    <w:rsid w:val="00AE216E"/>
    <w:rsid w:val="00AE21EE"/>
    <w:rsid w:val="00AE2240"/>
    <w:rsid w:val="00AE24E7"/>
    <w:rsid w:val="00AE25E3"/>
    <w:rsid w:val="00AE2768"/>
    <w:rsid w:val="00AE27B9"/>
    <w:rsid w:val="00AE27E3"/>
    <w:rsid w:val="00AE2ACE"/>
    <w:rsid w:val="00AE2B1A"/>
    <w:rsid w:val="00AE2B5E"/>
    <w:rsid w:val="00AE2DB5"/>
    <w:rsid w:val="00AE2DC5"/>
    <w:rsid w:val="00AE2DF4"/>
    <w:rsid w:val="00AE313D"/>
    <w:rsid w:val="00AE3503"/>
    <w:rsid w:val="00AE3530"/>
    <w:rsid w:val="00AE362F"/>
    <w:rsid w:val="00AE3853"/>
    <w:rsid w:val="00AE38F3"/>
    <w:rsid w:val="00AE3A6E"/>
    <w:rsid w:val="00AE3CDB"/>
    <w:rsid w:val="00AE3F0C"/>
    <w:rsid w:val="00AE4129"/>
    <w:rsid w:val="00AE42A7"/>
    <w:rsid w:val="00AE4305"/>
    <w:rsid w:val="00AE433E"/>
    <w:rsid w:val="00AE4537"/>
    <w:rsid w:val="00AE4574"/>
    <w:rsid w:val="00AE45D4"/>
    <w:rsid w:val="00AE4630"/>
    <w:rsid w:val="00AE46B6"/>
    <w:rsid w:val="00AE46EB"/>
    <w:rsid w:val="00AE4BDF"/>
    <w:rsid w:val="00AE4C3B"/>
    <w:rsid w:val="00AE4D94"/>
    <w:rsid w:val="00AE4DE6"/>
    <w:rsid w:val="00AE4DEF"/>
    <w:rsid w:val="00AE4E42"/>
    <w:rsid w:val="00AE4EE8"/>
    <w:rsid w:val="00AE5218"/>
    <w:rsid w:val="00AE532D"/>
    <w:rsid w:val="00AE54E2"/>
    <w:rsid w:val="00AE5515"/>
    <w:rsid w:val="00AE5552"/>
    <w:rsid w:val="00AE5632"/>
    <w:rsid w:val="00AE5813"/>
    <w:rsid w:val="00AE58FC"/>
    <w:rsid w:val="00AE592D"/>
    <w:rsid w:val="00AE59E8"/>
    <w:rsid w:val="00AE5BBD"/>
    <w:rsid w:val="00AE5C9B"/>
    <w:rsid w:val="00AE5EF6"/>
    <w:rsid w:val="00AE6030"/>
    <w:rsid w:val="00AE63FD"/>
    <w:rsid w:val="00AE6606"/>
    <w:rsid w:val="00AE68A5"/>
    <w:rsid w:val="00AE6B25"/>
    <w:rsid w:val="00AE707C"/>
    <w:rsid w:val="00AE73AD"/>
    <w:rsid w:val="00AE7686"/>
    <w:rsid w:val="00AE76C0"/>
    <w:rsid w:val="00AE7887"/>
    <w:rsid w:val="00AE7D25"/>
    <w:rsid w:val="00AE7D69"/>
    <w:rsid w:val="00AF01BB"/>
    <w:rsid w:val="00AF03C4"/>
    <w:rsid w:val="00AF04E1"/>
    <w:rsid w:val="00AF068B"/>
    <w:rsid w:val="00AF0838"/>
    <w:rsid w:val="00AF0A53"/>
    <w:rsid w:val="00AF0D56"/>
    <w:rsid w:val="00AF0F76"/>
    <w:rsid w:val="00AF10A4"/>
    <w:rsid w:val="00AF10E6"/>
    <w:rsid w:val="00AF12DC"/>
    <w:rsid w:val="00AF139C"/>
    <w:rsid w:val="00AF15C0"/>
    <w:rsid w:val="00AF17AE"/>
    <w:rsid w:val="00AF19A9"/>
    <w:rsid w:val="00AF1A3D"/>
    <w:rsid w:val="00AF1B3F"/>
    <w:rsid w:val="00AF1BD5"/>
    <w:rsid w:val="00AF1D0F"/>
    <w:rsid w:val="00AF2034"/>
    <w:rsid w:val="00AF207F"/>
    <w:rsid w:val="00AF2147"/>
    <w:rsid w:val="00AF2295"/>
    <w:rsid w:val="00AF2560"/>
    <w:rsid w:val="00AF28C1"/>
    <w:rsid w:val="00AF2AB5"/>
    <w:rsid w:val="00AF2CB5"/>
    <w:rsid w:val="00AF2D6A"/>
    <w:rsid w:val="00AF31C9"/>
    <w:rsid w:val="00AF35C2"/>
    <w:rsid w:val="00AF35E4"/>
    <w:rsid w:val="00AF3B3C"/>
    <w:rsid w:val="00AF3B45"/>
    <w:rsid w:val="00AF3C2E"/>
    <w:rsid w:val="00AF3E68"/>
    <w:rsid w:val="00AF43A9"/>
    <w:rsid w:val="00AF4459"/>
    <w:rsid w:val="00AF4536"/>
    <w:rsid w:val="00AF4826"/>
    <w:rsid w:val="00AF497A"/>
    <w:rsid w:val="00AF4A19"/>
    <w:rsid w:val="00AF4A46"/>
    <w:rsid w:val="00AF4DAA"/>
    <w:rsid w:val="00AF4FE8"/>
    <w:rsid w:val="00AF5148"/>
    <w:rsid w:val="00AF51F7"/>
    <w:rsid w:val="00AF536F"/>
    <w:rsid w:val="00AF549E"/>
    <w:rsid w:val="00AF5739"/>
    <w:rsid w:val="00AF5942"/>
    <w:rsid w:val="00AF5D17"/>
    <w:rsid w:val="00AF5DCB"/>
    <w:rsid w:val="00AF5FE2"/>
    <w:rsid w:val="00AF6053"/>
    <w:rsid w:val="00AF61D7"/>
    <w:rsid w:val="00AF6360"/>
    <w:rsid w:val="00AF6388"/>
    <w:rsid w:val="00AF63ED"/>
    <w:rsid w:val="00AF645E"/>
    <w:rsid w:val="00AF6492"/>
    <w:rsid w:val="00AF66CA"/>
    <w:rsid w:val="00AF6705"/>
    <w:rsid w:val="00AF67A9"/>
    <w:rsid w:val="00AF6B05"/>
    <w:rsid w:val="00AF6FA0"/>
    <w:rsid w:val="00AF704B"/>
    <w:rsid w:val="00AF706F"/>
    <w:rsid w:val="00AF719E"/>
    <w:rsid w:val="00AF71AC"/>
    <w:rsid w:val="00AF7248"/>
    <w:rsid w:val="00AF762B"/>
    <w:rsid w:val="00AF7657"/>
    <w:rsid w:val="00AF77F8"/>
    <w:rsid w:val="00AF785C"/>
    <w:rsid w:val="00AF7954"/>
    <w:rsid w:val="00AF7C5B"/>
    <w:rsid w:val="00AF7EED"/>
    <w:rsid w:val="00AF7F89"/>
    <w:rsid w:val="00B00471"/>
    <w:rsid w:val="00B0067A"/>
    <w:rsid w:val="00B00A0A"/>
    <w:rsid w:val="00B00B1E"/>
    <w:rsid w:val="00B00D11"/>
    <w:rsid w:val="00B00D69"/>
    <w:rsid w:val="00B00DCD"/>
    <w:rsid w:val="00B00F88"/>
    <w:rsid w:val="00B011C9"/>
    <w:rsid w:val="00B01349"/>
    <w:rsid w:val="00B016A2"/>
    <w:rsid w:val="00B01714"/>
    <w:rsid w:val="00B01778"/>
    <w:rsid w:val="00B01A33"/>
    <w:rsid w:val="00B01B04"/>
    <w:rsid w:val="00B01C48"/>
    <w:rsid w:val="00B01CA9"/>
    <w:rsid w:val="00B01D2F"/>
    <w:rsid w:val="00B01DB5"/>
    <w:rsid w:val="00B02055"/>
    <w:rsid w:val="00B0205C"/>
    <w:rsid w:val="00B020FB"/>
    <w:rsid w:val="00B021C8"/>
    <w:rsid w:val="00B0226D"/>
    <w:rsid w:val="00B0246E"/>
    <w:rsid w:val="00B02522"/>
    <w:rsid w:val="00B02596"/>
    <w:rsid w:val="00B026C6"/>
    <w:rsid w:val="00B026E6"/>
    <w:rsid w:val="00B027E9"/>
    <w:rsid w:val="00B02B30"/>
    <w:rsid w:val="00B02E6D"/>
    <w:rsid w:val="00B02ECC"/>
    <w:rsid w:val="00B02FF1"/>
    <w:rsid w:val="00B03065"/>
    <w:rsid w:val="00B03244"/>
    <w:rsid w:val="00B033D0"/>
    <w:rsid w:val="00B03681"/>
    <w:rsid w:val="00B036E4"/>
    <w:rsid w:val="00B03BAB"/>
    <w:rsid w:val="00B03BD7"/>
    <w:rsid w:val="00B03F72"/>
    <w:rsid w:val="00B041A2"/>
    <w:rsid w:val="00B0435E"/>
    <w:rsid w:val="00B043EA"/>
    <w:rsid w:val="00B04476"/>
    <w:rsid w:val="00B04943"/>
    <w:rsid w:val="00B04B2A"/>
    <w:rsid w:val="00B04D44"/>
    <w:rsid w:val="00B04DCA"/>
    <w:rsid w:val="00B04E01"/>
    <w:rsid w:val="00B04EF2"/>
    <w:rsid w:val="00B04F3A"/>
    <w:rsid w:val="00B050D9"/>
    <w:rsid w:val="00B052D8"/>
    <w:rsid w:val="00B05489"/>
    <w:rsid w:val="00B0559B"/>
    <w:rsid w:val="00B0562F"/>
    <w:rsid w:val="00B0565F"/>
    <w:rsid w:val="00B05ADF"/>
    <w:rsid w:val="00B05B35"/>
    <w:rsid w:val="00B05C34"/>
    <w:rsid w:val="00B05D21"/>
    <w:rsid w:val="00B05DDF"/>
    <w:rsid w:val="00B063C8"/>
    <w:rsid w:val="00B0667E"/>
    <w:rsid w:val="00B06ADB"/>
    <w:rsid w:val="00B06C07"/>
    <w:rsid w:val="00B06CE3"/>
    <w:rsid w:val="00B07136"/>
    <w:rsid w:val="00B07369"/>
    <w:rsid w:val="00B0743C"/>
    <w:rsid w:val="00B0747C"/>
    <w:rsid w:val="00B07697"/>
    <w:rsid w:val="00B077BD"/>
    <w:rsid w:val="00B07855"/>
    <w:rsid w:val="00B0787A"/>
    <w:rsid w:val="00B078DB"/>
    <w:rsid w:val="00B07992"/>
    <w:rsid w:val="00B07CDD"/>
    <w:rsid w:val="00B10015"/>
    <w:rsid w:val="00B10074"/>
    <w:rsid w:val="00B100A6"/>
    <w:rsid w:val="00B101A3"/>
    <w:rsid w:val="00B101CB"/>
    <w:rsid w:val="00B10432"/>
    <w:rsid w:val="00B104AB"/>
    <w:rsid w:val="00B1087C"/>
    <w:rsid w:val="00B1092C"/>
    <w:rsid w:val="00B10971"/>
    <w:rsid w:val="00B10AA7"/>
    <w:rsid w:val="00B10C55"/>
    <w:rsid w:val="00B10CC0"/>
    <w:rsid w:val="00B10FC4"/>
    <w:rsid w:val="00B11296"/>
    <w:rsid w:val="00B11784"/>
    <w:rsid w:val="00B11B64"/>
    <w:rsid w:val="00B11C94"/>
    <w:rsid w:val="00B11E54"/>
    <w:rsid w:val="00B12092"/>
    <w:rsid w:val="00B12137"/>
    <w:rsid w:val="00B1228C"/>
    <w:rsid w:val="00B12496"/>
    <w:rsid w:val="00B12565"/>
    <w:rsid w:val="00B12611"/>
    <w:rsid w:val="00B12794"/>
    <w:rsid w:val="00B1280B"/>
    <w:rsid w:val="00B12964"/>
    <w:rsid w:val="00B12E17"/>
    <w:rsid w:val="00B12E27"/>
    <w:rsid w:val="00B12F44"/>
    <w:rsid w:val="00B130BD"/>
    <w:rsid w:val="00B1316F"/>
    <w:rsid w:val="00B132AF"/>
    <w:rsid w:val="00B133DA"/>
    <w:rsid w:val="00B133E1"/>
    <w:rsid w:val="00B136E8"/>
    <w:rsid w:val="00B13778"/>
    <w:rsid w:val="00B13981"/>
    <w:rsid w:val="00B13B44"/>
    <w:rsid w:val="00B14055"/>
    <w:rsid w:val="00B14323"/>
    <w:rsid w:val="00B14352"/>
    <w:rsid w:val="00B144D8"/>
    <w:rsid w:val="00B146BD"/>
    <w:rsid w:val="00B14B16"/>
    <w:rsid w:val="00B14F38"/>
    <w:rsid w:val="00B14F86"/>
    <w:rsid w:val="00B150FD"/>
    <w:rsid w:val="00B1521B"/>
    <w:rsid w:val="00B15583"/>
    <w:rsid w:val="00B15613"/>
    <w:rsid w:val="00B15771"/>
    <w:rsid w:val="00B15827"/>
    <w:rsid w:val="00B15AD5"/>
    <w:rsid w:val="00B15ADB"/>
    <w:rsid w:val="00B16388"/>
    <w:rsid w:val="00B164A4"/>
    <w:rsid w:val="00B16571"/>
    <w:rsid w:val="00B16785"/>
    <w:rsid w:val="00B16D56"/>
    <w:rsid w:val="00B16FC8"/>
    <w:rsid w:val="00B171C3"/>
    <w:rsid w:val="00B17230"/>
    <w:rsid w:val="00B173E2"/>
    <w:rsid w:val="00B17514"/>
    <w:rsid w:val="00B17782"/>
    <w:rsid w:val="00B177B6"/>
    <w:rsid w:val="00B17836"/>
    <w:rsid w:val="00B1799C"/>
    <w:rsid w:val="00B17BBE"/>
    <w:rsid w:val="00B17D96"/>
    <w:rsid w:val="00B17DB6"/>
    <w:rsid w:val="00B17FC3"/>
    <w:rsid w:val="00B2013C"/>
    <w:rsid w:val="00B201D3"/>
    <w:rsid w:val="00B2050E"/>
    <w:rsid w:val="00B2055C"/>
    <w:rsid w:val="00B205C4"/>
    <w:rsid w:val="00B2062D"/>
    <w:rsid w:val="00B2073D"/>
    <w:rsid w:val="00B207CC"/>
    <w:rsid w:val="00B20AEC"/>
    <w:rsid w:val="00B20B1B"/>
    <w:rsid w:val="00B20E2E"/>
    <w:rsid w:val="00B20ECE"/>
    <w:rsid w:val="00B2126A"/>
    <w:rsid w:val="00B21432"/>
    <w:rsid w:val="00B214CF"/>
    <w:rsid w:val="00B2150C"/>
    <w:rsid w:val="00B21629"/>
    <w:rsid w:val="00B2162F"/>
    <w:rsid w:val="00B21722"/>
    <w:rsid w:val="00B21B7B"/>
    <w:rsid w:val="00B21D9C"/>
    <w:rsid w:val="00B21DB7"/>
    <w:rsid w:val="00B21E8E"/>
    <w:rsid w:val="00B22207"/>
    <w:rsid w:val="00B222FF"/>
    <w:rsid w:val="00B22B27"/>
    <w:rsid w:val="00B22D39"/>
    <w:rsid w:val="00B22EFF"/>
    <w:rsid w:val="00B23105"/>
    <w:rsid w:val="00B231F6"/>
    <w:rsid w:val="00B23290"/>
    <w:rsid w:val="00B23336"/>
    <w:rsid w:val="00B235F2"/>
    <w:rsid w:val="00B23803"/>
    <w:rsid w:val="00B23A3F"/>
    <w:rsid w:val="00B23B11"/>
    <w:rsid w:val="00B23B72"/>
    <w:rsid w:val="00B23C14"/>
    <w:rsid w:val="00B23C1C"/>
    <w:rsid w:val="00B24191"/>
    <w:rsid w:val="00B2469A"/>
    <w:rsid w:val="00B247C1"/>
    <w:rsid w:val="00B24827"/>
    <w:rsid w:val="00B24CAE"/>
    <w:rsid w:val="00B24DDD"/>
    <w:rsid w:val="00B2504F"/>
    <w:rsid w:val="00B251A2"/>
    <w:rsid w:val="00B251D5"/>
    <w:rsid w:val="00B252E4"/>
    <w:rsid w:val="00B25514"/>
    <w:rsid w:val="00B25D9A"/>
    <w:rsid w:val="00B260E0"/>
    <w:rsid w:val="00B26174"/>
    <w:rsid w:val="00B262E8"/>
    <w:rsid w:val="00B26372"/>
    <w:rsid w:val="00B2679B"/>
    <w:rsid w:val="00B267F4"/>
    <w:rsid w:val="00B2695D"/>
    <w:rsid w:val="00B26A00"/>
    <w:rsid w:val="00B26B41"/>
    <w:rsid w:val="00B26B4D"/>
    <w:rsid w:val="00B26E20"/>
    <w:rsid w:val="00B270C5"/>
    <w:rsid w:val="00B270D4"/>
    <w:rsid w:val="00B274A6"/>
    <w:rsid w:val="00B2757E"/>
    <w:rsid w:val="00B2768B"/>
    <w:rsid w:val="00B27984"/>
    <w:rsid w:val="00B279AA"/>
    <w:rsid w:val="00B279AF"/>
    <w:rsid w:val="00B27A01"/>
    <w:rsid w:val="00B27BED"/>
    <w:rsid w:val="00B27D9C"/>
    <w:rsid w:val="00B3039C"/>
    <w:rsid w:val="00B303B1"/>
    <w:rsid w:val="00B304A0"/>
    <w:rsid w:val="00B304A4"/>
    <w:rsid w:val="00B30670"/>
    <w:rsid w:val="00B30B43"/>
    <w:rsid w:val="00B30D2E"/>
    <w:rsid w:val="00B3134B"/>
    <w:rsid w:val="00B317EB"/>
    <w:rsid w:val="00B31800"/>
    <w:rsid w:val="00B31AA5"/>
    <w:rsid w:val="00B31B27"/>
    <w:rsid w:val="00B31B71"/>
    <w:rsid w:val="00B31D94"/>
    <w:rsid w:val="00B3204B"/>
    <w:rsid w:val="00B32193"/>
    <w:rsid w:val="00B32789"/>
    <w:rsid w:val="00B329F1"/>
    <w:rsid w:val="00B32B8D"/>
    <w:rsid w:val="00B32D29"/>
    <w:rsid w:val="00B32E70"/>
    <w:rsid w:val="00B32E84"/>
    <w:rsid w:val="00B33038"/>
    <w:rsid w:val="00B330B7"/>
    <w:rsid w:val="00B3328A"/>
    <w:rsid w:val="00B33609"/>
    <w:rsid w:val="00B33960"/>
    <w:rsid w:val="00B33FA1"/>
    <w:rsid w:val="00B340D5"/>
    <w:rsid w:val="00B34311"/>
    <w:rsid w:val="00B3457C"/>
    <w:rsid w:val="00B347B0"/>
    <w:rsid w:val="00B34B6D"/>
    <w:rsid w:val="00B34BC7"/>
    <w:rsid w:val="00B35285"/>
    <w:rsid w:val="00B356D7"/>
    <w:rsid w:val="00B35746"/>
    <w:rsid w:val="00B357FF"/>
    <w:rsid w:val="00B35D71"/>
    <w:rsid w:val="00B35E1C"/>
    <w:rsid w:val="00B3604A"/>
    <w:rsid w:val="00B360EB"/>
    <w:rsid w:val="00B362BB"/>
    <w:rsid w:val="00B36335"/>
    <w:rsid w:val="00B36396"/>
    <w:rsid w:val="00B365C4"/>
    <w:rsid w:val="00B365D4"/>
    <w:rsid w:val="00B367FB"/>
    <w:rsid w:val="00B368A9"/>
    <w:rsid w:val="00B36919"/>
    <w:rsid w:val="00B36953"/>
    <w:rsid w:val="00B36A1D"/>
    <w:rsid w:val="00B36F44"/>
    <w:rsid w:val="00B37125"/>
    <w:rsid w:val="00B371CA"/>
    <w:rsid w:val="00B3733E"/>
    <w:rsid w:val="00B37471"/>
    <w:rsid w:val="00B37472"/>
    <w:rsid w:val="00B37607"/>
    <w:rsid w:val="00B378B1"/>
    <w:rsid w:val="00B378E6"/>
    <w:rsid w:val="00B37A46"/>
    <w:rsid w:val="00B37D68"/>
    <w:rsid w:val="00B37DDC"/>
    <w:rsid w:val="00B40155"/>
    <w:rsid w:val="00B40192"/>
    <w:rsid w:val="00B404BE"/>
    <w:rsid w:val="00B40C03"/>
    <w:rsid w:val="00B40CFF"/>
    <w:rsid w:val="00B40D3B"/>
    <w:rsid w:val="00B40DAA"/>
    <w:rsid w:val="00B41305"/>
    <w:rsid w:val="00B41321"/>
    <w:rsid w:val="00B4156A"/>
    <w:rsid w:val="00B41617"/>
    <w:rsid w:val="00B418D8"/>
    <w:rsid w:val="00B419D4"/>
    <w:rsid w:val="00B41D91"/>
    <w:rsid w:val="00B42010"/>
    <w:rsid w:val="00B42288"/>
    <w:rsid w:val="00B42307"/>
    <w:rsid w:val="00B42905"/>
    <w:rsid w:val="00B42953"/>
    <w:rsid w:val="00B429CE"/>
    <w:rsid w:val="00B42C89"/>
    <w:rsid w:val="00B42E62"/>
    <w:rsid w:val="00B42EDD"/>
    <w:rsid w:val="00B42F8D"/>
    <w:rsid w:val="00B430AA"/>
    <w:rsid w:val="00B432CB"/>
    <w:rsid w:val="00B43788"/>
    <w:rsid w:val="00B437F1"/>
    <w:rsid w:val="00B439D3"/>
    <w:rsid w:val="00B43A86"/>
    <w:rsid w:val="00B43A9B"/>
    <w:rsid w:val="00B43AA9"/>
    <w:rsid w:val="00B43B7C"/>
    <w:rsid w:val="00B43C34"/>
    <w:rsid w:val="00B43E1A"/>
    <w:rsid w:val="00B43FD2"/>
    <w:rsid w:val="00B4413D"/>
    <w:rsid w:val="00B44232"/>
    <w:rsid w:val="00B44615"/>
    <w:rsid w:val="00B4475F"/>
    <w:rsid w:val="00B4482F"/>
    <w:rsid w:val="00B44ACC"/>
    <w:rsid w:val="00B44C82"/>
    <w:rsid w:val="00B44DF2"/>
    <w:rsid w:val="00B4537F"/>
    <w:rsid w:val="00B45826"/>
    <w:rsid w:val="00B4589C"/>
    <w:rsid w:val="00B45C42"/>
    <w:rsid w:val="00B45CCA"/>
    <w:rsid w:val="00B45D3C"/>
    <w:rsid w:val="00B45E7D"/>
    <w:rsid w:val="00B45FE9"/>
    <w:rsid w:val="00B460CF"/>
    <w:rsid w:val="00B46E53"/>
    <w:rsid w:val="00B46ED1"/>
    <w:rsid w:val="00B46FB9"/>
    <w:rsid w:val="00B47201"/>
    <w:rsid w:val="00B473B3"/>
    <w:rsid w:val="00B47545"/>
    <w:rsid w:val="00B477AF"/>
    <w:rsid w:val="00B4780A"/>
    <w:rsid w:val="00B4790B"/>
    <w:rsid w:val="00B47950"/>
    <w:rsid w:val="00B47A5B"/>
    <w:rsid w:val="00B47D74"/>
    <w:rsid w:val="00B47F84"/>
    <w:rsid w:val="00B50060"/>
    <w:rsid w:val="00B50078"/>
    <w:rsid w:val="00B50469"/>
    <w:rsid w:val="00B5066C"/>
    <w:rsid w:val="00B506CD"/>
    <w:rsid w:val="00B50857"/>
    <w:rsid w:val="00B50A2D"/>
    <w:rsid w:val="00B50A39"/>
    <w:rsid w:val="00B50AFB"/>
    <w:rsid w:val="00B50C05"/>
    <w:rsid w:val="00B50D8C"/>
    <w:rsid w:val="00B50E11"/>
    <w:rsid w:val="00B50FCB"/>
    <w:rsid w:val="00B51145"/>
    <w:rsid w:val="00B51286"/>
    <w:rsid w:val="00B513A3"/>
    <w:rsid w:val="00B516D7"/>
    <w:rsid w:val="00B51A2C"/>
    <w:rsid w:val="00B51AD1"/>
    <w:rsid w:val="00B51C56"/>
    <w:rsid w:val="00B51C6F"/>
    <w:rsid w:val="00B51D19"/>
    <w:rsid w:val="00B51F0A"/>
    <w:rsid w:val="00B521FE"/>
    <w:rsid w:val="00B52352"/>
    <w:rsid w:val="00B52357"/>
    <w:rsid w:val="00B5255D"/>
    <w:rsid w:val="00B52912"/>
    <w:rsid w:val="00B52B85"/>
    <w:rsid w:val="00B52BD4"/>
    <w:rsid w:val="00B52D43"/>
    <w:rsid w:val="00B531AC"/>
    <w:rsid w:val="00B5326E"/>
    <w:rsid w:val="00B53621"/>
    <w:rsid w:val="00B5374D"/>
    <w:rsid w:val="00B53AAD"/>
    <w:rsid w:val="00B53B8B"/>
    <w:rsid w:val="00B53BB2"/>
    <w:rsid w:val="00B53BEE"/>
    <w:rsid w:val="00B53C2A"/>
    <w:rsid w:val="00B53CFF"/>
    <w:rsid w:val="00B53DC7"/>
    <w:rsid w:val="00B53E10"/>
    <w:rsid w:val="00B53E65"/>
    <w:rsid w:val="00B53ED0"/>
    <w:rsid w:val="00B53F3A"/>
    <w:rsid w:val="00B5444C"/>
    <w:rsid w:val="00B5451E"/>
    <w:rsid w:val="00B545B5"/>
    <w:rsid w:val="00B548D3"/>
    <w:rsid w:val="00B54A7A"/>
    <w:rsid w:val="00B54F94"/>
    <w:rsid w:val="00B54FEE"/>
    <w:rsid w:val="00B55276"/>
    <w:rsid w:val="00B55689"/>
    <w:rsid w:val="00B557C5"/>
    <w:rsid w:val="00B558AD"/>
    <w:rsid w:val="00B558FE"/>
    <w:rsid w:val="00B55C83"/>
    <w:rsid w:val="00B55DA8"/>
    <w:rsid w:val="00B55E5D"/>
    <w:rsid w:val="00B55E69"/>
    <w:rsid w:val="00B55EF8"/>
    <w:rsid w:val="00B55F3C"/>
    <w:rsid w:val="00B5618F"/>
    <w:rsid w:val="00B5636B"/>
    <w:rsid w:val="00B56464"/>
    <w:rsid w:val="00B5651B"/>
    <w:rsid w:val="00B566C1"/>
    <w:rsid w:val="00B567CA"/>
    <w:rsid w:val="00B56886"/>
    <w:rsid w:val="00B56C14"/>
    <w:rsid w:val="00B56C79"/>
    <w:rsid w:val="00B56EC4"/>
    <w:rsid w:val="00B570DA"/>
    <w:rsid w:val="00B57120"/>
    <w:rsid w:val="00B57219"/>
    <w:rsid w:val="00B57236"/>
    <w:rsid w:val="00B572AD"/>
    <w:rsid w:val="00B57350"/>
    <w:rsid w:val="00B57353"/>
    <w:rsid w:val="00B57412"/>
    <w:rsid w:val="00B5751B"/>
    <w:rsid w:val="00B575C1"/>
    <w:rsid w:val="00B579A3"/>
    <w:rsid w:val="00B57BA5"/>
    <w:rsid w:val="00B57CD8"/>
    <w:rsid w:val="00B600C0"/>
    <w:rsid w:val="00B60117"/>
    <w:rsid w:val="00B60172"/>
    <w:rsid w:val="00B6036E"/>
    <w:rsid w:val="00B603EC"/>
    <w:rsid w:val="00B60549"/>
    <w:rsid w:val="00B60B4B"/>
    <w:rsid w:val="00B60B66"/>
    <w:rsid w:val="00B60C49"/>
    <w:rsid w:val="00B60C53"/>
    <w:rsid w:val="00B60C94"/>
    <w:rsid w:val="00B60F86"/>
    <w:rsid w:val="00B60FAB"/>
    <w:rsid w:val="00B610BC"/>
    <w:rsid w:val="00B61133"/>
    <w:rsid w:val="00B6167E"/>
    <w:rsid w:val="00B61904"/>
    <w:rsid w:val="00B61A20"/>
    <w:rsid w:val="00B61AAA"/>
    <w:rsid w:val="00B61B5F"/>
    <w:rsid w:val="00B61CBF"/>
    <w:rsid w:val="00B61EC9"/>
    <w:rsid w:val="00B61FC2"/>
    <w:rsid w:val="00B621DB"/>
    <w:rsid w:val="00B62347"/>
    <w:rsid w:val="00B623B9"/>
    <w:rsid w:val="00B6246A"/>
    <w:rsid w:val="00B62537"/>
    <w:rsid w:val="00B625CA"/>
    <w:rsid w:val="00B626EC"/>
    <w:rsid w:val="00B6287D"/>
    <w:rsid w:val="00B628CF"/>
    <w:rsid w:val="00B6298F"/>
    <w:rsid w:val="00B62B3D"/>
    <w:rsid w:val="00B62C10"/>
    <w:rsid w:val="00B62CE1"/>
    <w:rsid w:val="00B62CE8"/>
    <w:rsid w:val="00B62DB2"/>
    <w:rsid w:val="00B630DB"/>
    <w:rsid w:val="00B6319D"/>
    <w:rsid w:val="00B633B5"/>
    <w:rsid w:val="00B633C9"/>
    <w:rsid w:val="00B6349E"/>
    <w:rsid w:val="00B634BC"/>
    <w:rsid w:val="00B634C5"/>
    <w:rsid w:val="00B635B1"/>
    <w:rsid w:val="00B638C1"/>
    <w:rsid w:val="00B638C8"/>
    <w:rsid w:val="00B63BCB"/>
    <w:rsid w:val="00B63D17"/>
    <w:rsid w:val="00B6402E"/>
    <w:rsid w:val="00B641AD"/>
    <w:rsid w:val="00B64289"/>
    <w:rsid w:val="00B642A7"/>
    <w:rsid w:val="00B6466F"/>
    <w:rsid w:val="00B64671"/>
    <w:rsid w:val="00B64684"/>
    <w:rsid w:val="00B648F1"/>
    <w:rsid w:val="00B6515F"/>
    <w:rsid w:val="00B652F1"/>
    <w:rsid w:val="00B653A5"/>
    <w:rsid w:val="00B65692"/>
    <w:rsid w:val="00B6583C"/>
    <w:rsid w:val="00B65867"/>
    <w:rsid w:val="00B659C9"/>
    <w:rsid w:val="00B65BC6"/>
    <w:rsid w:val="00B65CDD"/>
    <w:rsid w:val="00B65D36"/>
    <w:rsid w:val="00B65EF7"/>
    <w:rsid w:val="00B65F91"/>
    <w:rsid w:val="00B662A6"/>
    <w:rsid w:val="00B66666"/>
    <w:rsid w:val="00B667C2"/>
    <w:rsid w:val="00B6696E"/>
    <w:rsid w:val="00B66DCA"/>
    <w:rsid w:val="00B66DF3"/>
    <w:rsid w:val="00B66ECD"/>
    <w:rsid w:val="00B66F01"/>
    <w:rsid w:val="00B66F3F"/>
    <w:rsid w:val="00B66FAF"/>
    <w:rsid w:val="00B66FE9"/>
    <w:rsid w:val="00B6708E"/>
    <w:rsid w:val="00B670B4"/>
    <w:rsid w:val="00B67190"/>
    <w:rsid w:val="00B67261"/>
    <w:rsid w:val="00B676B8"/>
    <w:rsid w:val="00B67879"/>
    <w:rsid w:val="00B678D7"/>
    <w:rsid w:val="00B678E2"/>
    <w:rsid w:val="00B67B52"/>
    <w:rsid w:val="00B67BD4"/>
    <w:rsid w:val="00B67C08"/>
    <w:rsid w:val="00B67CBC"/>
    <w:rsid w:val="00B67EF4"/>
    <w:rsid w:val="00B700E8"/>
    <w:rsid w:val="00B70471"/>
    <w:rsid w:val="00B70895"/>
    <w:rsid w:val="00B709E4"/>
    <w:rsid w:val="00B70F82"/>
    <w:rsid w:val="00B71230"/>
    <w:rsid w:val="00B7132C"/>
    <w:rsid w:val="00B71559"/>
    <w:rsid w:val="00B715B9"/>
    <w:rsid w:val="00B715C0"/>
    <w:rsid w:val="00B718E7"/>
    <w:rsid w:val="00B72373"/>
    <w:rsid w:val="00B72FAF"/>
    <w:rsid w:val="00B72FED"/>
    <w:rsid w:val="00B73070"/>
    <w:rsid w:val="00B73645"/>
    <w:rsid w:val="00B7395F"/>
    <w:rsid w:val="00B739F4"/>
    <w:rsid w:val="00B73D4E"/>
    <w:rsid w:val="00B73FB9"/>
    <w:rsid w:val="00B742D7"/>
    <w:rsid w:val="00B744CB"/>
    <w:rsid w:val="00B747D8"/>
    <w:rsid w:val="00B747F7"/>
    <w:rsid w:val="00B74865"/>
    <w:rsid w:val="00B74A12"/>
    <w:rsid w:val="00B74A7B"/>
    <w:rsid w:val="00B74AC8"/>
    <w:rsid w:val="00B74CAF"/>
    <w:rsid w:val="00B74D2B"/>
    <w:rsid w:val="00B74EBE"/>
    <w:rsid w:val="00B750F0"/>
    <w:rsid w:val="00B7513D"/>
    <w:rsid w:val="00B75225"/>
    <w:rsid w:val="00B75425"/>
    <w:rsid w:val="00B75447"/>
    <w:rsid w:val="00B755E5"/>
    <w:rsid w:val="00B7575F"/>
    <w:rsid w:val="00B75958"/>
    <w:rsid w:val="00B76065"/>
    <w:rsid w:val="00B760B7"/>
    <w:rsid w:val="00B7616F"/>
    <w:rsid w:val="00B76198"/>
    <w:rsid w:val="00B761EA"/>
    <w:rsid w:val="00B7622F"/>
    <w:rsid w:val="00B76703"/>
    <w:rsid w:val="00B769AF"/>
    <w:rsid w:val="00B76AB9"/>
    <w:rsid w:val="00B76CEF"/>
    <w:rsid w:val="00B76F7D"/>
    <w:rsid w:val="00B77173"/>
    <w:rsid w:val="00B7717F"/>
    <w:rsid w:val="00B771A1"/>
    <w:rsid w:val="00B7724D"/>
    <w:rsid w:val="00B772EC"/>
    <w:rsid w:val="00B77327"/>
    <w:rsid w:val="00B7745F"/>
    <w:rsid w:val="00B774DF"/>
    <w:rsid w:val="00B77DDC"/>
    <w:rsid w:val="00B77E5D"/>
    <w:rsid w:val="00B77E6B"/>
    <w:rsid w:val="00B80009"/>
    <w:rsid w:val="00B8028C"/>
    <w:rsid w:val="00B8034D"/>
    <w:rsid w:val="00B804C4"/>
    <w:rsid w:val="00B806C6"/>
    <w:rsid w:val="00B8076A"/>
    <w:rsid w:val="00B80947"/>
    <w:rsid w:val="00B80AEC"/>
    <w:rsid w:val="00B80C12"/>
    <w:rsid w:val="00B80C39"/>
    <w:rsid w:val="00B80D5D"/>
    <w:rsid w:val="00B81265"/>
    <w:rsid w:val="00B81699"/>
    <w:rsid w:val="00B81AE3"/>
    <w:rsid w:val="00B81CB9"/>
    <w:rsid w:val="00B81E41"/>
    <w:rsid w:val="00B81F1D"/>
    <w:rsid w:val="00B81F59"/>
    <w:rsid w:val="00B81FAD"/>
    <w:rsid w:val="00B81FE6"/>
    <w:rsid w:val="00B82081"/>
    <w:rsid w:val="00B82378"/>
    <w:rsid w:val="00B8239B"/>
    <w:rsid w:val="00B825BD"/>
    <w:rsid w:val="00B827FF"/>
    <w:rsid w:val="00B82A53"/>
    <w:rsid w:val="00B82AC2"/>
    <w:rsid w:val="00B82F82"/>
    <w:rsid w:val="00B82F90"/>
    <w:rsid w:val="00B830F6"/>
    <w:rsid w:val="00B831FA"/>
    <w:rsid w:val="00B8326F"/>
    <w:rsid w:val="00B833DD"/>
    <w:rsid w:val="00B833FB"/>
    <w:rsid w:val="00B8355B"/>
    <w:rsid w:val="00B837FF"/>
    <w:rsid w:val="00B8383F"/>
    <w:rsid w:val="00B839A6"/>
    <w:rsid w:val="00B83C7E"/>
    <w:rsid w:val="00B83D70"/>
    <w:rsid w:val="00B83DA7"/>
    <w:rsid w:val="00B83F7E"/>
    <w:rsid w:val="00B840F8"/>
    <w:rsid w:val="00B84150"/>
    <w:rsid w:val="00B842EE"/>
    <w:rsid w:val="00B84573"/>
    <w:rsid w:val="00B84627"/>
    <w:rsid w:val="00B8476C"/>
    <w:rsid w:val="00B847E5"/>
    <w:rsid w:val="00B84A3D"/>
    <w:rsid w:val="00B84AB4"/>
    <w:rsid w:val="00B8509C"/>
    <w:rsid w:val="00B851F9"/>
    <w:rsid w:val="00B85362"/>
    <w:rsid w:val="00B85609"/>
    <w:rsid w:val="00B85681"/>
    <w:rsid w:val="00B856BC"/>
    <w:rsid w:val="00B85B41"/>
    <w:rsid w:val="00B8605E"/>
    <w:rsid w:val="00B860F3"/>
    <w:rsid w:val="00B86155"/>
    <w:rsid w:val="00B86171"/>
    <w:rsid w:val="00B86477"/>
    <w:rsid w:val="00B8677B"/>
    <w:rsid w:val="00B86AC5"/>
    <w:rsid w:val="00B86F8D"/>
    <w:rsid w:val="00B87227"/>
    <w:rsid w:val="00B8760B"/>
    <w:rsid w:val="00B87615"/>
    <w:rsid w:val="00B8761B"/>
    <w:rsid w:val="00B87868"/>
    <w:rsid w:val="00B878CC"/>
    <w:rsid w:val="00B87A2A"/>
    <w:rsid w:val="00B87BB3"/>
    <w:rsid w:val="00B87FC8"/>
    <w:rsid w:val="00B9009A"/>
    <w:rsid w:val="00B90351"/>
    <w:rsid w:val="00B90447"/>
    <w:rsid w:val="00B9053F"/>
    <w:rsid w:val="00B9066A"/>
    <w:rsid w:val="00B90675"/>
    <w:rsid w:val="00B907B1"/>
    <w:rsid w:val="00B909B2"/>
    <w:rsid w:val="00B90AB6"/>
    <w:rsid w:val="00B90B76"/>
    <w:rsid w:val="00B90E25"/>
    <w:rsid w:val="00B90E77"/>
    <w:rsid w:val="00B91078"/>
    <w:rsid w:val="00B910F9"/>
    <w:rsid w:val="00B9121C"/>
    <w:rsid w:val="00B912DB"/>
    <w:rsid w:val="00B91378"/>
    <w:rsid w:val="00B915E5"/>
    <w:rsid w:val="00B91AEA"/>
    <w:rsid w:val="00B91D45"/>
    <w:rsid w:val="00B9200E"/>
    <w:rsid w:val="00B9246E"/>
    <w:rsid w:val="00B925D6"/>
    <w:rsid w:val="00B92671"/>
    <w:rsid w:val="00B927C7"/>
    <w:rsid w:val="00B92835"/>
    <w:rsid w:val="00B92857"/>
    <w:rsid w:val="00B929E4"/>
    <w:rsid w:val="00B92AD6"/>
    <w:rsid w:val="00B92AD9"/>
    <w:rsid w:val="00B92B0B"/>
    <w:rsid w:val="00B92EC5"/>
    <w:rsid w:val="00B92FD9"/>
    <w:rsid w:val="00B93155"/>
    <w:rsid w:val="00B931B0"/>
    <w:rsid w:val="00B9341E"/>
    <w:rsid w:val="00B93591"/>
    <w:rsid w:val="00B93911"/>
    <w:rsid w:val="00B93961"/>
    <w:rsid w:val="00B939FE"/>
    <w:rsid w:val="00B93DBC"/>
    <w:rsid w:val="00B940AD"/>
    <w:rsid w:val="00B942D0"/>
    <w:rsid w:val="00B9434F"/>
    <w:rsid w:val="00B943DC"/>
    <w:rsid w:val="00B9458D"/>
    <w:rsid w:val="00B9467A"/>
    <w:rsid w:val="00B94681"/>
    <w:rsid w:val="00B9468F"/>
    <w:rsid w:val="00B9471C"/>
    <w:rsid w:val="00B947F4"/>
    <w:rsid w:val="00B948AB"/>
    <w:rsid w:val="00B948E2"/>
    <w:rsid w:val="00B94980"/>
    <w:rsid w:val="00B949AD"/>
    <w:rsid w:val="00B94BE6"/>
    <w:rsid w:val="00B94C75"/>
    <w:rsid w:val="00B94D62"/>
    <w:rsid w:val="00B94E4D"/>
    <w:rsid w:val="00B95014"/>
    <w:rsid w:val="00B95031"/>
    <w:rsid w:val="00B952B7"/>
    <w:rsid w:val="00B95307"/>
    <w:rsid w:val="00B95696"/>
    <w:rsid w:val="00B95802"/>
    <w:rsid w:val="00B959C2"/>
    <w:rsid w:val="00B95BE5"/>
    <w:rsid w:val="00B95F0F"/>
    <w:rsid w:val="00B960E5"/>
    <w:rsid w:val="00B9635B"/>
    <w:rsid w:val="00B96417"/>
    <w:rsid w:val="00B96521"/>
    <w:rsid w:val="00B967CA"/>
    <w:rsid w:val="00B96921"/>
    <w:rsid w:val="00B96D99"/>
    <w:rsid w:val="00B96DB2"/>
    <w:rsid w:val="00B96EEB"/>
    <w:rsid w:val="00B96F3F"/>
    <w:rsid w:val="00B96F40"/>
    <w:rsid w:val="00B97235"/>
    <w:rsid w:val="00B975FC"/>
    <w:rsid w:val="00B9767B"/>
    <w:rsid w:val="00B97794"/>
    <w:rsid w:val="00B9790B"/>
    <w:rsid w:val="00B97946"/>
    <w:rsid w:val="00B97A88"/>
    <w:rsid w:val="00B97B81"/>
    <w:rsid w:val="00B97C14"/>
    <w:rsid w:val="00B97CD6"/>
    <w:rsid w:val="00B97E1E"/>
    <w:rsid w:val="00B97EEA"/>
    <w:rsid w:val="00BA02EE"/>
    <w:rsid w:val="00BA0436"/>
    <w:rsid w:val="00BA0460"/>
    <w:rsid w:val="00BA047C"/>
    <w:rsid w:val="00BA0577"/>
    <w:rsid w:val="00BA0642"/>
    <w:rsid w:val="00BA0686"/>
    <w:rsid w:val="00BA0755"/>
    <w:rsid w:val="00BA07E3"/>
    <w:rsid w:val="00BA07E4"/>
    <w:rsid w:val="00BA0814"/>
    <w:rsid w:val="00BA0822"/>
    <w:rsid w:val="00BA0B2C"/>
    <w:rsid w:val="00BA0B43"/>
    <w:rsid w:val="00BA0D2C"/>
    <w:rsid w:val="00BA0E32"/>
    <w:rsid w:val="00BA0EDB"/>
    <w:rsid w:val="00BA1687"/>
    <w:rsid w:val="00BA1840"/>
    <w:rsid w:val="00BA18B8"/>
    <w:rsid w:val="00BA1911"/>
    <w:rsid w:val="00BA1A15"/>
    <w:rsid w:val="00BA1A22"/>
    <w:rsid w:val="00BA1B3A"/>
    <w:rsid w:val="00BA1DF8"/>
    <w:rsid w:val="00BA2135"/>
    <w:rsid w:val="00BA24C0"/>
    <w:rsid w:val="00BA29EC"/>
    <w:rsid w:val="00BA2C4D"/>
    <w:rsid w:val="00BA2D95"/>
    <w:rsid w:val="00BA3229"/>
    <w:rsid w:val="00BA3261"/>
    <w:rsid w:val="00BA33D4"/>
    <w:rsid w:val="00BA33DD"/>
    <w:rsid w:val="00BA3483"/>
    <w:rsid w:val="00BA348F"/>
    <w:rsid w:val="00BA3498"/>
    <w:rsid w:val="00BA35F1"/>
    <w:rsid w:val="00BA3A71"/>
    <w:rsid w:val="00BA3BA5"/>
    <w:rsid w:val="00BA3CC0"/>
    <w:rsid w:val="00BA3DCD"/>
    <w:rsid w:val="00BA3E41"/>
    <w:rsid w:val="00BA3EB4"/>
    <w:rsid w:val="00BA432F"/>
    <w:rsid w:val="00BA43BF"/>
    <w:rsid w:val="00BA43F9"/>
    <w:rsid w:val="00BA4533"/>
    <w:rsid w:val="00BA4534"/>
    <w:rsid w:val="00BA4600"/>
    <w:rsid w:val="00BA471A"/>
    <w:rsid w:val="00BA4AE3"/>
    <w:rsid w:val="00BA4D59"/>
    <w:rsid w:val="00BA4E84"/>
    <w:rsid w:val="00BA4FBD"/>
    <w:rsid w:val="00BA51A9"/>
    <w:rsid w:val="00BA53A3"/>
    <w:rsid w:val="00BA5446"/>
    <w:rsid w:val="00BA55DA"/>
    <w:rsid w:val="00BA563E"/>
    <w:rsid w:val="00BA570B"/>
    <w:rsid w:val="00BA5794"/>
    <w:rsid w:val="00BA5C5E"/>
    <w:rsid w:val="00BA5D39"/>
    <w:rsid w:val="00BA5D78"/>
    <w:rsid w:val="00BA6134"/>
    <w:rsid w:val="00BA619B"/>
    <w:rsid w:val="00BA6266"/>
    <w:rsid w:val="00BA6385"/>
    <w:rsid w:val="00BA64C0"/>
    <w:rsid w:val="00BA65A1"/>
    <w:rsid w:val="00BA66AC"/>
    <w:rsid w:val="00BA6830"/>
    <w:rsid w:val="00BA6928"/>
    <w:rsid w:val="00BA6B01"/>
    <w:rsid w:val="00BA6D8B"/>
    <w:rsid w:val="00BA6FDA"/>
    <w:rsid w:val="00BA7152"/>
    <w:rsid w:val="00BA720C"/>
    <w:rsid w:val="00BA7565"/>
    <w:rsid w:val="00BA7566"/>
    <w:rsid w:val="00BA76AC"/>
    <w:rsid w:val="00BA7994"/>
    <w:rsid w:val="00BA7AFB"/>
    <w:rsid w:val="00BA7C39"/>
    <w:rsid w:val="00BA7C67"/>
    <w:rsid w:val="00BA7D57"/>
    <w:rsid w:val="00BA7E03"/>
    <w:rsid w:val="00BA7F1C"/>
    <w:rsid w:val="00BB0024"/>
    <w:rsid w:val="00BB0277"/>
    <w:rsid w:val="00BB0447"/>
    <w:rsid w:val="00BB05BC"/>
    <w:rsid w:val="00BB05C6"/>
    <w:rsid w:val="00BB0691"/>
    <w:rsid w:val="00BB070B"/>
    <w:rsid w:val="00BB07EC"/>
    <w:rsid w:val="00BB09FA"/>
    <w:rsid w:val="00BB0B50"/>
    <w:rsid w:val="00BB0C7E"/>
    <w:rsid w:val="00BB0CDB"/>
    <w:rsid w:val="00BB0D66"/>
    <w:rsid w:val="00BB10A7"/>
    <w:rsid w:val="00BB116E"/>
    <w:rsid w:val="00BB1232"/>
    <w:rsid w:val="00BB1469"/>
    <w:rsid w:val="00BB14D9"/>
    <w:rsid w:val="00BB1ABD"/>
    <w:rsid w:val="00BB1CBE"/>
    <w:rsid w:val="00BB24FB"/>
    <w:rsid w:val="00BB26E8"/>
    <w:rsid w:val="00BB2812"/>
    <w:rsid w:val="00BB2B2D"/>
    <w:rsid w:val="00BB2B45"/>
    <w:rsid w:val="00BB2B5E"/>
    <w:rsid w:val="00BB2B72"/>
    <w:rsid w:val="00BB2B99"/>
    <w:rsid w:val="00BB2CCE"/>
    <w:rsid w:val="00BB300A"/>
    <w:rsid w:val="00BB3077"/>
    <w:rsid w:val="00BB3122"/>
    <w:rsid w:val="00BB31F1"/>
    <w:rsid w:val="00BB3256"/>
    <w:rsid w:val="00BB367A"/>
    <w:rsid w:val="00BB3686"/>
    <w:rsid w:val="00BB3DAD"/>
    <w:rsid w:val="00BB3F57"/>
    <w:rsid w:val="00BB416D"/>
    <w:rsid w:val="00BB444D"/>
    <w:rsid w:val="00BB451C"/>
    <w:rsid w:val="00BB4573"/>
    <w:rsid w:val="00BB480B"/>
    <w:rsid w:val="00BB491C"/>
    <w:rsid w:val="00BB49B7"/>
    <w:rsid w:val="00BB4D55"/>
    <w:rsid w:val="00BB4DD2"/>
    <w:rsid w:val="00BB509F"/>
    <w:rsid w:val="00BB538B"/>
    <w:rsid w:val="00BB53E6"/>
    <w:rsid w:val="00BB5431"/>
    <w:rsid w:val="00BB5549"/>
    <w:rsid w:val="00BB571D"/>
    <w:rsid w:val="00BB5798"/>
    <w:rsid w:val="00BB58DC"/>
    <w:rsid w:val="00BB5A86"/>
    <w:rsid w:val="00BB5ED3"/>
    <w:rsid w:val="00BB61FF"/>
    <w:rsid w:val="00BB6352"/>
    <w:rsid w:val="00BB637F"/>
    <w:rsid w:val="00BB64A4"/>
    <w:rsid w:val="00BB6816"/>
    <w:rsid w:val="00BB69A9"/>
    <w:rsid w:val="00BB6AB3"/>
    <w:rsid w:val="00BB6B50"/>
    <w:rsid w:val="00BB6BB5"/>
    <w:rsid w:val="00BB6C76"/>
    <w:rsid w:val="00BB6F7A"/>
    <w:rsid w:val="00BB7122"/>
    <w:rsid w:val="00BB7232"/>
    <w:rsid w:val="00BB7243"/>
    <w:rsid w:val="00BB72D6"/>
    <w:rsid w:val="00BB734A"/>
    <w:rsid w:val="00BB74D3"/>
    <w:rsid w:val="00BB76D6"/>
    <w:rsid w:val="00BB780A"/>
    <w:rsid w:val="00BB7974"/>
    <w:rsid w:val="00BB7E99"/>
    <w:rsid w:val="00BB7F74"/>
    <w:rsid w:val="00BC056F"/>
    <w:rsid w:val="00BC0606"/>
    <w:rsid w:val="00BC0BF6"/>
    <w:rsid w:val="00BC0BFF"/>
    <w:rsid w:val="00BC0C0D"/>
    <w:rsid w:val="00BC0C77"/>
    <w:rsid w:val="00BC0DF0"/>
    <w:rsid w:val="00BC0E0F"/>
    <w:rsid w:val="00BC0E69"/>
    <w:rsid w:val="00BC13CC"/>
    <w:rsid w:val="00BC15F3"/>
    <w:rsid w:val="00BC1846"/>
    <w:rsid w:val="00BC1943"/>
    <w:rsid w:val="00BC1B79"/>
    <w:rsid w:val="00BC1E6A"/>
    <w:rsid w:val="00BC1FBD"/>
    <w:rsid w:val="00BC1FD8"/>
    <w:rsid w:val="00BC235A"/>
    <w:rsid w:val="00BC2759"/>
    <w:rsid w:val="00BC276D"/>
    <w:rsid w:val="00BC2B8F"/>
    <w:rsid w:val="00BC3246"/>
    <w:rsid w:val="00BC366D"/>
    <w:rsid w:val="00BC3874"/>
    <w:rsid w:val="00BC38AD"/>
    <w:rsid w:val="00BC3B4E"/>
    <w:rsid w:val="00BC3E4C"/>
    <w:rsid w:val="00BC3EB7"/>
    <w:rsid w:val="00BC40C4"/>
    <w:rsid w:val="00BC4329"/>
    <w:rsid w:val="00BC44D5"/>
    <w:rsid w:val="00BC44DB"/>
    <w:rsid w:val="00BC455E"/>
    <w:rsid w:val="00BC45AE"/>
    <w:rsid w:val="00BC46CF"/>
    <w:rsid w:val="00BC4712"/>
    <w:rsid w:val="00BC4970"/>
    <w:rsid w:val="00BC4A85"/>
    <w:rsid w:val="00BC4E1A"/>
    <w:rsid w:val="00BC5132"/>
    <w:rsid w:val="00BC535E"/>
    <w:rsid w:val="00BC536A"/>
    <w:rsid w:val="00BC54AD"/>
    <w:rsid w:val="00BC5699"/>
    <w:rsid w:val="00BC58AA"/>
    <w:rsid w:val="00BC5964"/>
    <w:rsid w:val="00BC5974"/>
    <w:rsid w:val="00BC5C96"/>
    <w:rsid w:val="00BC5CC4"/>
    <w:rsid w:val="00BC5D0D"/>
    <w:rsid w:val="00BC601B"/>
    <w:rsid w:val="00BC6072"/>
    <w:rsid w:val="00BC6167"/>
    <w:rsid w:val="00BC6262"/>
    <w:rsid w:val="00BC6363"/>
    <w:rsid w:val="00BC6394"/>
    <w:rsid w:val="00BC6695"/>
    <w:rsid w:val="00BC66F1"/>
    <w:rsid w:val="00BC67B5"/>
    <w:rsid w:val="00BC6884"/>
    <w:rsid w:val="00BC694A"/>
    <w:rsid w:val="00BC6B15"/>
    <w:rsid w:val="00BC6B3A"/>
    <w:rsid w:val="00BC6BAB"/>
    <w:rsid w:val="00BC6E25"/>
    <w:rsid w:val="00BC6F05"/>
    <w:rsid w:val="00BC6F15"/>
    <w:rsid w:val="00BC70E1"/>
    <w:rsid w:val="00BC719E"/>
    <w:rsid w:val="00BC72A4"/>
    <w:rsid w:val="00BC72EF"/>
    <w:rsid w:val="00BC79B2"/>
    <w:rsid w:val="00BC79DA"/>
    <w:rsid w:val="00BC7A17"/>
    <w:rsid w:val="00BC7C56"/>
    <w:rsid w:val="00BC7DAA"/>
    <w:rsid w:val="00BC7F14"/>
    <w:rsid w:val="00BD025E"/>
    <w:rsid w:val="00BD0268"/>
    <w:rsid w:val="00BD034E"/>
    <w:rsid w:val="00BD04EF"/>
    <w:rsid w:val="00BD05DF"/>
    <w:rsid w:val="00BD083F"/>
    <w:rsid w:val="00BD0C85"/>
    <w:rsid w:val="00BD0CFF"/>
    <w:rsid w:val="00BD0EC1"/>
    <w:rsid w:val="00BD0FF3"/>
    <w:rsid w:val="00BD133C"/>
    <w:rsid w:val="00BD21F7"/>
    <w:rsid w:val="00BD24FC"/>
    <w:rsid w:val="00BD254C"/>
    <w:rsid w:val="00BD25A7"/>
    <w:rsid w:val="00BD2915"/>
    <w:rsid w:val="00BD2B2B"/>
    <w:rsid w:val="00BD2BC4"/>
    <w:rsid w:val="00BD2C32"/>
    <w:rsid w:val="00BD2D2F"/>
    <w:rsid w:val="00BD2F4B"/>
    <w:rsid w:val="00BD2FAB"/>
    <w:rsid w:val="00BD3741"/>
    <w:rsid w:val="00BD3944"/>
    <w:rsid w:val="00BD3D42"/>
    <w:rsid w:val="00BD3D8C"/>
    <w:rsid w:val="00BD3EE4"/>
    <w:rsid w:val="00BD40B0"/>
    <w:rsid w:val="00BD418B"/>
    <w:rsid w:val="00BD43A7"/>
    <w:rsid w:val="00BD47FA"/>
    <w:rsid w:val="00BD4952"/>
    <w:rsid w:val="00BD4BE7"/>
    <w:rsid w:val="00BD4F14"/>
    <w:rsid w:val="00BD4F50"/>
    <w:rsid w:val="00BD5165"/>
    <w:rsid w:val="00BD543C"/>
    <w:rsid w:val="00BD5715"/>
    <w:rsid w:val="00BD57DD"/>
    <w:rsid w:val="00BD5806"/>
    <w:rsid w:val="00BD5BB9"/>
    <w:rsid w:val="00BD5C06"/>
    <w:rsid w:val="00BD5D64"/>
    <w:rsid w:val="00BD5DF7"/>
    <w:rsid w:val="00BD63DB"/>
    <w:rsid w:val="00BD64D7"/>
    <w:rsid w:val="00BD6689"/>
    <w:rsid w:val="00BD670B"/>
    <w:rsid w:val="00BD67D5"/>
    <w:rsid w:val="00BD6A81"/>
    <w:rsid w:val="00BD6C07"/>
    <w:rsid w:val="00BD6EE9"/>
    <w:rsid w:val="00BD725F"/>
    <w:rsid w:val="00BD77AB"/>
    <w:rsid w:val="00BD7DDB"/>
    <w:rsid w:val="00BD7E53"/>
    <w:rsid w:val="00BD7E69"/>
    <w:rsid w:val="00BD7EA3"/>
    <w:rsid w:val="00BE0007"/>
    <w:rsid w:val="00BE01E0"/>
    <w:rsid w:val="00BE054D"/>
    <w:rsid w:val="00BE0596"/>
    <w:rsid w:val="00BE0652"/>
    <w:rsid w:val="00BE07E4"/>
    <w:rsid w:val="00BE087A"/>
    <w:rsid w:val="00BE0BB0"/>
    <w:rsid w:val="00BE0FCC"/>
    <w:rsid w:val="00BE1133"/>
    <w:rsid w:val="00BE1579"/>
    <w:rsid w:val="00BE1AB0"/>
    <w:rsid w:val="00BE1F38"/>
    <w:rsid w:val="00BE204F"/>
    <w:rsid w:val="00BE207E"/>
    <w:rsid w:val="00BE20B5"/>
    <w:rsid w:val="00BE21A6"/>
    <w:rsid w:val="00BE22DD"/>
    <w:rsid w:val="00BE2316"/>
    <w:rsid w:val="00BE2426"/>
    <w:rsid w:val="00BE2464"/>
    <w:rsid w:val="00BE2509"/>
    <w:rsid w:val="00BE2828"/>
    <w:rsid w:val="00BE28D6"/>
    <w:rsid w:val="00BE2B18"/>
    <w:rsid w:val="00BE2B97"/>
    <w:rsid w:val="00BE2C27"/>
    <w:rsid w:val="00BE2C48"/>
    <w:rsid w:val="00BE2E83"/>
    <w:rsid w:val="00BE2EDF"/>
    <w:rsid w:val="00BE2F40"/>
    <w:rsid w:val="00BE3089"/>
    <w:rsid w:val="00BE3312"/>
    <w:rsid w:val="00BE34C0"/>
    <w:rsid w:val="00BE374E"/>
    <w:rsid w:val="00BE377C"/>
    <w:rsid w:val="00BE3952"/>
    <w:rsid w:val="00BE3982"/>
    <w:rsid w:val="00BE3A08"/>
    <w:rsid w:val="00BE3CB0"/>
    <w:rsid w:val="00BE3CC2"/>
    <w:rsid w:val="00BE3E22"/>
    <w:rsid w:val="00BE3E50"/>
    <w:rsid w:val="00BE3FCC"/>
    <w:rsid w:val="00BE420B"/>
    <w:rsid w:val="00BE440C"/>
    <w:rsid w:val="00BE4592"/>
    <w:rsid w:val="00BE45B6"/>
    <w:rsid w:val="00BE4990"/>
    <w:rsid w:val="00BE4A71"/>
    <w:rsid w:val="00BE4C54"/>
    <w:rsid w:val="00BE4DD8"/>
    <w:rsid w:val="00BE5487"/>
    <w:rsid w:val="00BE54EC"/>
    <w:rsid w:val="00BE560B"/>
    <w:rsid w:val="00BE5648"/>
    <w:rsid w:val="00BE5752"/>
    <w:rsid w:val="00BE58BA"/>
    <w:rsid w:val="00BE5D2F"/>
    <w:rsid w:val="00BE60E0"/>
    <w:rsid w:val="00BE6115"/>
    <w:rsid w:val="00BE6243"/>
    <w:rsid w:val="00BE63E0"/>
    <w:rsid w:val="00BE6525"/>
    <w:rsid w:val="00BE6701"/>
    <w:rsid w:val="00BE67B6"/>
    <w:rsid w:val="00BE682B"/>
    <w:rsid w:val="00BE6840"/>
    <w:rsid w:val="00BE69C1"/>
    <w:rsid w:val="00BE6A1C"/>
    <w:rsid w:val="00BE6A56"/>
    <w:rsid w:val="00BE6A80"/>
    <w:rsid w:val="00BE6E0F"/>
    <w:rsid w:val="00BE6E40"/>
    <w:rsid w:val="00BE6E5C"/>
    <w:rsid w:val="00BE6F71"/>
    <w:rsid w:val="00BE705D"/>
    <w:rsid w:val="00BE71CE"/>
    <w:rsid w:val="00BE7716"/>
    <w:rsid w:val="00BE784D"/>
    <w:rsid w:val="00BE7A90"/>
    <w:rsid w:val="00BE7D71"/>
    <w:rsid w:val="00BF0357"/>
    <w:rsid w:val="00BF04B5"/>
    <w:rsid w:val="00BF05EE"/>
    <w:rsid w:val="00BF0819"/>
    <w:rsid w:val="00BF08D8"/>
    <w:rsid w:val="00BF094C"/>
    <w:rsid w:val="00BF09AB"/>
    <w:rsid w:val="00BF0A62"/>
    <w:rsid w:val="00BF0A63"/>
    <w:rsid w:val="00BF0AAD"/>
    <w:rsid w:val="00BF0C3E"/>
    <w:rsid w:val="00BF0D75"/>
    <w:rsid w:val="00BF0E3A"/>
    <w:rsid w:val="00BF0E7E"/>
    <w:rsid w:val="00BF0FC0"/>
    <w:rsid w:val="00BF1234"/>
    <w:rsid w:val="00BF139B"/>
    <w:rsid w:val="00BF143D"/>
    <w:rsid w:val="00BF14D7"/>
    <w:rsid w:val="00BF158E"/>
    <w:rsid w:val="00BF16A5"/>
    <w:rsid w:val="00BF17B2"/>
    <w:rsid w:val="00BF1902"/>
    <w:rsid w:val="00BF1931"/>
    <w:rsid w:val="00BF1A3F"/>
    <w:rsid w:val="00BF1BB2"/>
    <w:rsid w:val="00BF1BEE"/>
    <w:rsid w:val="00BF1DE9"/>
    <w:rsid w:val="00BF1F43"/>
    <w:rsid w:val="00BF1FCE"/>
    <w:rsid w:val="00BF2016"/>
    <w:rsid w:val="00BF21A0"/>
    <w:rsid w:val="00BF2430"/>
    <w:rsid w:val="00BF2446"/>
    <w:rsid w:val="00BF24DF"/>
    <w:rsid w:val="00BF261E"/>
    <w:rsid w:val="00BF26C7"/>
    <w:rsid w:val="00BF272E"/>
    <w:rsid w:val="00BF276D"/>
    <w:rsid w:val="00BF29DA"/>
    <w:rsid w:val="00BF2C88"/>
    <w:rsid w:val="00BF2CD6"/>
    <w:rsid w:val="00BF2F62"/>
    <w:rsid w:val="00BF2FE2"/>
    <w:rsid w:val="00BF303A"/>
    <w:rsid w:val="00BF30F6"/>
    <w:rsid w:val="00BF336B"/>
    <w:rsid w:val="00BF33DA"/>
    <w:rsid w:val="00BF36A1"/>
    <w:rsid w:val="00BF36F0"/>
    <w:rsid w:val="00BF3708"/>
    <w:rsid w:val="00BF371D"/>
    <w:rsid w:val="00BF388F"/>
    <w:rsid w:val="00BF3A87"/>
    <w:rsid w:val="00BF3A8D"/>
    <w:rsid w:val="00BF3B1F"/>
    <w:rsid w:val="00BF3B29"/>
    <w:rsid w:val="00BF3CF4"/>
    <w:rsid w:val="00BF3D7E"/>
    <w:rsid w:val="00BF4044"/>
    <w:rsid w:val="00BF41D9"/>
    <w:rsid w:val="00BF42F7"/>
    <w:rsid w:val="00BF43AA"/>
    <w:rsid w:val="00BF4404"/>
    <w:rsid w:val="00BF44DE"/>
    <w:rsid w:val="00BF4779"/>
    <w:rsid w:val="00BF47E7"/>
    <w:rsid w:val="00BF4B97"/>
    <w:rsid w:val="00BF4CD6"/>
    <w:rsid w:val="00BF4EAB"/>
    <w:rsid w:val="00BF5002"/>
    <w:rsid w:val="00BF5244"/>
    <w:rsid w:val="00BF5367"/>
    <w:rsid w:val="00BF54F6"/>
    <w:rsid w:val="00BF5813"/>
    <w:rsid w:val="00BF595D"/>
    <w:rsid w:val="00BF5B5F"/>
    <w:rsid w:val="00BF5C32"/>
    <w:rsid w:val="00BF5D6F"/>
    <w:rsid w:val="00BF5E61"/>
    <w:rsid w:val="00BF5E79"/>
    <w:rsid w:val="00BF6179"/>
    <w:rsid w:val="00BF63A8"/>
    <w:rsid w:val="00BF64DA"/>
    <w:rsid w:val="00BF65F5"/>
    <w:rsid w:val="00BF66E2"/>
    <w:rsid w:val="00BF6844"/>
    <w:rsid w:val="00BF6899"/>
    <w:rsid w:val="00BF68F4"/>
    <w:rsid w:val="00BF6D0F"/>
    <w:rsid w:val="00BF6F20"/>
    <w:rsid w:val="00BF6FE8"/>
    <w:rsid w:val="00BF7175"/>
    <w:rsid w:val="00BF7176"/>
    <w:rsid w:val="00BF73AB"/>
    <w:rsid w:val="00BF7572"/>
    <w:rsid w:val="00BF75FE"/>
    <w:rsid w:val="00BF787A"/>
    <w:rsid w:val="00BF78AB"/>
    <w:rsid w:val="00BF791C"/>
    <w:rsid w:val="00BF7A36"/>
    <w:rsid w:val="00BF7A3D"/>
    <w:rsid w:val="00BF7BBA"/>
    <w:rsid w:val="00BF7C7F"/>
    <w:rsid w:val="00BF7D06"/>
    <w:rsid w:val="00BF7E5D"/>
    <w:rsid w:val="00BF7F18"/>
    <w:rsid w:val="00C000DD"/>
    <w:rsid w:val="00C0027B"/>
    <w:rsid w:val="00C00379"/>
    <w:rsid w:val="00C004F0"/>
    <w:rsid w:val="00C0057C"/>
    <w:rsid w:val="00C009D8"/>
    <w:rsid w:val="00C00A91"/>
    <w:rsid w:val="00C00ABE"/>
    <w:rsid w:val="00C00B27"/>
    <w:rsid w:val="00C00B38"/>
    <w:rsid w:val="00C00CFF"/>
    <w:rsid w:val="00C00F41"/>
    <w:rsid w:val="00C00F68"/>
    <w:rsid w:val="00C01167"/>
    <w:rsid w:val="00C013E7"/>
    <w:rsid w:val="00C01498"/>
    <w:rsid w:val="00C01550"/>
    <w:rsid w:val="00C01588"/>
    <w:rsid w:val="00C01887"/>
    <w:rsid w:val="00C018AB"/>
    <w:rsid w:val="00C01960"/>
    <w:rsid w:val="00C01A6D"/>
    <w:rsid w:val="00C01A96"/>
    <w:rsid w:val="00C01ADF"/>
    <w:rsid w:val="00C01BC2"/>
    <w:rsid w:val="00C01CB7"/>
    <w:rsid w:val="00C02167"/>
    <w:rsid w:val="00C023BB"/>
    <w:rsid w:val="00C02680"/>
    <w:rsid w:val="00C02A8D"/>
    <w:rsid w:val="00C02BB1"/>
    <w:rsid w:val="00C02CD5"/>
    <w:rsid w:val="00C02DC2"/>
    <w:rsid w:val="00C02EAF"/>
    <w:rsid w:val="00C02EFE"/>
    <w:rsid w:val="00C02F2A"/>
    <w:rsid w:val="00C0307C"/>
    <w:rsid w:val="00C033DF"/>
    <w:rsid w:val="00C034AA"/>
    <w:rsid w:val="00C034D7"/>
    <w:rsid w:val="00C035B4"/>
    <w:rsid w:val="00C03A38"/>
    <w:rsid w:val="00C03A84"/>
    <w:rsid w:val="00C03B6F"/>
    <w:rsid w:val="00C03BA7"/>
    <w:rsid w:val="00C03BE6"/>
    <w:rsid w:val="00C03D29"/>
    <w:rsid w:val="00C0410C"/>
    <w:rsid w:val="00C0427C"/>
    <w:rsid w:val="00C04B41"/>
    <w:rsid w:val="00C04D32"/>
    <w:rsid w:val="00C04D51"/>
    <w:rsid w:val="00C04E5D"/>
    <w:rsid w:val="00C0502D"/>
    <w:rsid w:val="00C05096"/>
    <w:rsid w:val="00C051D1"/>
    <w:rsid w:val="00C0547A"/>
    <w:rsid w:val="00C05494"/>
    <w:rsid w:val="00C05BAB"/>
    <w:rsid w:val="00C05C0B"/>
    <w:rsid w:val="00C05C6F"/>
    <w:rsid w:val="00C05E55"/>
    <w:rsid w:val="00C05E71"/>
    <w:rsid w:val="00C06089"/>
    <w:rsid w:val="00C060C6"/>
    <w:rsid w:val="00C062B1"/>
    <w:rsid w:val="00C06382"/>
    <w:rsid w:val="00C063DE"/>
    <w:rsid w:val="00C0651F"/>
    <w:rsid w:val="00C065C2"/>
    <w:rsid w:val="00C06649"/>
    <w:rsid w:val="00C06AFA"/>
    <w:rsid w:val="00C06CAA"/>
    <w:rsid w:val="00C06D56"/>
    <w:rsid w:val="00C06E66"/>
    <w:rsid w:val="00C06E95"/>
    <w:rsid w:val="00C073ED"/>
    <w:rsid w:val="00C074CB"/>
    <w:rsid w:val="00C075BE"/>
    <w:rsid w:val="00C075DC"/>
    <w:rsid w:val="00C07803"/>
    <w:rsid w:val="00C07814"/>
    <w:rsid w:val="00C07A0C"/>
    <w:rsid w:val="00C07AF4"/>
    <w:rsid w:val="00C07D6F"/>
    <w:rsid w:val="00C07DE4"/>
    <w:rsid w:val="00C1003D"/>
    <w:rsid w:val="00C10EDE"/>
    <w:rsid w:val="00C10F27"/>
    <w:rsid w:val="00C10FA7"/>
    <w:rsid w:val="00C11078"/>
    <w:rsid w:val="00C112AE"/>
    <w:rsid w:val="00C11366"/>
    <w:rsid w:val="00C11382"/>
    <w:rsid w:val="00C117C3"/>
    <w:rsid w:val="00C11924"/>
    <w:rsid w:val="00C11F2B"/>
    <w:rsid w:val="00C11F93"/>
    <w:rsid w:val="00C1214F"/>
    <w:rsid w:val="00C122B0"/>
    <w:rsid w:val="00C122D7"/>
    <w:rsid w:val="00C1243C"/>
    <w:rsid w:val="00C1256A"/>
    <w:rsid w:val="00C12750"/>
    <w:rsid w:val="00C12843"/>
    <w:rsid w:val="00C129CE"/>
    <w:rsid w:val="00C12AA0"/>
    <w:rsid w:val="00C12C85"/>
    <w:rsid w:val="00C12FD7"/>
    <w:rsid w:val="00C12FF9"/>
    <w:rsid w:val="00C136F8"/>
    <w:rsid w:val="00C136FE"/>
    <w:rsid w:val="00C138A4"/>
    <w:rsid w:val="00C13B36"/>
    <w:rsid w:val="00C13CD9"/>
    <w:rsid w:val="00C13D36"/>
    <w:rsid w:val="00C13FB5"/>
    <w:rsid w:val="00C140D5"/>
    <w:rsid w:val="00C1430B"/>
    <w:rsid w:val="00C1433F"/>
    <w:rsid w:val="00C1475F"/>
    <w:rsid w:val="00C14881"/>
    <w:rsid w:val="00C14D82"/>
    <w:rsid w:val="00C14EA6"/>
    <w:rsid w:val="00C152CD"/>
    <w:rsid w:val="00C15365"/>
    <w:rsid w:val="00C15913"/>
    <w:rsid w:val="00C15F51"/>
    <w:rsid w:val="00C160BC"/>
    <w:rsid w:val="00C16184"/>
    <w:rsid w:val="00C16276"/>
    <w:rsid w:val="00C163FA"/>
    <w:rsid w:val="00C167AF"/>
    <w:rsid w:val="00C169ED"/>
    <w:rsid w:val="00C17099"/>
    <w:rsid w:val="00C17210"/>
    <w:rsid w:val="00C1736F"/>
    <w:rsid w:val="00C1743D"/>
    <w:rsid w:val="00C1756F"/>
    <w:rsid w:val="00C17626"/>
    <w:rsid w:val="00C177F0"/>
    <w:rsid w:val="00C17821"/>
    <w:rsid w:val="00C17966"/>
    <w:rsid w:val="00C17A8F"/>
    <w:rsid w:val="00C17C05"/>
    <w:rsid w:val="00C17D26"/>
    <w:rsid w:val="00C2020E"/>
    <w:rsid w:val="00C2025F"/>
    <w:rsid w:val="00C2053C"/>
    <w:rsid w:val="00C20591"/>
    <w:rsid w:val="00C208EA"/>
    <w:rsid w:val="00C20933"/>
    <w:rsid w:val="00C20973"/>
    <w:rsid w:val="00C20974"/>
    <w:rsid w:val="00C20AF4"/>
    <w:rsid w:val="00C20B2D"/>
    <w:rsid w:val="00C20D95"/>
    <w:rsid w:val="00C20EBF"/>
    <w:rsid w:val="00C20EF7"/>
    <w:rsid w:val="00C21293"/>
    <w:rsid w:val="00C212DF"/>
    <w:rsid w:val="00C21683"/>
    <w:rsid w:val="00C217E4"/>
    <w:rsid w:val="00C21AB0"/>
    <w:rsid w:val="00C21CCE"/>
    <w:rsid w:val="00C21D65"/>
    <w:rsid w:val="00C21D77"/>
    <w:rsid w:val="00C22146"/>
    <w:rsid w:val="00C22387"/>
    <w:rsid w:val="00C22401"/>
    <w:rsid w:val="00C22640"/>
    <w:rsid w:val="00C22E1C"/>
    <w:rsid w:val="00C230B5"/>
    <w:rsid w:val="00C23244"/>
    <w:rsid w:val="00C236EF"/>
    <w:rsid w:val="00C237B6"/>
    <w:rsid w:val="00C23920"/>
    <w:rsid w:val="00C23ADE"/>
    <w:rsid w:val="00C23CD4"/>
    <w:rsid w:val="00C23E91"/>
    <w:rsid w:val="00C23E94"/>
    <w:rsid w:val="00C244FD"/>
    <w:rsid w:val="00C24638"/>
    <w:rsid w:val="00C249E7"/>
    <w:rsid w:val="00C24B0C"/>
    <w:rsid w:val="00C24C79"/>
    <w:rsid w:val="00C24EDA"/>
    <w:rsid w:val="00C25496"/>
    <w:rsid w:val="00C2571E"/>
    <w:rsid w:val="00C25B1D"/>
    <w:rsid w:val="00C25B84"/>
    <w:rsid w:val="00C25C45"/>
    <w:rsid w:val="00C25EC2"/>
    <w:rsid w:val="00C2602A"/>
    <w:rsid w:val="00C262DD"/>
    <w:rsid w:val="00C26461"/>
    <w:rsid w:val="00C26643"/>
    <w:rsid w:val="00C2669F"/>
    <w:rsid w:val="00C2695D"/>
    <w:rsid w:val="00C26C91"/>
    <w:rsid w:val="00C26EA5"/>
    <w:rsid w:val="00C26EF8"/>
    <w:rsid w:val="00C26F39"/>
    <w:rsid w:val="00C27492"/>
    <w:rsid w:val="00C2755E"/>
    <w:rsid w:val="00C27583"/>
    <w:rsid w:val="00C276CC"/>
    <w:rsid w:val="00C27742"/>
    <w:rsid w:val="00C27891"/>
    <w:rsid w:val="00C27AC8"/>
    <w:rsid w:val="00C27BAF"/>
    <w:rsid w:val="00C27D79"/>
    <w:rsid w:val="00C27ED6"/>
    <w:rsid w:val="00C30080"/>
    <w:rsid w:val="00C301AB"/>
    <w:rsid w:val="00C303B3"/>
    <w:rsid w:val="00C303D1"/>
    <w:rsid w:val="00C304CC"/>
    <w:rsid w:val="00C305A4"/>
    <w:rsid w:val="00C30618"/>
    <w:rsid w:val="00C30889"/>
    <w:rsid w:val="00C30B6C"/>
    <w:rsid w:val="00C30D7E"/>
    <w:rsid w:val="00C30DBE"/>
    <w:rsid w:val="00C30DD6"/>
    <w:rsid w:val="00C30EB5"/>
    <w:rsid w:val="00C31356"/>
    <w:rsid w:val="00C3136D"/>
    <w:rsid w:val="00C3143D"/>
    <w:rsid w:val="00C3156F"/>
    <w:rsid w:val="00C3170A"/>
    <w:rsid w:val="00C31717"/>
    <w:rsid w:val="00C318E0"/>
    <w:rsid w:val="00C31EE9"/>
    <w:rsid w:val="00C31F78"/>
    <w:rsid w:val="00C32050"/>
    <w:rsid w:val="00C32148"/>
    <w:rsid w:val="00C323D3"/>
    <w:rsid w:val="00C32409"/>
    <w:rsid w:val="00C324AF"/>
    <w:rsid w:val="00C32B1E"/>
    <w:rsid w:val="00C32D1D"/>
    <w:rsid w:val="00C331A4"/>
    <w:rsid w:val="00C334A1"/>
    <w:rsid w:val="00C334A4"/>
    <w:rsid w:val="00C33518"/>
    <w:rsid w:val="00C33588"/>
    <w:rsid w:val="00C335A4"/>
    <w:rsid w:val="00C3379C"/>
    <w:rsid w:val="00C337CD"/>
    <w:rsid w:val="00C33EB8"/>
    <w:rsid w:val="00C3408F"/>
    <w:rsid w:val="00C341C3"/>
    <w:rsid w:val="00C343F7"/>
    <w:rsid w:val="00C34409"/>
    <w:rsid w:val="00C3464D"/>
    <w:rsid w:val="00C3474E"/>
    <w:rsid w:val="00C34A0D"/>
    <w:rsid w:val="00C34C4D"/>
    <w:rsid w:val="00C3528C"/>
    <w:rsid w:val="00C352DC"/>
    <w:rsid w:val="00C353CA"/>
    <w:rsid w:val="00C353EF"/>
    <w:rsid w:val="00C35711"/>
    <w:rsid w:val="00C35AC1"/>
    <w:rsid w:val="00C3628C"/>
    <w:rsid w:val="00C363E0"/>
    <w:rsid w:val="00C3640F"/>
    <w:rsid w:val="00C3659A"/>
    <w:rsid w:val="00C367E3"/>
    <w:rsid w:val="00C3689D"/>
    <w:rsid w:val="00C368D3"/>
    <w:rsid w:val="00C36BE1"/>
    <w:rsid w:val="00C36E9E"/>
    <w:rsid w:val="00C36F6A"/>
    <w:rsid w:val="00C3712E"/>
    <w:rsid w:val="00C37522"/>
    <w:rsid w:val="00C375FD"/>
    <w:rsid w:val="00C377A7"/>
    <w:rsid w:val="00C37996"/>
    <w:rsid w:val="00C379F1"/>
    <w:rsid w:val="00C37BE4"/>
    <w:rsid w:val="00C40238"/>
    <w:rsid w:val="00C4030D"/>
    <w:rsid w:val="00C403D1"/>
    <w:rsid w:val="00C403F3"/>
    <w:rsid w:val="00C40413"/>
    <w:rsid w:val="00C40570"/>
    <w:rsid w:val="00C4062A"/>
    <w:rsid w:val="00C40B63"/>
    <w:rsid w:val="00C40E92"/>
    <w:rsid w:val="00C40FD8"/>
    <w:rsid w:val="00C410D7"/>
    <w:rsid w:val="00C4123F"/>
    <w:rsid w:val="00C413F7"/>
    <w:rsid w:val="00C41417"/>
    <w:rsid w:val="00C41543"/>
    <w:rsid w:val="00C418D8"/>
    <w:rsid w:val="00C41C79"/>
    <w:rsid w:val="00C41E36"/>
    <w:rsid w:val="00C41EBE"/>
    <w:rsid w:val="00C4200F"/>
    <w:rsid w:val="00C42086"/>
    <w:rsid w:val="00C42267"/>
    <w:rsid w:val="00C42274"/>
    <w:rsid w:val="00C422D5"/>
    <w:rsid w:val="00C42509"/>
    <w:rsid w:val="00C4268A"/>
    <w:rsid w:val="00C4286C"/>
    <w:rsid w:val="00C429BF"/>
    <w:rsid w:val="00C42BC2"/>
    <w:rsid w:val="00C42CCA"/>
    <w:rsid w:val="00C430B5"/>
    <w:rsid w:val="00C43234"/>
    <w:rsid w:val="00C43616"/>
    <w:rsid w:val="00C436A1"/>
    <w:rsid w:val="00C436B1"/>
    <w:rsid w:val="00C437D8"/>
    <w:rsid w:val="00C437ED"/>
    <w:rsid w:val="00C43A06"/>
    <w:rsid w:val="00C43D53"/>
    <w:rsid w:val="00C44152"/>
    <w:rsid w:val="00C44196"/>
    <w:rsid w:val="00C44567"/>
    <w:rsid w:val="00C44853"/>
    <w:rsid w:val="00C44A89"/>
    <w:rsid w:val="00C44BDE"/>
    <w:rsid w:val="00C44CF7"/>
    <w:rsid w:val="00C45038"/>
    <w:rsid w:val="00C451A6"/>
    <w:rsid w:val="00C452FC"/>
    <w:rsid w:val="00C453B8"/>
    <w:rsid w:val="00C45724"/>
    <w:rsid w:val="00C4577A"/>
    <w:rsid w:val="00C45833"/>
    <w:rsid w:val="00C458FE"/>
    <w:rsid w:val="00C459DD"/>
    <w:rsid w:val="00C45A0A"/>
    <w:rsid w:val="00C45E51"/>
    <w:rsid w:val="00C45E91"/>
    <w:rsid w:val="00C45F27"/>
    <w:rsid w:val="00C46080"/>
    <w:rsid w:val="00C462C8"/>
    <w:rsid w:val="00C463F1"/>
    <w:rsid w:val="00C4649C"/>
    <w:rsid w:val="00C46513"/>
    <w:rsid w:val="00C46770"/>
    <w:rsid w:val="00C467AC"/>
    <w:rsid w:val="00C46A75"/>
    <w:rsid w:val="00C46C7A"/>
    <w:rsid w:val="00C46CB3"/>
    <w:rsid w:val="00C46D3C"/>
    <w:rsid w:val="00C46D99"/>
    <w:rsid w:val="00C47123"/>
    <w:rsid w:val="00C473D3"/>
    <w:rsid w:val="00C473E7"/>
    <w:rsid w:val="00C47747"/>
    <w:rsid w:val="00C47A35"/>
    <w:rsid w:val="00C47BCD"/>
    <w:rsid w:val="00C47DC2"/>
    <w:rsid w:val="00C47F88"/>
    <w:rsid w:val="00C47FE8"/>
    <w:rsid w:val="00C50066"/>
    <w:rsid w:val="00C50185"/>
    <w:rsid w:val="00C503B2"/>
    <w:rsid w:val="00C50510"/>
    <w:rsid w:val="00C50959"/>
    <w:rsid w:val="00C50A2F"/>
    <w:rsid w:val="00C50B6C"/>
    <w:rsid w:val="00C50C79"/>
    <w:rsid w:val="00C50CAB"/>
    <w:rsid w:val="00C50D26"/>
    <w:rsid w:val="00C51000"/>
    <w:rsid w:val="00C511DD"/>
    <w:rsid w:val="00C51203"/>
    <w:rsid w:val="00C51504"/>
    <w:rsid w:val="00C51604"/>
    <w:rsid w:val="00C516E5"/>
    <w:rsid w:val="00C517DA"/>
    <w:rsid w:val="00C5180E"/>
    <w:rsid w:val="00C51A14"/>
    <w:rsid w:val="00C51AFF"/>
    <w:rsid w:val="00C51B8D"/>
    <w:rsid w:val="00C5206C"/>
    <w:rsid w:val="00C52305"/>
    <w:rsid w:val="00C52930"/>
    <w:rsid w:val="00C52BB8"/>
    <w:rsid w:val="00C52BEA"/>
    <w:rsid w:val="00C52C3A"/>
    <w:rsid w:val="00C52F2B"/>
    <w:rsid w:val="00C53055"/>
    <w:rsid w:val="00C530CF"/>
    <w:rsid w:val="00C532FD"/>
    <w:rsid w:val="00C5338B"/>
    <w:rsid w:val="00C53415"/>
    <w:rsid w:val="00C5350B"/>
    <w:rsid w:val="00C53583"/>
    <w:rsid w:val="00C53813"/>
    <w:rsid w:val="00C539E6"/>
    <w:rsid w:val="00C53A0B"/>
    <w:rsid w:val="00C53A6F"/>
    <w:rsid w:val="00C53D96"/>
    <w:rsid w:val="00C53EF9"/>
    <w:rsid w:val="00C54120"/>
    <w:rsid w:val="00C541AF"/>
    <w:rsid w:val="00C542CE"/>
    <w:rsid w:val="00C545F7"/>
    <w:rsid w:val="00C54BCE"/>
    <w:rsid w:val="00C54D21"/>
    <w:rsid w:val="00C55062"/>
    <w:rsid w:val="00C55096"/>
    <w:rsid w:val="00C551C6"/>
    <w:rsid w:val="00C5560A"/>
    <w:rsid w:val="00C5569D"/>
    <w:rsid w:val="00C556C5"/>
    <w:rsid w:val="00C55A66"/>
    <w:rsid w:val="00C55B74"/>
    <w:rsid w:val="00C55B7D"/>
    <w:rsid w:val="00C5604D"/>
    <w:rsid w:val="00C561ED"/>
    <w:rsid w:val="00C565CA"/>
    <w:rsid w:val="00C56607"/>
    <w:rsid w:val="00C56B6B"/>
    <w:rsid w:val="00C56C28"/>
    <w:rsid w:val="00C56C8F"/>
    <w:rsid w:val="00C56E4C"/>
    <w:rsid w:val="00C5711D"/>
    <w:rsid w:val="00C5746A"/>
    <w:rsid w:val="00C5755F"/>
    <w:rsid w:val="00C57577"/>
    <w:rsid w:val="00C577D9"/>
    <w:rsid w:val="00C5787A"/>
    <w:rsid w:val="00C57D6F"/>
    <w:rsid w:val="00C600DE"/>
    <w:rsid w:val="00C60123"/>
    <w:rsid w:val="00C60363"/>
    <w:rsid w:val="00C60439"/>
    <w:rsid w:val="00C604AE"/>
    <w:rsid w:val="00C605FB"/>
    <w:rsid w:val="00C60879"/>
    <w:rsid w:val="00C60A79"/>
    <w:rsid w:val="00C60B80"/>
    <w:rsid w:val="00C60C08"/>
    <w:rsid w:val="00C60C5B"/>
    <w:rsid w:val="00C60CEE"/>
    <w:rsid w:val="00C61019"/>
    <w:rsid w:val="00C61068"/>
    <w:rsid w:val="00C61124"/>
    <w:rsid w:val="00C615D5"/>
    <w:rsid w:val="00C615FF"/>
    <w:rsid w:val="00C6169A"/>
    <w:rsid w:val="00C616A1"/>
    <w:rsid w:val="00C616BF"/>
    <w:rsid w:val="00C61839"/>
    <w:rsid w:val="00C61B8E"/>
    <w:rsid w:val="00C61D14"/>
    <w:rsid w:val="00C62171"/>
    <w:rsid w:val="00C6221C"/>
    <w:rsid w:val="00C62721"/>
    <w:rsid w:val="00C62819"/>
    <w:rsid w:val="00C62C91"/>
    <w:rsid w:val="00C62E45"/>
    <w:rsid w:val="00C62E49"/>
    <w:rsid w:val="00C62EBD"/>
    <w:rsid w:val="00C62F15"/>
    <w:rsid w:val="00C6310C"/>
    <w:rsid w:val="00C6316F"/>
    <w:rsid w:val="00C633BA"/>
    <w:rsid w:val="00C63690"/>
    <w:rsid w:val="00C63C85"/>
    <w:rsid w:val="00C63CF1"/>
    <w:rsid w:val="00C642EB"/>
    <w:rsid w:val="00C644AA"/>
    <w:rsid w:val="00C644C1"/>
    <w:rsid w:val="00C64622"/>
    <w:rsid w:val="00C64656"/>
    <w:rsid w:val="00C647F8"/>
    <w:rsid w:val="00C64A78"/>
    <w:rsid w:val="00C64AC3"/>
    <w:rsid w:val="00C64BD2"/>
    <w:rsid w:val="00C64C98"/>
    <w:rsid w:val="00C64C9A"/>
    <w:rsid w:val="00C64F95"/>
    <w:rsid w:val="00C6502A"/>
    <w:rsid w:val="00C650A5"/>
    <w:rsid w:val="00C65422"/>
    <w:rsid w:val="00C6556B"/>
    <w:rsid w:val="00C65A25"/>
    <w:rsid w:val="00C65B0C"/>
    <w:rsid w:val="00C65C16"/>
    <w:rsid w:val="00C65DAE"/>
    <w:rsid w:val="00C65E12"/>
    <w:rsid w:val="00C65E1E"/>
    <w:rsid w:val="00C65E8D"/>
    <w:rsid w:val="00C65F0F"/>
    <w:rsid w:val="00C66090"/>
    <w:rsid w:val="00C660A4"/>
    <w:rsid w:val="00C660A5"/>
    <w:rsid w:val="00C6617A"/>
    <w:rsid w:val="00C661CD"/>
    <w:rsid w:val="00C6620A"/>
    <w:rsid w:val="00C6651A"/>
    <w:rsid w:val="00C6658F"/>
    <w:rsid w:val="00C665F0"/>
    <w:rsid w:val="00C6666B"/>
    <w:rsid w:val="00C6667C"/>
    <w:rsid w:val="00C66864"/>
    <w:rsid w:val="00C6687E"/>
    <w:rsid w:val="00C669B7"/>
    <w:rsid w:val="00C66C95"/>
    <w:rsid w:val="00C6702B"/>
    <w:rsid w:val="00C6707C"/>
    <w:rsid w:val="00C6725F"/>
    <w:rsid w:val="00C672BA"/>
    <w:rsid w:val="00C672CB"/>
    <w:rsid w:val="00C6730E"/>
    <w:rsid w:val="00C674E8"/>
    <w:rsid w:val="00C6754C"/>
    <w:rsid w:val="00C67651"/>
    <w:rsid w:val="00C6797B"/>
    <w:rsid w:val="00C67B43"/>
    <w:rsid w:val="00C67D14"/>
    <w:rsid w:val="00C67D65"/>
    <w:rsid w:val="00C67DE3"/>
    <w:rsid w:val="00C67E4A"/>
    <w:rsid w:val="00C67E76"/>
    <w:rsid w:val="00C70188"/>
    <w:rsid w:val="00C7057A"/>
    <w:rsid w:val="00C705E5"/>
    <w:rsid w:val="00C70611"/>
    <w:rsid w:val="00C70B32"/>
    <w:rsid w:val="00C70B5E"/>
    <w:rsid w:val="00C70B8C"/>
    <w:rsid w:val="00C70BC5"/>
    <w:rsid w:val="00C70BC9"/>
    <w:rsid w:val="00C70C59"/>
    <w:rsid w:val="00C70CD4"/>
    <w:rsid w:val="00C70E06"/>
    <w:rsid w:val="00C70F4A"/>
    <w:rsid w:val="00C71220"/>
    <w:rsid w:val="00C7125E"/>
    <w:rsid w:val="00C712DD"/>
    <w:rsid w:val="00C713F7"/>
    <w:rsid w:val="00C7144A"/>
    <w:rsid w:val="00C7144C"/>
    <w:rsid w:val="00C7159A"/>
    <w:rsid w:val="00C71617"/>
    <w:rsid w:val="00C7169A"/>
    <w:rsid w:val="00C71A10"/>
    <w:rsid w:val="00C71C3E"/>
    <w:rsid w:val="00C71DDA"/>
    <w:rsid w:val="00C71E55"/>
    <w:rsid w:val="00C72139"/>
    <w:rsid w:val="00C7237F"/>
    <w:rsid w:val="00C7259F"/>
    <w:rsid w:val="00C72841"/>
    <w:rsid w:val="00C72AA5"/>
    <w:rsid w:val="00C72D02"/>
    <w:rsid w:val="00C72D57"/>
    <w:rsid w:val="00C730A0"/>
    <w:rsid w:val="00C73AC9"/>
    <w:rsid w:val="00C73D3D"/>
    <w:rsid w:val="00C73D4B"/>
    <w:rsid w:val="00C73E2E"/>
    <w:rsid w:val="00C741E9"/>
    <w:rsid w:val="00C743D7"/>
    <w:rsid w:val="00C745BB"/>
    <w:rsid w:val="00C74644"/>
    <w:rsid w:val="00C747E1"/>
    <w:rsid w:val="00C74936"/>
    <w:rsid w:val="00C74B72"/>
    <w:rsid w:val="00C74CD4"/>
    <w:rsid w:val="00C74E4F"/>
    <w:rsid w:val="00C74EB4"/>
    <w:rsid w:val="00C75099"/>
    <w:rsid w:val="00C752CF"/>
    <w:rsid w:val="00C75323"/>
    <w:rsid w:val="00C7559F"/>
    <w:rsid w:val="00C757AF"/>
    <w:rsid w:val="00C759C0"/>
    <w:rsid w:val="00C75B1F"/>
    <w:rsid w:val="00C75DCB"/>
    <w:rsid w:val="00C75EA7"/>
    <w:rsid w:val="00C76100"/>
    <w:rsid w:val="00C7627B"/>
    <w:rsid w:val="00C76297"/>
    <w:rsid w:val="00C7636F"/>
    <w:rsid w:val="00C765B5"/>
    <w:rsid w:val="00C76982"/>
    <w:rsid w:val="00C76A7B"/>
    <w:rsid w:val="00C76CB9"/>
    <w:rsid w:val="00C76CFB"/>
    <w:rsid w:val="00C7702C"/>
    <w:rsid w:val="00C771BD"/>
    <w:rsid w:val="00C77344"/>
    <w:rsid w:val="00C776E6"/>
    <w:rsid w:val="00C77761"/>
    <w:rsid w:val="00C777CD"/>
    <w:rsid w:val="00C778C6"/>
    <w:rsid w:val="00C77A87"/>
    <w:rsid w:val="00C801AF"/>
    <w:rsid w:val="00C80558"/>
    <w:rsid w:val="00C80719"/>
    <w:rsid w:val="00C809DA"/>
    <w:rsid w:val="00C80A47"/>
    <w:rsid w:val="00C80B1F"/>
    <w:rsid w:val="00C80BF8"/>
    <w:rsid w:val="00C80E10"/>
    <w:rsid w:val="00C80E1B"/>
    <w:rsid w:val="00C80E2D"/>
    <w:rsid w:val="00C80EDF"/>
    <w:rsid w:val="00C80F37"/>
    <w:rsid w:val="00C80FF1"/>
    <w:rsid w:val="00C81027"/>
    <w:rsid w:val="00C8109C"/>
    <w:rsid w:val="00C8111B"/>
    <w:rsid w:val="00C812FA"/>
    <w:rsid w:val="00C81325"/>
    <w:rsid w:val="00C814A5"/>
    <w:rsid w:val="00C819EB"/>
    <w:rsid w:val="00C81B4D"/>
    <w:rsid w:val="00C81E06"/>
    <w:rsid w:val="00C81EF0"/>
    <w:rsid w:val="00C81FF3"/>
    <w:rsid w:val="00C823D0"/>
    <w:rsid w:val="00C825CE"/>
    <w:rsid w:val="00C825E9"/>
    <w:rsid w:val="00C827DB"/>
    <w:rsid w:val="00C82858"/>
    <w:rsid w:val="00C82897"/>
    <w:rsid w:val="00C82A85"/>
    <w:rsid w:val="00C82EF5"/>
    <w:rsid w:val="00C82F74"/>
    <w:rsid w:val="00C83217"/>
    <w:rsid w:val="00C833CA"/>
    <w:rsid w:val="00C83692"/>
    <w:rsid w:val="00C838B5"/>
    <w:rsid w:val="00C83AC7"/>
    <w:rsid w:val="00C83D6E"/>
    <w:rsid w:val="00C84267"/>
    <w:rsid w:val="00C84622"/>
    <w:rsid w:val="00C84852"/>
    <w:rsid w:val="00C848B4"/>
    <w:rsid w:val="00C84954"/>
    <w:rsid w:val="00C84968"/>
    <w:rsid w:val="00C84C42"/>
    <w:rsid w:val="00C84D2D"/>
    <w:rsid w:val="00C84E89"/>
    <w:rsid w:val="00C8569B"/>
    <w:rsid w:val="00C859BA"/>
    <w:rsid w:val="00C85AA7"/>
    <w:rsid w:val="00C85B23"/>
    <w:rsid w:val="00C85BE0"/>
    <w:rsid w:val="00C85F13"/>
    <w:rsid w:val="00C86230"/>
    <w:rsid w:val="00C86254"/>
    <w:rsid w:val="00C86430"/>
    <w:rsid w:val="00C86882"/>
    <w:rsid w:val="00C86AB3"/>
    <w:rsid w:val="00C86BA5"/>
    <w:rsid w:val="00C86C82"/>
    <w:rsid w:val="00C86C95"/>
    <w:rsid w:val="00C86D92"/>
    <w:rsid w:val="00C86E2A"/>
    <w:rsid w:val="00C87009"/>
    <w:rsid w:val="00C8729A"/>
    <w:rsid w:val="00C872E9"/>
    <w:rsid w:val="00C87650"/>
    <w:rsid w:val="00C8771F"/>
    <w:rsid w:val="00C87A16"/>
    <w:rsid w:val="00C87AC8"/>
    <w:rsid w:val="00C87D07"/>
    <w:rsid w:val="00C9018F"/>
    <w:rsid w:val="00C90323"/>
    <w:rsid w:val="00C905D6"/>
    <w:rsid w:val="00C90619"/>
    <w:rsid w:val="00C90773"/>
    <w:rsid w:val="00C90A35"/>
    <w:rsid w:val="00C90B25"/>
    <w:rsid w:val="00C90BF6"/>
    <w:rsid w:val="00C90C76"/>
    <w:rsid w:val="00C90FD6"/>
    <w:rsid w:val="00C91444"/>
    <w:rsid w:val="00C9147B"/>
    <w:rsid w:val="00C9208B"/>
    <w:rsid w:val="00C92092"/>
    <w:rsid w:val="00C92311"/>
    <w:rsid w:val="00C92413"/>
    <w:rsid w:val="00C92690"/>
    <w:rsid w:val="00C927FD"/>
    <w:rsid w:val="00C92AAF"/>
    <w:rsid w:val="00C92B06"/>
    <w:rsid w:val="00C92C97"/>
    <w:rsid w:val="00C92DAF"/>
    <w:rsid w:val="00C93104"/>
    <w:rsid w:val="00C93117"/>
    <w:rsid w:val="00C93331"/>
    <w:rsid w:val="00C9341F"/>
    <w:rsid w:val="00C93439"/>
    <w:rsid w:val="00C935D1"/>
    <w:rsid w:val="00C936F9"/>
    <w:rsid w:val="00C938F4"/>
    <w:rsid w:val="00C93997"/>
    <w:rsid w:val="00C939CA"/>
    <w:rsid w:val="00C93A73"/>
    <w:rsid w:val="00C93BA7"/>
    <w:rsid w:val="00C93D44"/>
    <w:rsid w:val="00C93FC4"/>
    <w:rsid w:val="00C94206"/>
    <w:rsid w:val="00C94262"/>
    <w:rsid w:val="00C9430A"/>
    <w:rsid w:val="00C9433D"/>
    <w:rsid w:val="00C94930"/>
    <w:rsid w:val="00C94B1D"/>
    <w:rsid w:val="00C94B93"/>
    <w:rsid w:val="00C94BE4"/>
    <w:rsid w:val="00C94EFE"/>
    <w:rsid w:val="00C950A9"/>
    <w:rsid w:val="00C951C6"/>
    <w:rsid w:val="00C952FF"/>
    <w:rsid w:val="00C955BB"/>
    <w:rsid w:val="00C956C2"/>
    <w:rsid w:val="00C95723"/>
    <w:rsid w:val="00C95A02"/>
    <w:rsid w:val="00C95C53"/>
    <w:rsid w:val="00C95CF8"/>
    <w:rsid w:val="00C95FC4"/>
    <w:rsid w:val="00C9618D"/>
    <w:rsid w:val="00C9619B"/>
    <w:rsid w:val="00C9657B"/>
    <w:rsid w:val="00C9659D"/>
    <w:rsid w:val="00C966D7"/>
    <w:rsid w:val="00C96738"/>
    <w:rsid w:val="00C96930"/>
    <w:rsid w:val="00C96A11"/>
    <w:rsid w:val="00C96D66"/>
    <w:rsid w:val="00C96E92"/>
    <w:rsid w:val="00C96F65"/>
    <w:rsid w:val="00C96F97"/>
    <w:rsid w:val="00C97033"/>
    <w:rsid w:val="00C9705D"/>
    <w:rsid w:val="00C970AE"/>
    <w:rsid w:val="00C970CC"/>
    <w:rsid w:val="00C974FE"/>
    <w:rsid w:val="00C977A5"/>
    <w:rsid w:val="00C977C8"/>
    <w:rsid w:val="00C97C4E"/>
    <w:rsid w:val="00C97C99"/>
    <w:rsid w:val="00C97CC4"/>
    <w:rsid w:val="00C97D72"/>
    <w:rsid w:val="00C97DBB"/>
    <w:rsid w:val="00C97DCB"/>
    <w:rsid w:val="00C97E19"/>
    <w:rsid w:val="00C97EEE"/>
    <w:rsid w:val="00C97F27"/>
    <w:rsid w:val="00CA01C5"/>
    <w:rsid w:val="00CA07E6"/>
    <w:rsid w:val="00CA0993"/>
    <w:rsid w:val="00CA0BD2"/>
    <w:rsid w:val="00CA0CE9"/>
    <w:rsid w:val="00CA0DF6"/>
    <w:rsid w:val="00CA0E16"/>
    <w:rsid w:val="00CA0F83"/>
    <w:rsid w:val="00CA101C"/>
    <w:rsid w:val="00CA187C"/>
    <w:rsid w:val="00CA196E"/>
    <w:rsid w:val="00CA19BD"/>
    <w:rsid w:val="00CA1BD7"/>
    <w:rsid w:val="00CA1D5B"/>
    <w:rsid w:val="00CA1F57"/>
    <w:rsid w:val="00CA202E"/>
    <w:rsid w:val="00CA20BE"/>
    <w:rsid w:val="00CA238B"/>
    <w:rsid w:val="00CA260E"/>
    <w:rsid w:val="00CA2A6D"/>
    <w:rsid w:val="00CA2C86"/>
    <w:rsid w:val="00CA2D72"/>
    <w:rsid w:val="00CA30D1"/>
    <w:rsid w:val="00CA30E7"/>
    <w:rsid w:val="00CA3156"/>
    <w:rsid w:val="00CA3263"/>
    <w:rsid w:val="00CA3494"/>
    <w:rsid w:val="00CA35F6"/>
    <w:rsid w:val="00CA36DD"/>
    <w:rsid w:val="00CA388E"/>
    <w:rsid w:val="00CA3B81"/>
    <w:rsid w:val="00CA3BAE"/>
    <w:rsid w:val="00CA3FE6"/>
    <w:rsid w:val="00CA4004"/>
    <w:rsid w:val="00CA408E"/>
    <w:rsid w:val="00CA42ED"/>
    <w:rsid w:val="00CA4613"/>
    <w:rsid w:val="00CA4931"/>
    <w:rsid w:val="00CA494D"/>
    <w:rsid w:val="00CA4984"/>
    <w:rsid w:val="00CA4BDA"/>
    <w:rsid w:val="00CA4C35"/>
    <w:rsid w:val="00CA4CE7"/>
    <w:rsid w:val="00CA4DF5"/>
    <w:rsid w:val="00CA5178"/>
    <w:rsid w:val="00CA521F"/>
    <w:rsid w:val="00CA5279"/>
    <w:rsid w:val="00CA528C"/>
    <w:rsid w:val="00CA52FD"/>
    <w:rsid w:val="00CA5480"/>
    <w:rsid w:val="00CA562E"/>
    <w:rsid w:val="00CA5795"/>
    <w:rsid w:val="00CA596A"/>
    <w:rsid w:val="00CA5E02"/>
    <w:rsid w:val="00CA5E2B"/>
    <w:rsid w:val="00CA5E80"/>
    <w:rsid w:val="00CA5EAF"/>
    <w:rsid w:val="00CA5F9B"/>
    <w:rsid w:val="00CA609A"/>
    <w:rsid w:val="00CA6159"/>
    <w:rsid w:val="00CA6171"/>
    <w:rsid w:val="00CA641A"/>
    <w:rsid w:val="00CA663C"/>
    <w:rsid w:val="00CA673C"/>
    <w:rsid w:val="00CA685F"/>
    <w:rsid w:val="00CA68F7"/>
    <w:rsid w:val="00CA69E2"/>
    <w:rsid w:val="00CA6A0B"/>
    <w:rsid w:val="00CA6E89"/>
    <w:rsid w:val="00CA710E"/>
    <w:rsid w:val="00CA7B08"/>
    <w:rsid w:val="00CA7B81"/>
    <w:rsid w:val="00CA7E2A"/>
    <w:rsid w:val="00CA7EF8"/>
    <w:rsid w:val="00CA7EFC"/>
    <w:rsid w:val="00CA7FCA"/>
    <w:rsid w:val="00CB0302"/>
    <w:rsid w:val="00CB056E"/>
    <w:rsid w:val="00CB05D0"/>
    <w:rsid w:val="00CB09D3"/>
    <w:rsid w:val="00CB0A2C"/>
    <w:rsid w:val="00CB0A85"/>
    <w:rsid w:val="00CB0EF1"/>
    <w:rsid w:val="00CB1434"/>
    <w:rsid w:val="00CB146F"/>
    <w:rsid w:val="00CB152A"/>
    <w:rsid w:val="00CB1531"/>
    <w:rsid w:val="00CB16AE"/>
    <w:rsid w:val="00CB1CF6"/>
    <w:rsid w:val="00CB1DD6"/>
    <w:rsid w:val="00CB2039"/>
    <w:rsid w:val="00CB21A6"/>
    <w:rsid w:val="00CB222D"/>
    <w:rsid w:val="00CB234D"/>
    <w:rsid w:val="00CB2412"/>
    <w:rsid w:val="00CB25C9"/>
    <w:rsid w:val="00CB26FA"/>
    <w:rsid w:val="00CB2B36"/>
    <w:rsid w:val="00CB30E6"/>
    <w:rsid w:val="00CB3102"/>
    <w:rsid w:val="00CB317F"/>
    <w:rsid w:val="00CB31E3"/>
    <w:rsid w:val="00CB32E9"/>
    <w:rsid w:val="00CB335D"/>
    <w:rsid w:val="00CB33DD"/>
    <w:rsid w:val="00CB351C"/>
    <w:rsid w:val="00CB36B8"/>
    <w:rsid w:val="00CB377F"/>
    <w:rsid w:val="00CB3930"/>
    <w:rsid w:val="00CB3C37"/>
    <w:rsid w:val="00CB3C58"/>
    <w:rsid w:val="00CB3DF8"/>
    <w:rsid w:val="00CB3E0C"/>
    <w:rsid w:val="00CB3F0B"/>
    <w:rsid w:val="00CB3FF5"/>
    <w:rsid w:val="00CB3FFC"/>
    <w:rsid w:val="00CB4077"/>
    <w:rsid w:val="00CB4372"/>
    <w:rsid w:val="00CB4503"/>
    <w:rsid w:val="00CB4B0D"/>
    <w:rsid w:val="00CB4B2D"/>
    <w:rsid w:val="00CB4CDC"/>
    <w:rsid w:val="00CB4D6B"/>
    <w:rsid w:val="00CB4F96"/>
    <w:rsid w:val="00CB52D8"/>
    <w:rsid w:val="00CB530F"/>
    <w:rsid w:val="00CB5385"/>
    <w:rsid w:val="00CB5586"/>
    <w:rsid w:val="00CB59EB"/>
    <w:rsid w:val="00CB59F1"/>
    <w:rsid w:val="00CB59F9"/>
    <w:rsid w:val="00CB5AF0"/>
    <w:rsid w:val="00CB5C20"/>
    <w:rsid w:val="00CB5E58"/>
    <w:rsid w:val="00CB5F36"/>
    <w:rsid w:val="00CB5FC4"/>
    <w:rsid w:val="00CB609B"/>
    <w:rsid w:val="00CB616B"/>
    <w:rsid w:val="00CB6507"/>
    <w:rsid w:val="00CB66B7"/>
    <w:rsid w:val="00CB673F"/>
    <w:rsid w:val="00CB67CC"/>
    <w:rsid w:val="00CB67DC"/>
    <w:rsid w:val="00CB6D85"/>
    <w:rsid w:val="00CB6E1E"/>
    <w:rsid w:val="00CB6EAB"/>
    <w:rsid w:val="00CB700F"/>
    <w:rsid w:val="00CB70F3"/>
    <w:rsid w:val="00CB71C0"/>
    <w:rsid w:val="00CB73DE"/>
    <w:rsid w:val="00CB7545"/>
    <w:rsid w:val="00CB7670"/>
    <w:rsid w:val="00CB79D8"/>
    <w:rsid w:val="00CB7ABE"/>
    <w:rsid w:val="00CB7AD8"/>
    <w:rsid w:val="00CB7BC4"/>
    <w:rsid w:val="00CB7C18"/>
    <w:rsid w:val="00CB7C36"/>
    <w:rsid w:val="00CB7C5A"/>
    <w:rsid w:val="00CB7D86"/>
    <w:rsid w:val="00CB7E51"/>
    <w:rsid w:val="00CC004C"/>
    <w:rsid w:val="00CC02C0"/>
    <w:rsid w:val="00CC04AD"/>
    <w:rsid w:val="00CC04CB"/>
    <w:rsid w:val="00CC0722"/>
    <w:rsid w:val="00CC07FE"/>
    <w:rsid w:val="00CC0811"/>
    <w:rsid w:val="00CC0852"/>
    <w:rsid w:val="00CC0887"/>
    <w:rsid w:val="00CC0A92"/>
    <w:rsid w:val="00CC0B16"/>
    <w:rsid w:val="00CC0BD8"/>
    <w:rsid w:val="00CC0C8A"/>
    <w:rsid w:val="00CC0DAF"/>
    <w:rsid w:val="00CC10D1"/>
    <w:rsid w:val="00CC11A6"/>
    <w:rsid w:val="00CC12AD"/>
    <w:rsid w:val="00CC1698"/>
    <w:rsid w:val="00CC1879"/>
    <w:rsid w:val="00CC1A9D"/>
    <w:rsid w:val="00CC1B1D"/>
    <w:rsid w:val="00CC1C08"/>
    <w:rsid w:val="00CC2204"/>
    <w:rsid w:val="00CC2263"/>
    <w:rsid w:val="00CC2319"/>
    <w:rsid w:val="00CC2360"/>
    <w:rsid w:val="00CC264C"/>
    <w:rsid w:val="00CC266F"/>
    <w:rsid w:val="00CC2810"/>
    <w:rsid w:val="00CC2A67"/>
    <w:rsid w:val="00CC2B94"/>
    <w:rsid w:val="00CC2BF0"/>
    <w:rsid w:val="00CC2C2A"/>
    <w:rsid w:val="00CC2EE6"/>
    <w:rsid w:val="00CC3038"/>
    <w:rsid w:val="00CC31C2"/>
    <w:rsid w:val="00CC3232"/>
    <w:rsid w:val="00CC32F0"/>
    <w:rsid w:val="00CC34DE"/>
    <w:rsid w:val="00CC3539"/>
    <w:rsid w:val="00CC3749"/>
    <w:rsid w:val="00CC3C7D"/>
    <w:rsid w:val="00CC3E54"/>
    <w:rsid w:val="00CC3ED3"/>
    <w:rsid w:val="00CC3F2E"/>
    <w:rsid w:val="00CC4190"/>
    <w:rsid w:val="00CC4792"/>
    <w:rsid w:val="00CC48B8"/>
    <w:rsid w:val="00CC48BC"/>
    <w:rsid w:val="00CC4C15"/>
    <w:rsid w:val="00CC4E91"/>
    <w:rsid w:val="00CC501F"/>
    <w:rsid w:val="00CC55CF"/>
    <w:rsid w:val="00CC568E"/>
    <w:rsid w:val="00CC58E1"/>
    <w:rsid w:val="00CC59CD"/>
    <w:rsid w:val="00CC5A94"/>
    <w:rsid w:val="00CC5CB2"/>
    <w:rsid w:val="00CC5DA0"/>
    <w:rsid w:val="00CC5E0F"/>
    <w:rsid w:val="00CC5F14"/>
    <w:rsid w:val="00CC6248"/>
    <w:rsid w:val="00CC635E"/>
    <w:rsid w:val="00CC6663"/>
    <w:rsid w:val="00CC6AE8"/>
    <w:rsid w:val="00CC6F10"/>
    <w:rsid w:val="00CC74A0"/>
    <w:rsid w:val="00CC7555"/>
    <w:rsid w:val="00CC77E7"/>
    <w:rsid w:val="00CC7964"/>
    <w:rsid w:val="00CC7D3F"/>
    <w:rsid w:val="00CC7D7E"/>
    <w:rsid w:val="00CD0148"/>
    <w:rsid w:val="00CD05F5"/>
    <w:rsid w:val="00CD0A60"/>
    <w:rsid w:val="00CD0B8C"/>
    <w:rsid w:val="00CD0C07"/>
    <w:rsid w:val="00CD0ED9"/>
    <w:rsid w:val="00CD105B"/>
    <w:rsid w:val="00CD11D4"/>
    <w:rsid w:val="00CD15B1"/>
    <w:rsid w:val="00CD1639"/>
    <w:rsid w:val="00CD1812"/>
    <w:rsid w:val="00CD1A5C"/>
    <w:rsid w:val="00CD1F89"/>
    <w:rsid w:val="00CD1FE0"/>
    <w:rsid w:val="00CD26E5"/>
    <w:rsid w:val="00CD2896"/>
    <w:rsid w:val="00CD2B21"/>
    <w:rsid w:val="00CD2FE0"/>
    <w:rsid w:val="00CD3045"/>
    <w:rsid w:val="00CD336A"/>
    <w:rsid w:val="00CD33AB"/>
    <w:rsid w:val="00CD371C"/>
    <w:rsid w:val="00CD374A"/>
    <w:rsid w:val="00CD37CC"/>
    <w:rsid w:val="00CD3812"/>
    <w:rsid w:val="00CD3A1E"/>
    <w:rsid w:val="00CD3A91"/>
    <w:rsid w:val="00CD3AA7"/>
    <w:rsid w:val="00CD3AFB"/>
    <w:rsid w:val="00CD3B5D"/>
    <w:rsid w:val="00CD3C2E"/>
    <w:rsid w:val="00CD3EE4"/>
    <w:rsid w:val="00CD3EEE"/>
    <w:rsid w:val="00CD3F38"/>
    <w:rsid w:val="00CD40FE"/>
    <w:rsid w:val="00CD41D1"/>
    <w:rsid w:val="00CD41DD"/>
    <w:rsid w:val="00CD457B"/>
    <w:rsid w:val="00CD47C9"/>
    <w:rsid w:val="00CD493D"/>
    <w:rsid w:val="00CD4A60"/>
    <w:rsid w:val="00CD4AFC"/>
    <w:rsid w:val="00CD4BA6"/>
    <w:rsid w:val="00CD4CFE"/>
    <w:rsid w:val="00CD4D19"/>
    <w:rsid w:val="00CD4D6A"/>
    <w:rsid w:val="00CD4E34"/>
    <w:rsid w:val="00CD4EFB"/>
    <w:rsid w:val="00CD50F0"/>
    <w:rsid w:val="00CD5287"/>
    <w:rsid w:val="00CD567F"/>
    <w:rsid w:val="00CD56A8"/>
    <w:rsid w:val="00CD56F4"/>
    <w:rsid w:val="00CD57F5"/>
    <w:rsid w:val="00CD5915"/>
    <w:rsid w:val="00CD5A94"/>
    <w:rsid w:val="00CD5C16"/>
    <w:rsid w:val="00CD5E77"/>
    <w:rsid w:val="00CD5EE5"/>
    <w:rsid w:val="00CD60A9"/>
    <w:rsid w:val="00CD6215"/>
    <w:rsid w:val="00CD6273"/>
    <w:rsid w:val="00CD6359"/>
    <w:rsid w:val="00CD64D8"/>
    <w:rsid w:val="00CD66A2"/>
    <w:rsid w:val="00CD66A5"/>
    <w:rsid w:val="00CD6726"/>
    <w:rsid w:val="00CD691D"/>
    <w:rsid w:val="00CD6AA1"/>
    <w:rsid w:val="00CD6CB4"/>
    <w:rsid w:val="00CD6EA1"/>
    <w:rsid w:val="00CD6F4A"/>
    <w:rsid w:val="00CD6FCC"/>
    <w:rsid w:val="00CD723D"/>
    <w:rsid w:val="00CD7493"/>
    <w:rsid w:val="00CD74DA"/>
    <w:rsid w:val="00CD785B"/>
    <w:rsid w:val="00CD78F8"/>
    <w:rsid w:val="00CD7C3C"/>
    <w:rsid w:val="00CD7D65"/>
    <w:rsid w:val="00CD7E7B"/>
    <w:rsid w:val="00CE0221"/>
    <w:rsid w:val="00CE02AF"/>
    <w:rsid w:val="00CE032F"/>
    <w:rsid w:val="00CE049C"/>
    <w:rsid w:val="00CE04CF"/>
    <w:rsid w:val="00CE04F6"/>
    <w:rsid w:val="00CE0522"/>
    <w:rsid w:val="00CE07C2"/>
    <w:rsid w:val="00CE0810"/>
    <w:rsid w:val="00CE085A"/>
    <w:rsid w:val="00CE0A2F"/>
    <w:rsid w:val="00CE0ABE"/>
    <w:rsid w:val="00CE0B06"/>
    <w:rsid w:val="00CE0CDA"/>
    <w:rsid w:val="00CE0FDD"/>
    <w:rsid w:val="00CE104E"/>
    <w:rsid w:val="00CE1651"/>
    <w:rsid w:val="00CE192F"/>
    <w:rsid w:val="00CE1A57"/>
    <w:rsid w:val="00CE1B00"/>
    <w:rsid w:val="00CE1D3D"/>
    <w:rsid w:val="00CE1FAE"/>
    <w:rsid w:val="00CE20A4"/>
    <w:rsid w:val="00CE2517"/>
    <w:rsid w:val="00CE2630"/>
    <w:rsid w:val="00CE28E0"/>
    <w:rsid w:val="00CE2A61"/>
    <w:rsid w:val="00CE2B5F"/>
    <w:rsid w:val="00CE2E04"/>
    <w:rsid w:val="00CE2EB0"/>
    <w:rsid w:val="00CE2FB0"/>
    <w:rsid w:val="00CE312F"/>
    <w:rsid w:val="00CE3445"/>
    <w:rsid w:val="00CE34C3"/>
    <w:rsid w:val="00CE35A0"/>
    <w:rsid w:val="00CE3779"/>
    <w:rsid w:val="00CE3942"/>
    <w:rsid w:val="00CE3BFF"/>
    <w:rsid w:val="00CE461C"/>
    <w:rsid w:val="00CE486E"/>
    <w:rsid w:val="00CE486F"/>
    <w:rsid w:val="00CE48E8"/>
    <w:rsid w:val="00CE49DC"/>
    <w:rsid w:val="00CE4A74"/>
    <w:rsid w:val="00CE4C6F"/>
    <w:rsid w:val="00CE5139"/>
    <w:rsid w:val="00CE5290"/>
    <w:rsid w:val="00CE539A"/>
    <w:rsid w:val="00CE5424"/>
    <w:rsid w:val="00CE546F"/>
    <w:rsid w:val="00CE57AC"/>
    <w:rsid w:val="00CE5866"/>
    <w:rsid w:val="00CE5B57"/>
    <w:rsid w:val="00CE5C10"/>
    <w:rsid w:val="00CE5D4F"/>
    <w:rsid w:val="00CE5F92"/>
    <w:rsid w:val="00CE5FE9"/>
    <w:rsid w:val="00CE6129"/>
    <w:rsid w:val="00CE61CC"/>
    <w:rsid w:val="00CE62AA"/>
    <w:rsid w:val="00CE62B2"/>
    <w:rsid w:val="00CE64C9"/>
    <w:rsid w:val="00CE6631"/>
    <w:rsid w:val="00CE6866"/>
    <w:rsid w:val="00CE6C33"/>
    <w:rsid w:val="00CE6CFE"/>
    <w:rsid w:val="00CE71BB"/>
    <w:rsid w:val="00CE75C4"/>
    <w:rsid w:val="00CE77A0"/>
    <w:rsid w:val="00CE77FB"/>
    <w:rsid w:val="00CE7AA5"/>
    <w:rsid w:val="00CE7EDA"/>
    <w:rsid w:val="00CE7F87"/>
    <w:rsid w:val="00CF0097"/>
    <w:rsid w:val="00CF042F"/>
    <w:rsid w:val="00CF0677"/>
    <w:rsid w:val="00CF0831"/>
    <w:rsid w:val="00CF09D7"/>
    <w:rsid w:val="00CF0A6E"/>
    <w:rsid w:val="00CF0D2B"/>
    <w:rsid w:val="00CF0DBE"/>
    <w:rsid w:val="00CF0F56"/>
    <w:rsid w:val="00CF0F69"/>
    <w:rsid w:val="00CF1165"/>
    <w:rsid w:val="00CF1483"/>
    <w:rsid w:val="00CF1674"/>
    <w:rsid w:val="00CF178E"/>
    <w:rsid w:val="00CF1AB6"/>
    <w:rsid w:val="00CF1B16"/>
    <w:rsid w:val="00CF1C48"/>
    <w:rsid w:val="00CF1D15"/>
    <w:rsid w:val="00CF262C"/>
    <w:rsid w:val="00CF29DD"/>
    <w:rsid w:val="00CF2A5D"/>
    <w:rsid w:val="00CF2C5B"/>
    <w:rsid w:val="00CF2D5B"/>
    <w:rsid w:val="00CF2DA0"/>
    <w:rsid w:val="00CF2FF7"/>
    <w:rsid w:val="00CF300C"/>
    <w:rsid w:val="00CF3451"/>
    <w:rsid w:val="00CF3461"/>
    <w:rsid w:val="00CF3532"/>
    <w:rsid w:val="00CF35F8"/>
    <w:rsid w:val="00CF3747"/>
    <w:rsid w:val="00CF3946"/>
    <w:rsid w:val="00CF3B01"/>
    <w:rsid w:val="00CF3B33"/>
    <w:rsid w:val="00CF3C65"/>
    <w:rsid w:val="00CF3DEC"/>
    <w:rsid w:val="00CF3FD4"/>
    <w:rsid w:val="00CF4168"/>
    <w:rsid w:val="00CF44AD"/>
    <w:rsid w:val="00CF477F"/>
    <w:rsid w:val="00CF49F8"/>
    <w:rsid w:val="00CF4A8B"/>
    <w:rsid w:val="00CF4C37"/>
    <w:rsid w:val="00CF4DB9"/>
    <w:rsid w:val="00CF4E14"/>
    <w:rsid w:val="00CF4F13"/>
    <w:rsid w:val="00CF51D4"/>
    <w:rsid w:val="00CF52BA"/>
    <w:rsid w:val="00CF5661"/>
    <w:rsid w:val="00CF56D7"/>
    <w:rsid w:val="00CF5777"/>
    <w:rsid w:val="00CF5829"/>
    <w:rsid w:val="00CF58A7"/>
    <w:rsid w:val="00CF58FF"/>
    <w:rsid w:val="00CF5BD5"/>
    <w:rsid w:val="00CF5E23"/>
    <w:rsid w:val="00CF5F7D"/>
    <w:rsid w:val="00CF5FC4"/>
    <w:rsid w:val="00CF60B2"/>
    <w:rsid w:val="00CF692E"/>
    <w:rsid w:val="00CF6BA2"/>
    <w:rsid w:val="00CF6E06"/>
    <w:rsid w:val="00CF6F2A"/>
    <w:rsid w:val="00CF724F"/>
    <w:rsid w:val="00CF7493"/>
    <w:rsid w:val="00CF756A"/>
    <w:rsid w:val="00CF75CA"/>
    <w:rsid w:val="00CF7AFC"/>
    <w:rsid w:val="00CF7C40"/>
    <w:rsid w:val="00CF7D28"/>
    <w:rsid w:val="00CF7F3B"/>
    <w:rsid w:val="00D0027E"/>
    <w:rsid w:val="00D0036C"/>
    <w:rsid w:val="00D003FF"/>
    <w:rsid w:val="00D009AE"/>
    <w:rsid w:val="00D00BB4"/>
    <w:rsid w:val="00D00CA6"/>
    <w:rsid w:val="00D0122A"/>
    <w:rsid w:val="00D012D0"/>
    <w:rsid w:val="00D013FE"/>
    <w:rsid w:val="00D015B8"/>
    <w:rsid w:val="00D01694"/>
    <w:rsid w:val="00D018B1"/>
    <w:rsid w:val="00D01A6C"/>
    <w:rsid w:val="00D0201E"/>
    <w:rsid w:val="00D02140"/>
    <w:rsid w:val="00D02197"/>
    <w:rsid w:val="00D022AE"/>
    <w:rsid w:val="00D0235D"/>
    <w:rsid w:val="00D02739"/>
    <w:rsid w:val="00D0287E"/>
    <w:rsid w:val="00D02C80"/>
    <w:rsid w:val="00D0309A"/>
    <w:rsid w:val="00D030A7"/>
    <w:rsid w:val="00D0316D"/>
    <w:rsid w:val="00D032B7"/>
    <w:rsid w:val="00D0330C"/>
    <w:rsid w:val="00D03348"/>
    <w:rsid w:val="00D0354C"/>
    <w:rsid w:val="00D03875"/>
    <w:rsid w:val="00D03AFD"/>
    <w:rsid w:val="00D03BF2"/>
    <w:rsid w:val="00D03D0B"/>
    <w:rsid w:val="00D03E03"/>
    <w:rsid w:val="00D03F1F"/>
    <w:rsid w:val="00D0405E"/>
    <w:rsid w:val="00D042C9"/>
    <w:rsid w:val="00D0434D"/>
    <w:rsid w:val="00D045AD"/>
    <w:rsid w:val="00D0479B"/>
    <w:rsid w:val="00D04909"/>
    <w:rsid w:val="00D04B0C"/>
    <w:rsid w:val="00D04B1B"/>
    <w:rsid w:val="00D04BD2"/>
    <w:rsid w:val="00D04D8E"/>
    <w:rsid w:val="00D04F00"/>
    <w:rsid w:val="00D050B5"/>
    <w:rsid w:val="00D053B6"/>
    <w:rsid w:val="00D05A5F"/>
    <w:rsid w:val="00D05D3A"/>
    <w:rsid w:val="00D05E7E"/>
    <w:rsid w:val="00D05FF8"/>
    <w:rsid w:val="00D060AA"/>
    <w:rsid w:val="00D06169"/>
    <w:rsid w:val="00D06220"/>
    <w:rsid w:val="00D0628F"/>
    <w:rsid w:val="00D06296"/>
    <w:rsid w:val="00D0670F"/>
    <w:rsid w:val="00D06771"/>
    <w:rsid w:val="00D068FB"/>
    <w:rsid w:val="00D069A6"/>
    <w:rsid w:val="00D069F2"/>
    <w:rsid w:val="00D06AA0"/>
    <w:rsid w:val="00D06D7C"/>
    <w:rsid w:val="00D0706A"/>
    <w:rsid w:val="00D07145"/>
    <w:rsid w:val="00D07419"/>
    <w:rsid w:val="00D0754D"/>
    <w:rsid w:val="00D07A3D"/>
    <w:rsid w:val="00D07A45"/>
    <w:rsid w:val="00D07B29"/>
    <w:rsid w:val="00D07B98"/>
    <w:rsid w:val="00D07BD2"/>
    <w:rsid w:val="00D07D24"/>
    <w:rsid w:val="00D10413"/>
    <w:rsid w:val="00D104C1"/>
    <w:rsid w:val="00D10564"/>
    <w:rsid w:val="00D105F2"/>
    <w:rsid w:val="00D10B63"/>
    <w:rsid w:val="00D10B91"/>
    <w:rsid w:val="00D10D05"/>
    <w:rsid w:val="00D10E83"/>
    <w:rsid w:val="00D1107C"/>
    <w:rsid w:val="00D110FD"/>
    <w:rsid w:val="00D114C6"/>
    <w:rsid w:val="00D11B56"/>
    <w:rsid w:val="00D11CBE"/>
    <w:rsid w:val="00D11F05"/>
    <w:rsid w:val="00D11F18"/>
    <w:rsid w:val="00D11F2D"/>
    <w:rsid w:val="00D12112"/>
    <w:rsid w:val="00D12268"/>
    <w:rsid w:val="00D12314"/>
    <w:rsid w:val="00D126BA"/>
    <w:rsid w:val="00D127AC"/>
    <w:rsid w:val="00D12BB5"/>
    <w:rsid w:val="00D12BEB"/>
    <w:rsid w:val="00D12C53"/>
    <w:rsid w:val="00D12C9A"/>
    <w:rsid w:val="00D12CF5"/>
    <w:rsid w:val="00D12E36"/>
    <w:rsid w:val="00D12EE8"/>
    <w:rsid w:val="00D12F48"/>
    <w:rsid w:val="00D12FF2"/>
    <w:rsid w:val="00D13183"/>
    <w:rsid w:val="00D13441"/>
    <w:rsid w:val="00D134A6"/>
    <w:rsid w:val="00D13526"/>
    <w:rsid w:val="00D135E0"/>
    <w:rsid w:val="00D13685"/>
    <w:rsid w:val="00D136D0"/>
    <w:rsid w:val="00D13AA8"/>
    <w:rsid w:val="00D13B24"/>
    <w:rsid w:val="00D13BFA"/>
    <w:rsid w:val="00D13CAA"/>
    <w:rsid w:val="00D13FFF"/>
    <w:rsid w:val="00D1430E"/>
    <w:rsid w:val="00D14321"/>
    <w:rsid w:val="00D143E9"/>
    <w:rsid w:val="00D1448E"/>
    <w:rsid w:val="00D14526"/>
    <w:rsid w:val="00D1460B"/>
    <w:rsid w:val="00D14DEF"/>
    <w:rsid w:val="00D14E57"/>
    <w:rsid w:val="00D14E68"/>
    <w:rsid w:val="00D14FC9"/>
    <w:rsid w:val="00D151FA"/>
    <w:rsid w:val="00D156AB"/>
    <w:rsid w:val="00D1574B"/>
    <w:rsid w:val="00D157E8"/>
    <w:rsid w:val="00D15860"/>
    <w:rsid w:val="00D158E6"/>
    <w:rsid w:val="00D1593F"/>
    <w:rsid w:val="00D15946"/>
    <w:rsid w:val="00D15963"/>
    <w:rsid w:val="00D15B10"/>
    <w:rsid w:val="00D15B22"/>
    <w:rsid w:val="00D15C2D"/>
    <w:rsid w:val="00D15F8F"/>
    <w:rsid w:val="00D160A8"/>
    <w:rsid w:val="00D1612E"/>
    <w:rsid w:val="00D16251"/>
    <w:rsid w:val="00D1638A"/>
    <w:rsid w:val="00D16403"/>
    <w:rsid w:val="00D16429"/>
    <w:rsid w:val="00D16443"/>
    <w:rsid w:val="00D16459"/>
    <w:rsid w:val="00D164CE"/>
    <w:rsid w:val="00D16732"/>
    <w:rsid w:val="00D16792"/>
    <w:rsid w:val="00D16C59"/>
    <w:rsid w:val="00D16CF2"/>
    <w:rsid w:val="00D16E18"/>
    <w:rsid w:val="00D16F94"/>
    <w:rsid w:val="00D1705A"/>
    <w:rsid w:val="00D17145"/>
    <w:rsid w:val="00D172BD"/>
    <w:rsid w:val="00D176B5"/>
    <w:rsid w:val="00D177EE"/>
    <w:rsid w:val="00D178E6"/>
    <w:rsid w:val="00D17EF2"/>
    <w:rsid w:val="00D17FB3"/>
    <w:rsid w:val="00D205DB"/>
    <w:rsid w:val="00D20636"/>
    <w:rsid w:val="00D2076B"/>
    <w:rsid w:val="00D2092B"/>
    <w:rsid w:val="00D20C27"/>
    <w:rsid w:val="00D20C4E"/>
    <w:rsid w:val="00D20D4B"/>
    <w:rsid w:val="00D20FB5"/>
    <w:rsid w:val="00D211E6"/>
    <w:rsid w:val="00D212F7"/>
    <w:rsid w:val="00D213EA"/>
    <w:rsid w:val="00D213F8"/>
    <w:rsid w:val="00D21C48"/>
    <w:rsid w:val="00D21D42"/>
    <w:rsid w:val="00D21F8A"/>
    <w:rsid w:val="00D21FB4"/>
    <w:rsid w:val="00D21FE3"/>
    <w:rsid w:val="00D22050"/>
    <w:rsid w:val="00D224BD"/>
    <w:rsid w:val="00D22643"/>
    <w:rsid w:val="00D22661"/>
    <w:rsid w:val="00D22955"/>
    <w:rsid w:val="00D22B44"/>
    <w:rsid w:val="00D22D47"/>
    <w:rsid w:val="00D22FC6"/>
    <w:rsid w:val="00D23142"/>
    <w:rsid w:val="00D23384"/>
    <w:rsid w:val="00D234D2"/>
    <w:rsid w:val="00D236B8"/>
    <w:rsid w:val="00D238F0"/>
    <w:rsid w:val="00D2394E"/>
    <w:rsid w:val="00D23955"/>
    <w:rsid w:val="00D23E9E"/>
    <w:rsid w:val="00D23F66"/>
    <w:rsid w:val="00D240C1"/>
    <w:rsid w:val="00D241B1"/>
    <w:rsid w:val="00D2454F"/>
    <w:rsid w:val="00D2456D"/>
    <w:rsid w:val="00D24679"/>
    <w:rsid w:val="00D249F9"/>
    <w:rsid w:val="00D24B03"/>
    <w:rsid w:val="00D24BC0"/>
    <w:rsid w:val="00D24C14"/>
    <w:rsid w:val="00D24CEC"/>
    <w:rsid w:val="00D24D70"/>
    <w:rsid w:val="00D25659"/>
    <w:rsid w:val="00D257C2"/>
    <w:rsid w:val="00D25FF1"/>
    <w:rsid w:val="00D26000"/>
    <w:rsid w:val="00D26028"/>
    <w:rsid w:val="00D26064"/>
    <w:rsid w:val="00D2609F"/>
    <w:rsid w:val="00D260EA"/>
    <w:rsid w:val="00D261DF"/>
    <w:rsid w:val="00D261E3"/>
    <w:rsid w:val="00D267DE"/>
    <w:rsid w:val="00D26835"/>
    <w:rsid w:val="00D26911"/>
    <w:rsid w:val="00D269AC"/>
    <w:rsid w:val="00D26A0E"/>
    <w:rsid w:val="00D26A9A"/>
    <w:rsid w:val="00D26EAE"/>
    <w:rsid w:val="00D26F5C"/>
    <w:rsid w:val="00D271B4"/>
    <w:rsid w:val="00D271DF"/>
    <w:rsid w:val="00D273F4"/>
    <w:rsid w:val="00D274AC"/>
    <w:rsid w:val="00D27742"/>
    <w:rsid w:val="00D279ED"/>
    <w:rsid w:val="00D27E4D"/>
    <w:rsid w:val="00D27EBE"/>
    <w:rsid w:val="00D3072F"/>
    <w:rsid w:val="00D30942"/>
    <w:rsid w:val="00D30BAF"/>
    <w:rsid w:val="00D30E71"/>
    <w:rsid w:val="00D30F74"/>
    <w:rsid w:val="00D31082"/>
    <w:rsid w:val="00D31319"/>
    <w:rsid w:val="00D3148C"/>
    <w:rsid w:val="00D315DD"/>
    <w:rsid w:val="00D3162F"/>
    <w:rsid w:val="00D31829"/>
    <w:rsid w:val="00D31965"/>
    <w:rsid w:val="00D31B98"/>
    <w:rsid w:val="00D31D54"/>
    <w:rsid w:val="00D31D64"/>
    <w:rsid w:val="00D31D6C"/>
    <w:rsid w:val="00D31DB1"/>
    <w:rsid w:val="00D321B8"/>
    <w:rsid w:val="00D321C2"/>
    <w:rsid w:val="00D32212"/>
    <w:rsid w:val="00D322AD"/>
    <w:rsid w:val="00D3271B"/>
    <w:rsid w:val="00D328AD"/>
    <w:rsid w:val="00D32AD7"/>
    <w:rsid w:val="00D32B9E"/>
    <w:rsid w:val="00D32D0D"/>
    <w:rsid w:val="00D32EAA"/>
    <w:rsid w:val="00D32EDE"/>
    <w:rsid w:val="00D32EF9"/>
    <w:rsid w:val="00D32EFF"/>
    <w:rsid w:val="00D331CA"/>
    <w:rsid w:val="00D3322B"/>
    <w:rsid w:val="00D33284"/>
    <w:rsid w:val="00D332A4"/>
    <w:rsid w:val="00D33495"/>
    <w:rsid w:val="00D33741"/>
    <w:rsid w:val="00D33FEC"/>
    <w:rsid w:val="00D34071"/>
    <w:rsid w:val="00D34321"/>
    <w:rsid w:val="00D34352"/>
    <w:rsid w:val="00D344A2"/>
    <w:rsid w:val="00D346A9"/>
    <w:rsid w:val="00D34765"/>
    <w:rsid w:val="00D347C9"/>
    <w:rsid w:val="00D3489A"/>
    <w:rsid w:val="00D34B7F"/>
    <w:rsid w:val="00D34C77"/>
    <w:rsid w:val="00D34CC0"/>
    <w:rsid w:val="00D34CF3"/>
    <w:rsid w:val="00D34E55"/>
    <w:rsid w:val="00D34EFB"/>
    <w:rsid w:val="00D34F1B"/>
    <w:rsid w:val="00D34F8F"/>
    <w:rsid w:val="00D3537A"/>
    <w:rsid w:val="00D354A7"/>
    <w:rsid w:val="00D356E6"/>
    <w:rsid w:val="00D35A24"/>
    <w:rsid w:val="00D35A52"/>
    <w:rsid w:val="00D35F00"/>
    <w:rsid w:val="00D35F6F"/>
    <w:rsid w:val="00D36045"/>
    <w:rsid w:val="00D365B3"/>
    <w:rsid w:val="00D36653"/>
    <w:rsid w:val="00D366B4"/>
    <w:rsid w:val="00D36739"/>
    <w:rsid w:val="00D367CE"/>
    <w:rsid w:val="00D367F6"/>
    <w:rsid w:val="00D36AE8"/>
    <w:rsid w:val="00D36E28"/>
    <w:rsid w:val="00D36F78"/>
    <w:rsid w:val="00D3725A"/>
    <w:rsid w:val="00D37492"/>
    <w:rsid w:val="00D37CBC"/>
    <w:rsid w:val="00D37E1A"/>
    <w:rsid w:val="00D37E4B"/>
    <w:rsid w:val="00D40006"/>
    <w:rsid w:val="00D40219"/>
    <w:rsid w:val="00D4029E"/>
    <w:rsid w:val="00D4061C"/>
    <w:rsid w:val="00D40739"/>
    <w:rsid w:val="00D407E9"/>
    <w:rsid w:val="00D40910"/>
    <w:rsid w:val="00D40A27"/>
    <w:rsid w:val="00D41011"/>
    <w:rsid w:val="00D4104E"/>
    <w:rsid w:val="00D41235"/>
    <w:rsid w:val="00D41382"/>
    <w:rsid w:val="00D413B8"/>
    <w:rsid w:val="00D41461"/>
    <w:rsid w:val="00D4155C"/>
    <w:rsid w:val="00D41A1E"/>
    <w:rsid w:val="00D41CB2"/>
    <w:rsid w:val="00D41EB2"/>
    <w:rsid w:val="00D42155"/>
    <w:rsid w:val="00D421D7"/>
    <w:rsid w:val="00D4225B"/>
    <w:rsid w:val="00D4229D"/>
    <w:rsid w:val="00D423A7"/>
    <w:rsid w:val="00D427A2"/>
    <w:rsid w:val="00D42C5E"/>
    <w:rsid w:val="00D42EAB"/>
    <w:rsid w:val="00D432F1"/>
    <w:rsid w:val="00D434F8"/>
    <w:rsid w:val="00D43566"/>
    <w:rsid w:val="00D435F2"/>
    <w:rsid w:val="00D4363C"/>
    <w:rsid w:val="00D43711"/>
    <w:rsid w:val="00D43CC3"/>
    <w:rsid w:val="00D43D2D"/>
    <w:rsid w:val="00D43DBD"/>
    <w:rsid w:val="00D43E68"/>
    <w:rsid w:val="00D43EDE"/>
    <w:rsid w:val="00D44122"/>
    <w:rsid w:val="00D44294"/>
    <w:rsid w:val="00D44649"/>
    <w:rsid w:val="00D44798"/>
    <w:rsid w:val="00D448FA"/>
    <w:rsid w:val="00D44B45"/>
    <w:rsid w:val="00D44D8A"/>
    <w:rsid w:val="00D44FA7"/>
    <w:rsid w:val="00D45136"/>
    <w:rsid w:val="00D45171"/>
    <w:rsid w:val="00D452B2"/>
    <w:rsid w:val="00D4533F"/>
    <w:rsid w:val="00D45405"/>
    <w:rsid w:val="00D454C3"/>
    <w:rsid w:val="00D456B9"/>
    <w:rsid w:val="00D45935"/>
    <w:rsid w:val="00D45A98"/>
    <w:rsid w:val="00D45D06"/>
    <w:rsid w:val="00D45F3D"/>
    <w:rsid w:val="00D4603C"/>
    <w:rsid w:val="00D460A0"/>
    <w:rsid w:val="00D46116"/>
    <w:rsid w:val="00D4612E"/>
    <w:rsid w:val="00D463B9"/>
    <w:rsid w:val="00D46408"/>
    <w:rsid w:val="00D46453"/>
    <w:rsid w:val="00D46716"/>
    <w:rsid w:val="00D46764"/>
    <w:rsid w:val="00D468D5"/>
    <w:rsid w:val="00D46A1A"/>
    <w:rsid w:val="00D46F23"/>
    <w:rsid w:val="00D46FBC"/>
    <w:rsid w:val="00D47373"/>
    <w:rsid w:val="00D47603"/>
    <w:rsid w:val="00D47829"/>
    <w:rsid w:val="00D47A1D"/>
    <w:rsid w:val="00D47BA3"/>
    <w:rsid w:val="00D47C83"/>
    <w:rsid w:val="00D47FA0"/>
    <w:rsid w:val="00D4F2C1"/>
    <w:rsid w:val="00D50103"/>
    <w:rsid w:val="00D5021A"/>
    <w:rsid w:val="00D50853"/>
    <w:rsid w:val="00D50C09"/>
    <w:rsid w:val="00D50E64"/>
    <w:rsid w:val="00D5105F"/>
    <w:rsid w:val="00D51152"/>
    <w:rsid w:val="00D51290"/>
    <w:rsid w:val="00D512FD"/>
    <w:rsid w:val="00D5132E"/>
    <w:rsid w:val="00D51358"/>
    <w:rsid w:val="00D5181B"/>
    <w:rsid w:val="00D51B28"/>
    <w:rsid w:val="00D51DC0"/>
    <w:rsid w:val="00D51DDD"/>
    <w:rsid w:val="00D51E1C"/>
    <w:rsid w:val="00D520EE"/>
    <w:rsid w:val="00D52168"/>
    <w:rsid w:val="00D521BD"/>
    <w:rsid w:val="00D524FF"/>
    <w:rsid w:val="00D529CA"/>
    <w:rsid w:val="00D52B1A"/>
    <w:rsid w:val="00D52B27"/>
    <w:rsid w:val="00D52BDA"/>
    <w:rsid w:val="00D52D54"/>
    <w:rsid w:val="00D52EF7"/>
    <w:rsid w:val="00D52FDA"/>
    <w:rsid w:val="00D53015"/>
    <w:rsid w:val="00D532B1"/>
    <w:rsid w:val="00D534B0"/>
    <w:rsid w:val="00D5358E"/>
    <w:rsid w:val="00D53B5B"/>
    <w:rsid w:val="00D53E9E"/>
    <w:rsid w:val="00D540AA"/>
    <w:rsid w:val="00D540AD"/>
    <w:rsid w:val="00D54403"/>
    <w:rsid w:val="00D54482"/>
    <w:rsid w:val="00D54541"/>
    <w:rsid w:val="00D545DB"/>
    <w:rsid w:val="00D54A4F"/>
    <w:rsid w:val="00D54B64"/>
    <w:rsid w:val="00D54EE3"/>
    <w:rsid w:val="00D54F2A"/>
    <w:rsid w:val="00D550D5"/>
    <w:rsid w:val="00D551BA"/>
    <w:rsid w:val="00D55384"/>
    <w:rsid w:val="00D55557"/>
    <w:rsid w:val="00D55712"/>
    <w:rsid w:val="00D55748"/>
    <w:rsid w:val="00D5576C"/>
    <w:rsid w:val="00D55776"/>
    <w:rsid w:val="00D55805"/>
    <w:rsid w:val="00D5589C"/>
    <w:rsid w:val="00D55908"/>
    <w:rsid w:val="00D559FC"/>
    <w:rsid w:val="00D56348"/>
    <w:rsid w:val="00D5647D"/>
    <w:rsid w:val="00D56542"/>
    <w:rsid w:val="00D56588"/>
    <w:rsid w:val="00D565B0"/>
    <w:rsid w:val="00D5660E"/>
    <w:rsid w:val="00D567D2"/>
    <w:rsid w:val="00D568EE"/>
    <w:rsid w:val="00D569EA"/>
    <w:rsid w:val="00D56BDF"/>
    <w:rsid w:val="00D56C8C"/>
    <w:rsid w:val="00D56CF6"/>
    <w:rsid w:val="00D56F62"/>
    <w:rsid w:val="00D571A5"/>
    <w:rsid w:val="00D571F5"/>
    <w:rsid w:val="00D5744D"/>
    <w:rsid w:val="00D575AB"/>
    <w:rsid w:val="00D57705"/>
    <w:rsid w:val="00D57B1F"/>
    <w:rsid w:val="00D57BDD"/>
    <w:rsid w:val="00D57EAC"/>
    <w:rsid w:val="00D57FD3"/>
    <w:rsid w:val="00D6008D"/>
    <w:rsid w:val="00D600BC"/>
    <w:rsid w:val="00D600DB"/>
    <w:rsid w:val="00D601FC"/>
    <w:rsid w:val="00D604BA"/>
    <w:rsid w:val="00D60515"/>
    <w:rsid w:val="00D60803"/>
    <w:rsid w:val="00D60B2A"/>
    <w:rsid w:val="00D60BE0"/>
    <w:rsid w:val="00D60E91"/>
    <w:rsid w:val="00D61131"/>
    <w:rsid w:val="00D61306"/>
    <w:rsid w:val="00D6153D"/>
    <w:rsid w:val="00D61606"/>
    <w:rsid w:val="00D61B99"/>
    <w:rsid w:val="00D61BB8"/>
    <w:rsid w:val="00D61CD7"/>
    <w:rsid w:val="00D620AD"/>
    <w:rsid w:val="00D62485"/>
    <w:rsid w:val="00D62681"/>
    <w:rsid w:val="00D62815"/>
    <w:rsid w:val="00D62A84"/>
    <w:rsid w:val="00D62ACC"/>
    <w:rsid w:val="00D62E51"/>
    <w:rsid w:val="00D62F89"/>
    <w:rsid w:val="00D63078"/>
    <w:rsid w:val="00D63171"/>
    <w:rsid w:val="00D632EC"/>
    <w:rsid w:val="00D632ED"/>
    <w:rsid w:val="00D63335"/>
    <w:rsid w:val="00D63590"/>
    <w:rsid w:val="00D6377F"/>
    <w:rsid w:val="00D637A5"/>
    <w:rsid w:val="00D63D1D"/>
    <w:rsid w:val="00D64079"/>
    <w:rsid w:val="00D64315"/>
    <w:rsid w:val="00D645D4"/>
    <w:rsid w:val="00D6469A"/>
    <w:rsid w:val="00D647C9"/>
    <w:rsid w:val="00D649F4"/>
    <w:rsid w:val="00D64A32"/>
    <w:rsid w:val="00D64B9F"/>
    <w:rsid w:val="00D64BF2"/>
    <w:rsid w:val="00D64F71"/>
    <w:rsid w:val="00D64FBC"/>
    <w:rsid w:val="00D64FF9"/>
    <w:rsid w:val="00D650EA"/>
    <w:rsid w:val="00D6527C"/>
    <w:rsid w:val="00D655DC"/>
    <w:rsid w:val="00D65671"/>
    <w:rsid w:val="00D657A5"/>
    <w:rsid w:val="00D65B16"/>
    <w:rsid w:val="00D65B94"/>
    <w:rsid w:val="00D65DA1"/>
    <w:rsid w:val="00D660F3"/>
    <w:rsid w:val="00D661FA"/>
    <w:rsid w:val="00D664FB"/>
    <w:rsid w:val="00D665BE"/>
    <w:rsid w:val="00D66654"/>
    <w:rsid w:val="00D66966"/>
    <w:rsid w:val="00D669E9"/>
    <w:rsid w:val="00D66D1E"/>
    <w:rsid w:val="00D67230"/>
    <w:rsid w:val="00D672B8"/>
    <w:rsid w:val="00D67313"/>
    <w:rsid w:val="00D67354"/>
    <w:rsid w:val="00D67434"/>
    <w:rsid w:val="00D675A4"/>
    <w:rsid w:val="00D675FC"/>
    <w:rsid w:val="00D6760B"/>
    <w:rsid w:val="00D678DB"/>
    <w:rsid w:val="00D67917"/>
    <w:rsid w:val="00D67952"/>
    <w:rsid w:val="00D67A6F"/>
    <w:rsid w:val="00D67C47"/>
    <w:rsid w:val="00D67E93"/>
    <w:rsid w:val="00D67EA7"/>
    <w:rsid w:val="00D7012E"/>
    <w:rsid w:val="00D70149"/>
    <w:rsid w:val="00D70665"/>
    <w:rsid w:val="00D70896"/>
    <w:rsid w:val="00D70A39"/>
    <w:rsid w:val="00D70A65"/>
    <w:rsid w:val="00D70B05"/>
    <w:rsid w:val="00D70C61"/>
    <w:rsid w:val="00D70D05"/>
    <w:rsid w:val="00D7120C"/>
    <w:rsid w:val="00D71394"/>
    <w:rsid w:val="00D7166B"/>
    <w:rsid w:val="00D71756"/>
    <w:rsid w:val="00D71818"/>
    <w:rsid w:val="00D7182F"/>
    <w:rsid w:val="00D7192D"/>
    <w:rsid w:val="00D71966"/>
    <w:rsid w:val="00D71A57"/>
    <w:rsid w:val="00D71B3F"/>
    <w:rsid w:val="00D71E9D"/>
    <w:rsid w:val="00D722D2"/>
    <w:rsid w:val="00D72379"/>
    <w:rsid w:val="00D72717"/>
    <w:rsid w:val="00D7284D"/>
    <w:rsid w:val="00D7288D"/>
    <w:rsid w:val="00D72895"/>
    <w:rsid w:val="00D72960"/>
    <w:rsid w:val="00D72972"/>
    <w:rsid w:val="00D729B6"/>
    <w:rsid w:val="00D72FC3"/>
    <w:rsid w:val="00D73174"/>
    <w:rsid w:val="00D731C1"/>
    <w:rsid w:val="00D7325D"/>
    <w:rsid w:val="00D7345E"/>
    <w:rsid w:val="00D7355F"/>
    <w:rsid w:val="00D735C7"/>
    <w:rsid w:val="00D736EE"/>
    <w:rsid w:val="00D738DF"/>
    <w:rsid w:val="00D73BCE"/>
    <w:rsid w:val="00D73BDD"/>
    <w:rsid w:val="00D73DEA"/>
    <w:rsid w:val="00D74560"/>
    <w:rsid w:val="00D745E7"/>
    <w:rsid w:val="00D749E1"/>
    <w:rsid w:val="00D74B50"/>
    <w:rsid w:val="00D74C35"/>
    <w:rsid w:val="00D74DC2"/>
    <w:rsid w:val="00D750BD"/>
    <w:rsid w:val="00D7515D"/>
    <w:rsid w:val="00D7516D"/>
    <w:rsid w:val="00D75434"/>
    <w:rsid w:val="00D75455"/>
    <w:rsid w:val="00D75573"/>
    <w:rsid w:val="00D7583D"/>
    <w:rsid w:val="00D75963"/>
    <w:rsid w:val="00D75E28"/>
    <w:rsid w:val="00D75F38"/>
    <w:rsid w:val="00D7618F"/>
    <w:rsid w:val="00D762FF"/>
    <w:rsid w:val="00D764A7"/>
    <w:rsid w:val="00D765AF"/>
    <w:rsid w:val="00D7677C"/>
    <w:rsid w:val="00D767D7"/>
    <w:rsid w:val="00D7696F"/>
    <w:rsid w:val="00D76BC0"/>
    <w:rsid w:val="00D76EEC"/>
    <w:rsid w:val="00D774A1"/>
    <w:rsid w:val="00D774F9"/>
    <w:rsid w:val="00D77963"/>
    <w:rsid w:val="00D77D9C"/>
    <w:rsid w:val="00D77F1E"/>
    <w:rsid w:val="00D8027D"/>
    <w:rsid w:val="00D802EA"/>
    <w:rsid w:val="00D803BB"/>
    <w:rsid w:val="00D804AB"/>
    <w:rsid w:val="00D80632"/>
    <w:rsid w:val="00D80694"/>
    <w:rsid w:val="00D807C9"/>
    <w:rsid w:val="00D8082F"/>
    <w:rsid w:val="00D80A7F"/>
    <w:rsid w:val="00D80AE9"/>
    <w:rsid w:val="00D80B64"/>
    <w:rsid w:val="00D80C81"/>
    <w:rsid w:val="00D80D20"/>
    <w:rsid w:val="00D81237"/>
    <w:rsid w:val="00D8127C"/>
    <w:rsid w:val="00D81595"/>
    <w:rsid w:val="00D81712"/>
    <w:rsid w:val="00D817F9"/>
    <w:rsid w:val="00D81958"/>
    <w:rsid w:val="00D81A38"/>
    <w:rsid w:val="00D81C19"/>
    <w:rsid w:val="00D81D82"/>
    <w:rsid w:val="00D81E26"/>
    <w:rsid w:val="00D820D7"/>
    <w:rsid w:val="00D8213B"/>
    <w:rsid w:val="00D8218C"/>
    <w:rsid w:val="00D821F7"/>
    <w:rsid w:val="00D823C4"/>
    <w:rsid w:val="00D82668"/>
    <w:rsid w:val="00D82745"/>
    <w:rsid w:val="00D8298E"/>
    <w:rsid w:val="00D82AC9"/>
    <w:rsid w:val="00D82AD6"/>
    <w:rsid w:val="00D82E9E"/>
    <w:rsid w:val="00D82FB9"/>
    <w:rsid w:val="00D83234"/>
    <w:rsid w:val="00D8339D"/>
    <w:rsid w:val="00D837D9"/>
    <w:rsid w:val="00D8396A"/>
    <w:rsid w:val="00D83B60"/>
    <w:rsid w:val="00D83BE5"/>
    <w:rsid w:val="00D83C09"/>
    <w:rsid w:val="00D8413C"/>
    <w:rsid w:val="00D84495"/>
    <w:rsid w:val="00D844A3"/>
    <w:rsid w:val="00D845EF"/>
    <w:rsid w:val="00D8468B"/>
    <w:rsid w:val="00D84778"/>
    <w:rsid w:val="00D8478C"/>
    <w:rsid w:val="00D8479A"/>
    <w:rsid w:val="00D8491D"/>
    <w:rsid w:val="00D8496D"/>
    <w:rsid w:val="00D84BA7"/>
    <w:rsid w:val="00D84BF6"/>
    <w:rsid w:val="00D84EC3"/>
    <w:rsid w:val="00D85082"/>
    <w:rsid w:val="00D85237"/>
    <w:rsid w:val="00D8531E"/>
    <w:rsid w:val="00D8546B"/>
    <w:rsid w:val="00D85653"/>
    <w:rsid w:val="00D857C0"/>
    <w:rsid w:val="00D85988"/>
    <w:rsid w:val="00D859B0"/>
    <w:rsid w:val="00D85B7F"/>
    <w:rsid w:val="00D85BDD"/>
    <w:rsid w:val="00D85C5E"/>
    <w:rsid w:val="00D85E09"/>
    <w:rsid w:val="00D85F60"/>
    <w:rsid w:val="00D861C5"/>
    <w:rsid w:val="00D861E8"/>
    <w:rsid w:val="00D86240"/>
    <w:rsid w:val="00D863FD"/>
    <w:rsid w:val="00D86476"/>
    <w:rsid w:val="00D866A6"/>
    <w:rsid w:val="00D866DE"/>
    <w:rsid w:val="00D86709"/>
    <w:rsid w:val="00D86749"/>
    <w:rsid w:val="00D868B4"/>
    <w:rsid w:val="00D8690A"/>
    <w:rsid w:val="00D86E85"/>
    <w:rsid w:val="00D86FEE"/>
    <w:rsid w:val="00D87054"/>
    <w:rsid w:val="00D87396"/>
    <w:rsid w:val="00D876A9"/>
    <w:rsid w:val="00D876F2"/>
    <w:rsid w:val="00D87736"/>
    <w:rsid w:val="00D879B4"/>
    <w:rsid w:val="00D87B7F"/>
    <w:rsid w:val="00D87B81"/>
    <w:rsid w:val="00D87BA6"/>
    <w:rsid w:val="00D87C9C"/>
    <w:rsid w:val="00D87CFA"/>
    <w:rsid w:val="00D87EC1"/>
    <w:rsid w:val="00D87F1A"/>
    <w:rsid w:val="00D902C2"/>
    <w:rsid w:val="00D90386"/>
    <w:rsid w:val="00D9055D"/>
    <w:rsid w:val="00D907C0"/>
    <w:rsid w:val="00D90933"/>
    <w:rsid w:val="00D90E34"/>
    <w:rsid w:val="00D90F8F"/>
    <w:rsid w:val="00D9103A"/>
    <w:rsid w:val="00D9133B"/>
    <w:rsid w:val="00D913FD"/>
    <w:rsid w:val="00D91489"/>
    <w:rsid w:val="00D91693"/>
    <w:rsid w:val="00D9169F"/>
    <w:rsid w:val="00D91840"/>
    <w:rsid w:val="00D9186F"/>
    <w:rsid w:val="00D918BC"/>
    <w:rsid w:val="00D918C8"/>
    <w:rsid w:val="00D91900"/>
    <w:rsid w:val="00D91B6F"/>
    <w:rsid w:val="00D91C6C"/>
    <w:rsid w:val="00D91CF4"/>
    <w:rsid w:val="00D91DC5"/>
    <w:rsid w:val="00D9221B"/>
    <w:rsid w:val="00D92517"/>
    <w:rsid w:val="00D928AA"/>
    <w:rsid w:val="00D92A3F"/>
    <w:rsid w:val="00D92A54"/>
    <w:rsid w:val="00D92ED5"/>
    <w:rsid w:val="00D92FBE"/>
    <w:rsid w:val="00D93147"/>
    <w:rsid w:val="00D93393"/>
    <w:rsid w:val="00D933E5"/>
    <w:rsid w:val="00D9360C"/>
    <w:rsid w:val="00D9362B"/>
    <w:rsid w:val="00D9372C"/>
    <w:rsid w:val="00D93B06"/>
    <w:rsid w:val="00D93B65"/>
    <w:rsid w:val="00D93C2C"/>
    <w:rsid w:val="00D93C6E"/>
    <w:rsid w:val="00D93CBA"/>
    <w:rsid w:val="00D93CDA"/>
    <w:rsid w:val="00D93CFE"/>
    <w:rsid w:val="00D93E40"/>
    <w:rsid w:val="00D93EFD"/>
    <w:rsid w:val="00D9406B"/>
    <w:rsid w:val="00D941B1"/>
    <w:rsid w:val="00D94593"/>
    <w:rsid w:val="00D94774"/>
    <w:rsid w:val="00D94778"/>
    <w:rsid w:val="00D947A9"/>
    <w:rsid w:val="00D947D6"/>
    <w:rsid w:val="00D949BF"/>
    <w:rsid w:val="00D94D3C"/>
    <w:rsid w:val="00D94D6F"/>
    <w:rsid w:val="00D94F24"/>
    <w:rsid w:val="00D94F8E"/>
    <w:rsid w:val="00D951D3"/>
    <w:rsid w:val="00D952DD"/>
    <w:rsid w:val="00D95378"/>
    <w:rsid w:val="00D9548C"/>
    <w:rsid w:val="00D955E8"/>
    <w:rsid w:val="00D95783"/>
    <w:rsid w:val="00D95C29"/>
    <w:rsid w:val="00D95EE4"/>
    <w:rsid w:val="00D960EE"/>
    <w:rsid w:val="00D96174"/>
    <w:rsid w:val="00D961BE"/>
    <w:rsid w:val="00D9620E"/>
    <w:rsid w:val="00D965AD"/>
    <w:rsid w:val="00D966B7"/>
    <w:rsid w:val="00D96CE0"/>
    <w:rsid w:val="00D96FE3"/>
    <w:rsid w:val="00D970C0"/>
    <w:rsid w:val="00D97173"/>
    <w:rsid w:val="00D97304"/>
    <w:rsid w:val="00D97446"/>
    <w:rsid w:val="00D97670"/>
    <w:rsid w:val="00D976AD"/>
    <w:rsid w:val="00D977F2"/>
    <w:rsid w:val="00D97823"/>
    <w:rsid w:val="00D97C67"/>
    <w:rsid w:val="00D97D08"/>
    <w:rsid w:val="00D97DC8"/>
    <w:rsid w:val="00D97DE2"/>
    <w:rsid w:val="00DA0078"/>
    <w:rsid w:val="00DA0081"/>
    <w:rsid w:val="00DA0289"/>
    <w:rsid w:val="00DA08C6"/>
    <w:rsid w:val="00DA09C7"/>
    <w:rsid w:val="00DA10CB"/>
    <w:rsid w:val="00DA10E8"/>
    <w:rsid w:val="00DA13FE"/>
    <w:rsid w:val="00DA142B"/>
    <w:rsid w:val="00DA159F"/>
    <w:rsid w:val="00DA1642"/>
    <w:rsid w:val="00DA17FB"/>
    <w:rsid w:val="00DA1857"/>
    <w:rsid w:val="00DA18A5"/>
    <w:rsid w:val="00DA18AE"/>
    <w:rsid w:val="00DA1B75"/>
    <w:rsid w:val="00DA1BEA"/>
    <w:rsid w:val="00DA1E36"/>
    <w:rsid w:val="00DA1FB3"/>
    <w:rsid w:val="00DA212F"/>
    <w:rsid w:val="00DA2191"/>
    <w:rsid w:val="00DA25D8"/>
    <w:rsid w:val="00DA2AE7"/>
    <w:rsid w:val="00DA2C2B"/>
    <w:rsid w:val="00DA2E30"/>
    <w:rsid w:val="00DA2F16"/>
    <w:rsid w:val="00DA31D5"/>
    <w:rsid w:val="00DA3413"/>
    <w:rsid w:val="00DA342A"/>
    <w:rsid w:val="00DA3653"/>
    <w:rsid w:val="00DA366A"/>
    <w:rsid w:val="00DA369F"/>
    <w:rsid w:val="00DA3701"/>
    <w:rsid w:val="00DA3787"/>
    <w:rsid w:val="00DA38C0"/>
    <w:rsid w:val="00DA3C07"/>
    <w:rsid w:val="00DA3D3C"/>
    <w:rsid w:val="00DA3D7D"/>
    <w:rsid w:val="00DA4354"/>
    <w:rsid w:val="00DA458C"/>
    <w:rsid w:val="00DA4847"/>
    <w:rsid w:val="00DA496C"/>
    <w:rsid w:val="00DA49EE"/>
    <w:rsid w:val="00DA4A2F"/>
    <w:rsid w:val="00DA4A82"/>
    <w:rsid w:val="00DA4DC6"/>
    <w:rsid w:val="00DA5026"/>
    <w:rsid w:val="00DA51A7"/>
    <w:rsid w:val="00DA51FE"/>
    <w:rsid w:val="00DA54F7"/>
    <w:rsid w:val="00DA5502"/>
    <w:rsid w:val="00DA5600"/>
    <w:rsid w:val="00DA56F5"/>
    <w:rsid w:val="00DA59DC"/>
    <w:rsid w:val="00DA5BF3"/>
    <w:rsid w:val="00DA5C0B"/>
    <w:rsid w:val="00DA5C7D"/>
    <w:rsid w:val="00DA5CC8"/>
    <w:rsid w:val="00DA5CE3"/>
    <w:rsid w:val="00DA5EA0"/>
    <w:rsid w:val="00DA6023"/>
    <w:rsid w:val="00DA638A"/>
    <w:rsid w:val="00DA63D1"/>
    <w:rsid w:val="00DA64C1"/>
    <w:rsid w:val="00DA682C"/>
    <w:rsid w:val="00DA6835"/>
    <w:rsid w:val="00DA6865"/>
    <w:rsid w:val="00DA6918"/>
    <w:rsid w:val="00DA6919"/>
    <w:rsid w:val="00DA695D"/>
    <w:rsid w:val="00DA6E78"/>
    <w:rsid w:val="00DA7081"/>
    <w:rsid w:val="00DA76B1"/>
    <w:rsid w:val="00DA78C6"/>
    <w:rsid w:val="00DA7924"/>
    <w:rsid w:val="00DA7A2B"/>
    <w:rsid w:val="00DA7BAE"/>
    <w:rsid w:val="00DA7D99"/>
    <w:rsid w:val="00DA7E18"/>
    <w:rsid w:val="00DB02C5"/>
    <w:rsid w:val="00DB035A"/>
    <w:rsid w:val="00DB04CF"/>
    <w:rsid w:val="00DB0674"/>
    <w:rsid w:val="00DB0723"/>
    <w:rsid w:val="00DB0F8F"/>
    <w:rsid w:val="00DB0FB6"/>
    <w:rsid w:val="00DB11C9"/>
    <w:rsid w:val="00DB12A3"/>
    <w:rsid w:val="00DB179C"/>
    <w:rsid w:val="00DB1898"/>
    <w:rsid w:val="00DB18B4"/>
    <w:rsid w:val="00DB1C25"/>
    <w:rsid w:val="00DB1DAE"/>
    <w:rsid w:val="00DB203D"/>
    <w:rsid w:val="00DB2105"/>
    <w:rsid w:val="00DB213A"/>
    <w:rsid w:val="00DB234A"/>
    <w:rsid w:val="00DB236B"/>
    <w:rsid w:val="00DB246A"/>
    <w:rsid w:val="00DB265E"/>
    <w:rsid w:val="00DB2723"/>
    <w:rsid w:val="00DB2A5E"/>
    <w:rsid w:val="00DB3060"/>
    <w:rsid w:val="00DB31E4"/>
    <w:rsid w:val="00DB32D8"/>
    <w:rsid w:val="00DB341C"/>
    <w:rsid w:val="00DB3891"/>
    <w:rsid w:val="00DB3978"/>
    <w:rsid w:val="00DB3C84"/>
    <w:rsid w:val="00DB3E23"/>
    <w:rsid w:val="00DB3E3E"/>
    <w:rsid w:val="00DB3EEF"/>
    <w:rsid w:val="00DB40B5"/>
    <w:rsid w:val="00DB4266"/>
    <w:rsid w:val="00DB45C6"/>
    <w:rsid w:val="00DB45F4"/>
    <w:rsid w:val="00DB466F"/>
    <w:rsid w:val="00DB468C"/>
    <w:rsid w:val="00DB487E"/>
    <w:rsid w:val="00DB4A9F"/>
    <w:rsid w:val="00DB4AA8"/>
    <w:rsid w:val="00DB4B21"/>
    <w:rsid w:val="00DB4C10"/>
    <w:rsid w:val="00DB4D51"/>
    <w:rsid w:val="00DB4EA6"/>
    <w:rsid w:val="00DB52E2"/>
    <w:rsid w:val="00DB552E"/>
    <w:rsid w:val="00DB564B"/>
    <w:rsid w:val="00DB5B43"/>
    <w:rsid w:val="00DB5B8C"/>
    <w:rsid w:val="00DB5D6C"/>
    <w:rsid w:val="00DB5D8B"/>
    <w:rsid w:val="00DB5E46"/>
    <w:rsid w:val="00DB6032"/>
    <w:rsid w:val="00DB6191"/>
    <w:rsid w:val="00DB63CA"/>
    <w:rsid w:val="00DB6462"/>
    <w:rsid w:val="00DB6537"/>
    <w:rsid w:val="00DB6862"/>
    <w:rsid w:val="00DB6887"/>
    <w:rsid w:val="00DB6DC9"/>
    <w:rsid w:val="00DB7015"/>
    <w:rsid w:val="00DB7034"/>
    <w:rsid w:val="00DB709F"/>
    <w:rsid w:val="00DB7151"/>
    <w:rsid w:val="00DB731F"/>
    <w:rsid w:val="00DB739D"/>
    <w:rsid w:val="00DB73B3"/>
    <w:rsid w:val="00DB74B9"/>
    <w:rsid w:val="00DB762B"/>
    <w:rsid w:val="00DB77B7"/>
    <w:rsid w:val="00DB7A88"/>
    <w:rsid w:val="00DB7AED"/>
    <w:rsid w:val="00DB7B84"/>
    <w:rsid w:val="00DB7BE9"/>
    <w:rsid w:val="00DB7BEF"/>
    <w:rsid w:val="00DB7C7A"/>
    <w:rsid w:val="00DB7DEF"/>
    <w:rsid w:val="00DC014C"/>
    <w:rsid w:val="00DC029C"/>
    <w:rsid w:val="00DC0AF4"/>
    <w:rsid w:val="00DC0BBE"/>
    <w:rsid w:val="00DC0D8C"/>
    <w:rsid w:val="00DC1022"/>
    <w:rsid w:val="00DC1664"/>
    <w:rsid w:val="00DC18F3"/>
    <w:rsid w:val="00DC1AF7"/>
    <w:rsid w:val="00DC1C4B"/>
    <w:rsid w:val="00DC1D45"/>
    <w:rsid w:val="00DC1FDA"/>
    <w:rsid w:val="00DC2052"/>
    <w:rsid w:val="00DC209B"/>
    <w:rsid w:val="00DC2853"/>
    <w:rsid w:val="00DC2AE4"/>
    <w:rsid w:val="00DC2BB8"/>
    <w:rsid w:val="00DC2BD7"/>
    <w:rsid w:val="00DC2C6E"/>
    <w:rsid w:val="00DC2EE6"/>
    <w:rsid w:val="00DC3104"/>
    <w:rsid w:val="00DC313B"/>
    <w:rsid w:val="00DC34B2"/>
    <w:rsid w:val="00DC3722"/>
    <w:rsid w:val="00DC3750"/>
    <w:rsid w:val="00DC3A8E"/>
    <w:rsid w:val="00DC3D63"/>
    <w:rsid w:val="00DC3F2E"/>
    <w:rsid w:val="00DC4121"/>
    <w:rsid w:val="00DC4188"/>
    <w:rsid w:val="00DC4362"/>
    <w:rsid w:val="00DC4405"/>
    <w:rsid w:val="00DC452C"/>
    <w:rsid w:val="00DC45E6"/>
    <w:rsid w:val="00DC4794"/>
    <w:rsid w:val="00DC4A1B"/>
    <w:rsid w:val="00DC4B25"/>
    <w:rsid w:val="00DC4C34"/>
    <w:rsid w:val="00DC4CCF"/>
    <w:rsid w:val="00DC4CEA"/>
    <w:rsid w:val="00DC4D1B"/>
    <w:rsid w:val="00DC4DFF"/>
    <w:rsid w:val="00DC50AD"/>
    <w:rsid w:val="00DC53C3"/>
    <w:rsid w:val="00DC54B8"/>
    <w:rsid w:val="00DC55C9"/>
    <w:rsid w:val="00DC56E6"/>
    <w:rsid w:val="00DC57E2"/>
    <w:rsid w:val="00DC5A89"/>
    <w:rsid w:val="00DC5B8C"/>
    <w:rsid w:val="00DC5C88"/>
    <w:rsid w:val="00DC5D69"/>
    <w:rsid w:val="00DC5DB4"/>
    <w:rsid w:val="00DC622D"/>
    <w:rsid w:val="00DC6303"/>
    <w:rsid w:val="00DC6333"/>
    <w:rsid w:val="00DC63ED"/>
    <w:rsid w:val="00DC64EA"/>
    <w:rsid w:val="00DC666D"/>
    <w:rsid w:val="00DC66E3"/>
    <w:rsid w:val="00DC6BB7"/>
    <w:rsid w:val="00DC6BE6"/>
    <w:rsid w:val="00DC6DC8"/>
    <w:rsid w:val="00DC6DD8"/>
    <w:rsid w:val="00DC6E1A"/>
    <w:rsid w:val="00DC6EF6"/>
    <w:rsid w:val="00DC6F0B"/>
    <w:rsid w:val="00DC71A1"/>
    <w:rsid w:val="00DC7270"/>
    <w:rsid w:val="00DC7778"/>
    <w:rsid w:val="00DC77CC"/>
    <w:rsid w:val="00DC79D9"/>
    <w:rsid w:val="00DC79E8"/>
    <w:rsid w:val="00DC79FC"/>
    <w:rsid w:val="00DC7A9C"/>
    <w:rsid w:val="00DC7B6B"/>
    <w:rsid w:val="00DC7BEA"/>
    <w:rsid w:val="00DD0023"/>
    <w:rsid w:val="00DD01C9"/>
    <w:rsid w:val="00DD0378"/>
    <w:rsid w:val="00DD06F9"/>
    <w:rsid w:val="00DD077F"/>
    <w:rsid w:val="00DD08C9"/>
    <w:rsid w:val="00DD0E24"/>
    <w:rsid w:val="00DD1063"/>
    <w:rsid w:val="00DD10C1"/>
    <w:rsid w:val="00DD12F7"/>
    <w:rsid w:val="00DD131A"/>
    <w:rsid w:val="00DD1475"/>
    <w:rsid w:val="00DD15FB"/>
    <w:rsid w:val="00DD1641"/>
    <w:rsid w:val="00DD165A"/>
    <w:rsid w:val="00DD17C2"/>
    <w:rsid w:val="00DD1807"/>
    <w:rsid w:val="00DD185D"/>
    <w:rsid w:val="00DD1ACB"/>
    <w:rsid w:val="00DD1BA5"/>
    <w:rsid w:val="00DD1C04"/>
    <w:rsid w:val="00DD2239"/>
    <w:rsid w:val="00DD22D0"/>
    <w:rsid w:val="00DD23D5"/>
    <w:rsid w:val="00DD299D"/>
    <w:rsid w:val="00DD2A72"/>
    <w:rsid w:val="00DD2BE3"/>
    <w:rsid w:val="00DD2D9A"/>
    <w:rsid w:val="00DD2F4D"/>
    <w:rsid w:val="00DD2F7F"/>
    <w:rsid w:val="00DD3081"/>
    <w:rsid w:val="00DD314B"/>
    <w:rsid w:val="00DD315A"/>
    <w:rsid w:val="00DD31F4"/>
    <w:rsid w:val="00DD3243"/>
    <w:rsid w:val="00DD3376"/>
    <w:rsid w:val="00DD3787"/>
    <w:rsid w:val="00DD384D"/>
    <w:rsid w:val="00DD3A4A"/>
    <w:rsid w:val="00DD3A8F"/>
    <w:rsid w:val="00DD3B9E"/>
    <w:rsid w:val="00DD3BB8"/>
    <w:rsid w:val="00DD3BCF"/>
    <w:rsid w:val="00DD3CDC"/>
    <w:rsid w:val="00DD3D49"/>
    <w:rsid w:val="00DD3FE7"/>
    <w:rsid w:val="00DD414A"/>
    <w:rsid w:val="00DD4496"/>
    <w:rsid w:val="00DD4717"/>
    <w:rsid w:val="00DD4789"/>
    <w:rsid w:val="00DD4A3C"/>
    <w:rsid w:val="00DD4ABE"/>
    <w:rsid w:val="00DD4E1E"/>
    <w:rsid w:val="00DD4E44"/>
    <w:rsid w:val="00DD4F62"/>
    <w:rsid w:val="00DD50F2"/>
    <w:rsid w:val="00DD56A8"/>
    <w:rsid w:val="00DD58F8"/>
    <w:rsid w:val="00DD5A7A"/>
    <w:rsid w:val="00DD5D2F"/>
    <w:rsid w:val="00DD61CD"/>
    <w:rsid w:val="00DD65E5"/>
    <w:rsid w:val="00DD668B"/>
    <w:rsid w:val="00DD66DE"/>
    <w:rsid w:val="00DD6751"/>
    <w:rsid w:val="00DD6966"/>
    <w:rsid w:val="00DD6989"/>
    <w:rsid w:val="00DD6AF2"/>
    <w:rsid w:val="00DD6D3B"/>
    <w:rsid w:val="00DD71E2"/>
    <w:rsid w:val="00DD747A"/>
    <w:rsid w:val="00DD767D"/>
    <w:rsid w:val="00DD77AC"/>
    <w:rsid w:val="00DD789B"/>
    <w:rsid w:val="00DD78BF"/>
    <w:rsid w:val="00DD78FD"/>
    <w:rsid w:val="00DD7D51"/>
    <w:rsid w:val="00DE00D8"/>
    <w:rsid w:val="00DE0249"/>
    <w:rsid w:val="00DE03CD"/>
    <w:rsid w:val="00DE0625"/>
    <w:rsid w:val="00DE067D"/>
    <w:rsid w:val="00DE097C"/>
    <w:rsid w:val="00DE0D39"/>
    <w:rsid w:val="00DE0EE6"/>
    <w:rsid w:val="00DE11E7"/>
    <w:rsid w:val="00DE18C0"/>
    <w:rsid w:val="00DE1D3A"/>
    <w:rsid w:val="00DE1F6F"/>
    <w:rsid w:val="00DE212A"/>
    <w:rsid w:val="00DE218C"/>
    <w:rsid w:val="00DE21FF"/>
    <w:rsid w:val="00DE2262"/>
    <w:rsid w:val="00DE23F0"/>
    <w:rsid w:val="00DE240A"/>
    <w:rsid w:val="00DE249D"/>
    <w:rsid w:val="00DE24D9"/>
    <w:rsid w:val="00DE3190"/>
    <w:rsid w:val="00DE328F"/>
    <w:rsid w:val="00DE3357"/>
    <w:rsid w:val="00DE3406"/>
    <w:rsid w:val="00DE351A"/>
    <w:rsid w:val="00DE354C"/>
    <w:rsid w:val="00DE36F0"/>
    <w:rsid w:val="00DE3ACF"/>
    <w:rsid w:val="00DE3C68"/>
    <w:rsid w:val="00DE3CC6"/>
    <w:rsid w:val="00DE434F"/>
    <w:rsid w:val="00DE470F"/>
    <w:rsid w:val="00DE4A29"/>
    <w:rsid w:val="00DE4A85"/>
    <w:rsid w:val="00DE4D0B"/>
    <w:rsid w:val="00DE4DD8"/>
    <w:rsid w:val="00DE5124"/>
    <w:rsid w:val="00DE5326"/>
    <w:rsid w:val="00DE5342"/>
    <w:rsid w:val="00DE5677"/>
    <w:rsid w:val="00DE57FE"/>
    <w:rsid w:val="00DE5B51"/>
    <w:rsid w:val="00DE5CF9"/>
    <w:rsid w:val="00DE5D82"/>
    <w:rsid w:val="00DE5E3C"/>
    <w:rsid w:val="00DE5F45"/>
    <w:rsid w:val="00DE633C"/>
    <w:rsid w:val="00DE67B0"/>
    <w:rsid w:val="00DE67CF"/>
    <w:rsid w:val="00DE6AE8"/>
    <w:rsid w:val="00DE6B4F"/>
    <w:rsid w:val="00DE6C31"/>
    <w:rsid w:val="00DE6CA0"/>
    <w:rsid w:val="00DE7061"/>
    <w:rsid w:val="00DE74D3"/>
    <w:rsid w:val="00DE756A"/>
    <w:rsid w:val="00DE75BF"/>
    <w:rsid w:val="00DE7C75"/>
    <w:rsid w:val="00DE7FE6"/>
    <w:rsid w:val="00DF019B"/>
    <w:rsid w:val="00DF08BC"/>
    <w:rsid w:val="00DF09E3"/>
    <w:rsid w:val="00DF0F7B"/>
    <w:rsid w:val="00DF0FEE"/>
    <w:rsid w:val="00DF109D"/>
    <w:rsid w:val="00DF14E9"/>
    <w:rsid w:val="00DF16B9"/>
    <w:rsid w:val="00DF16DE"/>
    <w:rsid w:val="00DF17D4"/>
    <w:rsid w:val="00DF1A8F"/>
    <w:rsid w:val="00DF1BDC"/>
    <w:rsid w:val="00DF1F08"/>
    <w:rsid w:val="00DF2163"/>
    <w:rsid w:val="00DF2177"/>
    <w:rsid w:val="00DF2367"/>
    <w:rsid w:val="00DF2389"/>
    <w:rsid w:val="00DF246E"/>
    <w:rsid w:val="00DF2946"/>
    <w:rsid w:val="00DF2B2B"/>
    <w:rsid w:val="00DF2F55"/>
    <w:rsid w:val="00DF31E7"/>
    <w:rsid w:val="00DF3208"/>
    <w:rsid w:val="00DF3447"/>
    <w:rsid w:val="00DF37A9"/>
    <w:rsid w:val="00DF37DD"/>
    <w:rsid w:val="00DF38E8"/>
    <w:rsid w:val="00DF3920"/>
    <w:rsid w:val="00DF3B69"/>
    <w:rsid w:val="00DF3DAA"/>
    <w:rsid w:val="00DF3DBA"/>
    <w:rsid w:val="00DF3F71"/>
    <w:rsid w:val="00DF3FFA"/>
    <w:rsid w:val="00DF42AF"/>
    <w:rsid w:val="00DF4896"/>
    <w:rsid w:val="00DF4BD4"/>
    <w:rsid w:val="00DF4C11"/>
    <w:rsid w:val="00DF4D55"/>
    <w:rsid w:val="00DF4E1A"/>
    <w:rsid w:val="00DF4EB6"/>
    <w:rsid w:val="00DF504B"/>
    <w:rsid w:val="00DF51D7"/>
    <w:rsid w:val="00DF5244"/>
    <w:rsid w:val="00DF528D"/>
    <w:rsid w:val="00DF534D"/>
    <w:rsid w:val="00DF57B6"/>
    <w:rsid w:val="00DF58CD"/>
    <w:rsid w:val="00DF5E6C"/>
    <w:rsid w:val="00DF5F23"/>
    <w:rsid w:val="00DF5F30"/>
    <w:rsid w:val="00DF63D7"/>
    <w:rsid w:val="00DF651E"/>
    <w:rsid w:val="00DF66CD"/>
    <w:rsid w:val="00DF67E5"/>
    <w:rsid w:val="00DF68C4"/>
    <w:rsid w:val="00DF69A8"/>
    <w:rsid w:val="00DF6A0D"/>
    <w:rsid w:val="00DF6A25"/>
    <w:rsid w:val="00DF6CF5"/>
    <w:rsid w:val="00DF6D65"/>
    <w:rsid w:val="00DF6EE0"/>
    <w:rsid w:val="00DF704C"/>
    <w:rsid w:val="00DF716A"/>
    <w:rsid w:val="00DF722D"/>
    <w:rsid w:val="00DF72F9"/>
    <w:rsid w:val="00DF7449"/>
    <w:rsid w:val="00DF7546"/>
    <w:rsid w:val="00DF7603"/>
    <w:rsid w:val="00DF7853"/>
    <w:rsid w:val="00DF7A6D"/>
    <w:rsid w:val="00DF7AB2"/>
    <w:rsid w:val="00DF7AFF"/>
    <w:rsid w:val="00DF7C42"/>
    <w:rsid w:val="00DF7CE2"/>
    <w:rsid w:val="00E0016A"/>
    <w:rsid w:val="00E002A7"/>
    <w:rsid w:val="00E00649"/>
    <w:rsid w:val="00E00A79"/>
    <w:rsid w:val="00E00CE7"/>
    <w:rsid w:val="00E00DC6"/>
    <w:rsid w:val="00E00E43"/>
    <w:rsid w:val="00E0135C"/>
    <w:rsid w:val="00E014FA"/>
    <w:rsid w:val="00E0151A"/>
    <w:rsid w:val="00E01521"/>
    <w:rsid w:val="00E01697"/>
    <w:rsid w:val="00E0185C"/>
    <w:rsid w:val="00E018E7"/>
    <w:rsid w:val="00E01B1F"/>
    <w:rsid w:val="00E01B90"/>
    <w:rsid w:val="00E01DD3"/>
    <w:rsid w:val="00E01E67"/>
    <w:rsid w:val="00E01FC7"/>
    <w:rsid w:val="00E01FE7"/>
    <w:rsid w:val="00E02178"/>
    <w:rsid w:val="00E02193"/>
    <w:rsid w:val="00E02222"/>
    <w:rsid w:val="00E02233"/>
    <w:rsid w:val="00E0230F"/>
    <w:rsid w:val="00E0249B"/>
    <w:rsid w:val="00E0266C"/>
    <w:rsid w:val="00E027A7"/>
    <w:rsid w:val="00E027EE"/>
    <w:rsid w:val="00E02A28"/>
    <w:rsid w:val="00E02CBC"/>
    <w:rsid w:val="00E02E00"/>
    <w:rsid w:val="00E02FAB"/>
    <w:rsid w:val="00E02FBA"/>
    <w:rsid w:val="00E03130"/>
    <w:rsid w:val="00E0323E"/>
    <w:rsid w:val="00E032AB"/>
    <w:rsid w:val="00E03360"/>
    <w:rsid w:val="00E0346C"/>
    <w:rsid w:val="00E03571"/>
    <w:rsid w:val="00E03B60"/>
    <w:rsid w:val="00E03DA6"/>
    <w:rsid w:val="00E03EA9"/>
    <w:rsid w:val="00E03F26"/>
    <w:rsid w:val="00E03FB1"/>
    <w:rsid w:val="00E040A8"/>
    <w:rsid w:val="00E04110"/>
    <w:rsid w:val="00E041F5"/>
    <w:rsid w:val="00E044DB"/>
    <w:rsid w:val="00E04728"/>
    <w:rsid w:val="00E04857"/>
    <w:rsid w:val="00E04CBA"/>
    <w:rsid w:val="00E04D21"/>
    <w:rsid w:val="00E04F55"/>
    <w:rsid w:val="00E05092"/>
    <w:rsid w:val="00E05101"/>
    <w:rsid w:val="00E051C7"/>
    <w:rsid w:val="00E052B9"/>
    <w:rsid w:val="00E055EF"/>
    <w:rsid w:val="00E05743"/>
    <w:rsid w:val="00E05792"/>
    <w:rsid w:val="00E05846"/>
    <w:rsid w:val="00E05B17"/>
    <w:rsid w:val="00E06039"/>
    <w:rsid w:val="00E063F4"/>
    <w:rsid w:val="00E06873"/>
    <w:rsid w:val="00E06BC5"/>
    <w:rsid w:val="00E06D2B"/>
    <w:rsid w:val="00E06FE8"/>
    <w:rsid w:val="00E077B7"/>
    <w:rsid w:val="00E077F5"/>
    <w:rsid w:val="00E078E3"/>
    <w:rsid w:val="00E07A2E"/>
    <w:rsid w:val="00E07B5A"/>
    <w:rsid w:val="00E07B91"/>
    <w:rsid w:val="00E07BDB"/>
    <w:rsid w:val="00E07CC3"/>
    <w:rsid w:val="00E07E19"/>
    <w:rsid w:val="00E07E30"/>
    <w:rsid w:val="00E100DA"/>
    <w:rsid w:val="00E10228"/>
    <w:rsid w:val="00E102D6"/>
    <w:rsid w:val="00E10467"/>
    <w:rsid w:val="00E1048D"/>
    <w:rsid w:val="00E10838"/>
    <w:rsid w:val="00E10860"/>
    <w:rsid w:val="00E10F14"/>
    <w:rsid w:val="00E110BC"/>
    <w:rsid w:val="00E1150D"/>
    <w:rsid w:val="00E116FD"/>
    <w:rsid w:val="00E1182A"/>
    <w:rsid w:val="00E11B87"/>
    <w:rsid w:val="00E11D91"/>
    <w:rsid w:val="00E11EC6"/>
    <w:rsid w:val="00E11F66"/>
    <w:rsid w:val="00E11FF0"/>
    <w:rsid w:val="00E12290"/>
    <w:rsid w:val="00E122EB"/>
    <w:rsid w:val="00E1232C"/>
    <w:rsid w:val="00E123A5"/>
    <w:rsid w:val="00E12483"/>
    <w:rsid w:val="00E124A0"/>
    <w:rsid w:val="00E12534"/>
    <w:rsid w:val="00E1284F"/>
    <w:rsid w:val="00E12859"/>
    <w:rsid w:val="00E12A3A"/>
    <w:rsid w:val="00E12B7E"/>
    <w:rsid w:val="00E12D50"/>
    <w:rsid w:val="00E12D8C"/>
    <w:rsid w:val="00E12E32"/>
    <w:rsid w:val="00E12EB0"/>
    <w:rsid w:val="00E12F01"/>
    <w:rsid w:val="00E13323"/>
    <w:rsid w:val="00E1333B"/>
    <w:rsid w:val="00E1356C"/>
    <w:rsid w:val="00E13C79"/>
    <w:rsid w:val="00E13E30"/>
    <w:rsid w:val="00E14738"/>
    <w:rsid w:val="00E147ED"/>
    <w:rsid w:val="00E14819"/>
    <w:rsid w:val="00E1494A"/>
    <w:rsid w:val="00E14AF1"/>
    <w:rsid w:val="00E14E5D"/>
    <w:rsid w:val="00E150B9"/>
    <w:rsid w:val="00E15198"/>
    <w:rsid w:val="00E155A8"/>
    <w:rsid w:val="00E15A2B"/>
    <w:rsid w:val="00E15B03"/>
    <w:rsid w:val="00E15B31"/>
    <w:rsid w:val="00E15B70"/>
    <w:rsid w:val="00E15C06"/>
    <w:rsid w:val="00E1608A"/>
    <w:rsid w:val="00E162A3"/>
    <w:rsid w:val="00E1648C"/>
    <w:rsid w:val="00E16613"/>
    <w:rsid w:val="00E16658"/>
    <w:rsid w:val="00E1668D"/>
    <w:rsid w:val="00E16AF7"/>
    <w:rsid w:val="00E16B16"/>
    <w:rsid w:val="00E16B9F"/>
    <w:rsid w:val="00E16C09"/>
    <w:rsid w:val="00E16C9F"/>
    <w:rsid w:val="00E1708B"/>
    <w:rsid w:val="00E1709F"/>
    <w:rsid w:val="00E17288"/>
    <w:rsid w:val="00E175B1"/>
    <w:rsid w:val="00E17680"/>
    <w:rsid w:val="00E177F4"/>
    <w:rsid w:val="00E17894"/>
    <w:rsid w:val="00E179DE"/>
    <w:rsid w:val="00E17A89"/>
    <w:rsid w:val="00E17EDB"/>
    <w:rsid w:val="00E201B5"/>
    <w:rsid w:val="00E2046E"/>
    <w:rsid w:val="00E204A6"/>
    <w:rsid w:val="00E2089C"/>
    <w:rsid w:val="00E20A70"/>
    <w:rsid w:val="00E20AD5"/>
    <w:rsid w:val="00E20EE7"/>
    <w:rsid w:val="00E20FC9"/>
    <w:rsid w:val="00E211D9"/>
    <w:rsid w:val="00E211E3"/>
    <w:rsid w:val="00E21333"/>
    <w:rsid w:val="00E2145E"/>
    <w:rsid w:val="00E21589"/>
    <w:rsid w:val="00E2185D"/>
    <w:rsid w:val="00E218A3"/>
    <w:rsid w:val="00E21950"/>
    <w:rsid w:val="00E21A0F"/>
    <w:rsid w:val="00E21C1F"/>
    <w:rsid w:val="00E21D7E"/>
    <w:rsid w:val="00E21D88"/>
    <w:rsid w:val="00E21ECB"/>
    <w:rsid w:val="00E22111"/>
    <w:rsid w:val="00E22397"/>
    <w:rsid w:val="00E223F8"/>
    <w:rsid w:val="00E22808"/>
    <w:rsid w:val="00E229DF"/>
    <w:rsid w:val="00E22B4B"/>
    <w:rsid w:val="00E23001"/>
    <w:rsid w:val="00E23524"/>
    <w:rsid w:val="00E2383B"/>
    <w:rsid w:val="00E23D40"/>
    <w:rsid w:val="00E24123"/>
    <w:rsid w:val="00E242C0"/>
    <w:rsid w:val="00E246D8"/>
    <w:rsid w:val="00E24CEF"/>
    <w:rsid w:val="00E24E0C"/>
    <w:rsid w:val="00E24E77"/>
    <w:rsid w:val="00E24EC4"/>
    <w:rsid w:val="00E25333"/>
    <w:rsid w:val="00E25384"/>
    <w:rsid w:val="00E253AD"/>
    <w:rsid w:val="00E254BF"/>
    <w:rsid w:val="00E257F0"/>
    <w:rsid w:val="00E25F08"/>
    <w:rsid w:val="00E261A4"/>
    <w:rsid w:val="00E263F4"/>
    <w:rsid w:val="00E265C4"/>
    <w:rsid w:val="00E268CD"/>
    <w:rsid w:val="00E26B4C"/>
    <w:rsid w:val="00E26BAE"/>
    <w:rsid w:val="00E26CFB"/>
    <w:rsid w:val="00E26DA9"/>
    <w:rsid w:val="00E26DE0"/>
    <w:rsid w:val="00E26EA0"/>
    <w:rsid w:val="00E26F8B"/>
    <w:rsid w:val="00E272BA"/>
    <w:rsid w:val="00E2731A"/>
    <w:rsid w:val="00E2733B"/>
    <w:rsid w:val="00E27497"/>
    <w:rsid w:val="00E27A1F"/>
    <w:rsid w:val="00E27A25"/>
    <w:rsid w:val="00E27A8C"/>
    <w:rsid w:val="00E27AAD"/>
    <w:rsid w:val="00E27AEE"/>
    <w:rsid w:val="00E27B2F"/>
    <w:rsid w:val="00E27C5A"/>
    <w:rsid w:val="00E27D10"/>
    <w:rsid w:val="00E27DF1"/>
    <w:rsid w:val="00E27EEF"/>
    <w:rsid w:val="00E27FA9"/>
    <w:rsid w:val="00E300C9"/>
    <w:rsid w:val="00E301C7"/>
    <w:rsid w:val="00E301F8"/>
    <w:rsid w:val="00E30340"/>
    <w:rsid w:val="00E3034A"/>
    <w:rsid w:val="00E305AF"/>
    <w:rsid w:val="00E3061E"/>
    <w:rsid w:val="00E30798"/>
    <w:rsid w:val="00E30A02"/>
    <w:rsid w:val="00E30B20"/>
    <w:rsid w:val="00E30E38"/>
    <w:rsid w:val="00E30ECD"/>
    <w:rsid w:val="00E31233"/>
    <w:rsid w:val="00E313C4"/>
    <w:rsid w:val="00E316D9"/>
    <w:rsid w:val="00E31784"/>
    <w:rsid w:val="00E31785"/>
    <w:rsid w:val="00E31888"/>
    <w:rsid w:val="00E31A66"/>
    <w:rsid w:val="00E31F7F"/>
    <w:rsid w:val="00E32170"/>
    <w:rsid w:val="00E321D1"/>
    <w:rsid w:val="00E32470"/>
    <w:rsid w:val="00E32489"/>
    <w:rsid w:val="00E324F5"/>
    <w:rsid w:val="00E32586"/>
    <w:rsid w:val="00E3260A"/>
    <w:rsid w:val="00E32B1B"/>
    <w:rsid w:val="00E32FF4"/>
    <w:rsid w:val="00E330D7"/>
    <w:rsid w:val="00E33197"/>
    <w:rsid w:val="00E33441"/>
    <w:rsid w:val="00E3359A"/>
    <w:rsid w:val="00E335D5"/>
    <w:rsid w:val="00E33609"/>
    <w:rsid w:val="00E339BF"/>
    <w:rsid w:val="00E33A73"/>
    <w:rsid w:val="00E33BA2"/>
    <w:rsid w:val="00E33CB5"/>
    <w:rsid w:val="00E34281"/>
    <w:rsid w:val="00E342E2"/>
    <w:rsid w:val="00E3448B"/>
    <w:rsid w:val="00E34498"/>
    <w:rsid w:val="00E344D3"/>
    <w:rsid w:val="00E34504"/>
    <w:rsid w:val="00E34545"/>
    <w:rsid w:val="00E3483A"/>
    <w:rsid w:val="00E34B41"/>
    <w:rsid w:val="00E350D0"/>
    <w:rsid w:val="00E35182"/>
    <w:rsid w:val="00E355EC"/>
    <w:rsid w:val="00E357F2"/>
    <w:rsid w:val="00E35DD2"/>
    <w:rsid w:val="00E3657E"/>
    <w:rsid w:val="00E36626"/>
    <w:rsid w:val="00E366CA"/>
    <w:rsid w:val="00E36852"/>
    <w:rsid w:val="00E36A77"/>
    <w:rsid w:val="00E36DA9"/>
    <w:rsid w:val="00E36E21"/>
    <w:rsid w:val="00E3721C"/>
    <w:rsid w:val="00E37246"/>
    <w:rsid w:val="00E3755C"/>
    <w:rsid w:val="00E37616"/>
    <w:rsid w:val="00E37770"/>
    <w:rsid w:val="00E37930"/>
    <w:rsid w:val="00E37DFB"/>
    <w:rsid w:val="00E37F38"/>
    <w:rsid w:val="00E37FE6"/>
    <w:rsid w:val="00E40056"/>
    <w:rsid w:val="00E4034B"/>
    <w:rsid w:val="00E409A5"/>
    <w:rsid w:val="00E40AB9"/>
    <w:rsid w:val="00E40D94"/>
    <w:rsid w:val="00E40EAE"/>
    <w:rsid w:val="00E4136E"/>
    <w:rsid w:val="00E4157B"/>
    <w:rsid w:val="00E41655"/>
    <w:rsid w:val="00E4195C"/>
    <w:rsid w:val="00E41BDA"/>
    <w:rsid w:val="00E41C3B"/>
    <w:rsid w:val="00E41E30"/>
    <w:rsid w:val="00E42254"/>
    <w:rsid w:val="00E4228D"/>
    <w:rsid w:val="00E422BC"/>
    <w:rsid w:val="00E4261D"/>
    <w:rsid w:val="00E42A9B"/>
    <w:rsid w:val="00E42AE2"/>
    <w:rsid w:val="00E42EF9"/>
    <w:rsid w:val="00E42FFB"/>
    <w:rsid w:val="00E43126"/>
    <w:rsid w:val="00E431E6"/>
    <w:rsid w:val="00E434BD"/>
    <w:rsid w:val="00E43556"/>
    <w:rsid w:val="00E43612"/>
    <w:rsid w:val="00E43628"/>
    <w:rsid w:val="00E43E38"/>
    <w:rsid w:val="00E4423D"/>
    <w:rsid w:val="00E4428B"/>
    <w:rsid w:val="00E44328"/>
    <w:rsid w:val="00E4456C"/>
    <w:rsid w:val="00E4478F"/>
    <w:rsid w:val="00E4496E"/>
    <w:rsid w:val="00E44A5D"/>
    <w:rsid w:val="00E44A7F"/>
    <w:rsid w:val="00E44C94"/>
    <w:rsid w:val="00E44E6F"/>
    <w:rsid w:val="00E44F70"/>
    <w:rsid w:val="00E45042"/>
    <w:rsid w:val="00E45076"/>
    <w:rsid w:val="00E450AB"/>
    <w:rsid w:val="00E450C9"/>
    <w:rsid w:val="00E450D3"/>
    <w:rsid w:val="00E45210"/>
    <w:rsid w:val="00E4545A"/>
    <w:rsid w:val="00E45465"/>
    <w:rsid w:val="00E4583F"/>
    <w:rsid w:val="00E458A7"/>
    <w:rsid w:val="00E458D3"/>
    <w:rsid w:val="00E458F0"/>
    <w:rsid w:val="00E45B0A"/>
    <w:rsid w:val="00E46076"/>
    <w:rsid w:val="00E46432"/>
    <w:rsid w:val="00E4658D"/>
    <w:rsid w:val="00E4661E"/>
    <w:rsid w:val="00E4683C"/>
    <w:rsid w:val="00E46A03"/>
    <w:rsid w:val="00E46AD7"/>
    <w:rsid w:val="00E46CE6"/>
    <w:rsid w:val="00E46D49"/>
    <w:rsid w:val="00E46FCF"/>
    <w:rsid w:val="00E47182"/>
    <w:rsid w:val="00E47270"/>
    <w:rsid w:val="00E472C7"/>
    <w:rsid w:val="00E47544"/>
    <w:rsid w:val="00E475A5"/>
    <w:rsid w:val="00E47971"/>
    <w:rsid w:val="00E47B43"/>
    <w:rsid w:val="00E47B6A"/>
    <w:rsid w:val="00E47CC0"/>
    <w:rsid w:val="00E5022C"/>
    <w:rsid w:val="00E50232"/>
    <w:rsid w:val="00E50590"/>
    <w:rsid w:val="00E50675"/>
    <w:rsid w:val="00E50909"/>
    <w:rsid w:val="00E50935"/>
    <w:rsid w:val="00E50A6D"/>
    <w:rsid w:val="00E50CE4"/>
    <w:rsid w:val="00E50EE0"/>
    <w:rsid w:val="00E50FE5"/>
    <w:rsid w:val="00E50FE9"/>
    <w:rsid w:val="00E51222"/>
    <w:rsid w:val="00E518AD"/>
    <w:rsid w:val="00E51A7D"/>
    <w:rsid w:val="00E51AF4"/>
    <w:rsid w:val="00E52561"/>
    <w:rsid w:val="00E52B00"/>
    <w:rsid w:val="00E52BBD"/>
    <w:rsid w:val="00E53009"/>
    <w:rsid w:val="00E5366D"/>
    <w:rsid w:val="00E5370A"/>
    <w:rsid w:val="00E53B03"/>
    <w:rsid w:val="00E53BD6"/>
    <w:rsid w:val="00E53C69"/>
    <w:rsid w:val="00E53CB3"/>
    <w:rsid w:val="00E53D84"/>
    <w:rsid w:val="00E53DAF"/>
    <w:rsid w:val="00E53EDB"/>
    <w:rsid w:val="00E53F4D"/>
    <w:rsid w:val="00E53F6B"/>
    <w:rsid w:val="00E53FAE"/>
    <w:rsid w:val="00E54005"/>
    <w:rsid w:val="00E54114"/>
    <w:rsid w:val="00E5438F"/>
    <w:rsid w:val="00E5449B"/>
    <w:rsid w:val="00E544F3"/>
    <w:rsid w:val="00E546B1"/>
    <w:rsid w:val="00E54963"/>
    <w:rsid w:val="00E54FAB"/>
    <w:rsid w:val="00E5509F"/>
    <w:rsid w:val="00E55828"/>
    <w:rsid w:val="00E55C61"/>
    <w:rsid w:val="00E55C7D"/>
    <w:rsid w:val="00E55C9D"/>
    <w:rsid w:val="00E560C7"/>
    <w:rsid w:val="00E561A3"/>
    <w:rsid w:val="00E56270"/>
    <w:rsid w:val="00E5632F"/>
    <w:rsid w:val="00E56407"/>
    <w:rsid w:val="00E564BA"/>
    <w:rsid w:val="00E5664C"/>
    <w:rsid w:val="00E5669E"/>
    <w:rsid w:val="00E5670F"/>
    <w:rsid w:val="00E56805"/>
    <w:rsid w:val="00E5687E"/>
    <w:rsid w:val="00E56EDE"/>
    <w:rsid w:val="00E56F2D"/>
    <w:rsid w:val="00E56FBC"/>
    <w:rsid w:val="00E57220"/>
    <w:rsid w:val="00E5749A"/>
    <w:rsid w:val="00E5767B"/>
    <w:rsid w:val="00E577F2"/>
    <w:rsid w:val="00E579CD"/>
    <w:rsid w:val="00E57B57"/>
    <w:rsid w:val="00E57BFA"/>
    <w:rsid w:val="00E57C70"/>
    <w:rsid w:val="00E57C84"/>
    <w:rsid w:val="00E57CB6"/>
    <w:rsid w:val="00E57CCF"/>
    <w:rsid w:val="00E57D76"/>
    <w:rsid w:val="00E600B4"/>
    <w:rsid w:val="00E601A0"/>
    <w:rsid w:val="00E60279"/>
    <w:rsid w:val="00E602EE"/>
    <w:rsid w:val="00E604E5"/>
    <w:rsid w:val="00E60629"/>
    <w:rsid w:val="00E606C9"/>
    <w:rsid w:val="00E6099C"/>
    <w:rsid w:val="00E60CF2"/>
    <w:rsid w:val="00E610A2"/>
    <w:rsid w:val="00E610D7"/>
    <w:rsid w:val="00E61125"/>
    <w:rsid w:val="00E61182"/>
    <w:rsid w:val="00E611E2"/>
    <w:rsid w:val="00E6143F"/>
    <w:rsid w:val="00E61878"/>
    <w:rsid w:val="00E61922"/>
    <w:rsid w:val="00E61EC2"/>
    <w:rsid w:val="00E61F48"/>
    <w:rsid w:val="00E62166"/>
    <w:rsid w:val="00E621B4"/>
    <w:rsid w:val="00E6225D"/>
    <w:rsid w:val="00E62426"/>
    <w:rsid w:val="00E624BF"/>
    <w:rsid w:val="00E6266B"/>
    <w:rsid w:val="00E627AC"/>
    <w:rsid w:val="00E629DE"/>
    <w:rsid w:val="00E62A49"/>
    <w:rsid w:val="00E62AA2"/>
    <w:rsid w:val="00E6303E"/>
    <w:rsid w:val="00E6305A"/>
    <w:rsid w:val="00E630B4"/>
    <w:rsid w:val="00E634CA"/>
    <w:rsid w:val="00E634CE"/>
    <w:rsid w:val="00E63644"/>
    <w:rsid w:val="00E63770"/>
    <w:rsid w:val="00E63DB0"/>
    <w:rsid w:val="00E6441B"/>
    <w:rsid w:val="00E64428"/>
    <w:rsid w:val="00E64469"/>
    <w:rsid w:val="00E64DD4"/>
    <w:rsid w:val="00E64E3E"/>
    <w:rsid w:val="00E65024"/>
    <w:rsid w:val="00E650E1"/>
    <w:rsid w:val="00E651D2"/>
    <w:rsid w:val="00E65303"/>
    <w:rsid w:val="00E653C6"/>
    <w:rsid w:val="00E65405"/>
    <w:rsid w:val="00E6553B"/>
    <w:rsid w:val="00E65626"/>
    <w:rsid w:val="00E65777"/>
    <w:rsid w:val="00E65778"/>
    <w:rsid w:val="00E6589D"/>
    <w:rsid w:val="00E65B28"/>
    <w:rsid w:val="00E65ED7"/>
    <w:rsid w:val="00E65F12"/>
    <w:rsid w:val="00E66010"/>
    <w:rsid w:val="00E661E8"/>
    <w:rsid w:val="00E66255"/>
    <w:rsid w:val="00E662C3"/>
    <w:rsid w:val="00E667D0"/>
    <w:rsid w:val="00E668BC"/>
    <w:rsid w:val="00E669D2"/>
    <w:rsid w:val="00E66A06"/>
    <w:rsid w:val="00E66B80"/>
    <w:rsid w:val="00E66E55"/>
    <w:rsid w:val="00E66E82"/>
    <w:rsid w:val="00E66EE6"/>
    <w:rsid w:val="00E67128"/>
    <w:rsid w:val="00E673DE"/>
    <w:rsid w:val="00E67543"/>
    <w:rsid w:val="00E6772D"/>
    <w:rsid w:val="00E677A1"/>
    <w:rsid w:val="00E678D0"/>
    <w:rsid w:val="00E678D9"/>
    <w:rsid w:val="00E67A6D"/>
    <w:rsid w:val="00E67C0D"/>
    <w:rsid w:val="00E67C28"/>
    <w:rsid w:val="00E67C7D"/>
    <w:rsid w:val="00E67E05"/>
    <w:rsid w:val="00E7002F"/>
    <w:rsid w:val="00E70102"/>
    <w:rsid w:val="00E701F7"/>
    <w:rsid w:val="00E7040D"/>
    <w:rsid w:val="00E7048E"/>
    <w:rsid w:val="00E704BB"/>
    <w:rsid w:val="00E705EB"/>
    <w:rsid w:val="00E70670"/>
    <w:rsid w:val="00E70958"/>
    <w:rsid w:val="00E709D4"/>
    <w:rsid w:val="00E70D04"/>
    <w:rsid w:val="00E71014"/>
    <w:rsid w:val="00E71122"/>
    <w:rsid w:val="00E71351"/>
    <w:rsid w:val="00E7137C"/>
    <w:rsid w:val="00E716E1"/>
    <w:rsid w:val="00E719BD"/>
    <w:rsid w:val="00E71A29"/>
    <w:rsid w:val="00E71CF1"/>
    <w:rsid w:val="00E71E98"/>
    <w:rsid w:val="00E71EB1"/>
    <w:rsid w:val="00E71EC6"/>
    <w:rsid w:val="00E71EEA"/>
    <w:rsid w:val="00E7246C"/>
    <w:rsid w:val="00E725E0"/>
    <w:rsid w:val="00E729E7"/>
    <w:rsid w:val="00E72B33"/>
    <w:rsid w:val="00E72B41"/>
    <w:rsid w:val="00E72DFA"/>
    <w:rsid w:val="00E72F4E"/>
    <w:rsid w:val="00E72F86"/>
    <w:rsid w:val="00E73132"/>
    <w:rsid w:val="00E734BD"/>
    <w:rsid w:val="00E73818"/>
    <w:rsid w:val="00E7391F"/>
    <w:rsid w:val="00E73D80"/>
    <w:rsid w:val="00E73DD2"/>
    <w:rsid w:val="00E73F0A"/>
    <w:rsid w:val="00E74041"/>
    <w:rsid w:val="00E74071"/>
    <w:rsid w:val="00E74318"/>
    <w:rsid w:val="00E7468B"/>
    <w:rsid w:val="00E74966"/>
    <w:rsid w:val="00E74A93"/>
    <w:rsid w:val="00E74C17"/>
    <w:rsid w:val="00E74EE1"/>
    <w:rsid w:val="00E750A5"/>
    <w:rsid w:val="00E751DC"/>
    <w:rsid w:val="00E7534C"/>
    <w:rsid w:val="00E754A5"/>
    <w:rsid w:val="00E754E0"/>
    <w:rsid w:val="00E7585B"/>
    <w:rsid w:val="00E758BA"/>
    <w:rsid w:val="00E758D7"/>
    <w:rsid w:val="00E75C4F"/>
    <w:rsid w:val="00E76256"/>
    <w:rsid w:val="00E76335"/>
    <w:rsid w:val="00E764D8"/>
    <w:rsid w:val="00E76D00"/>
    <w:rsid w:val="00E770A4"/>
    <w:rsid w:val="00E77255"/>
    <w:rsid w:val="00E772C7"/>
    <w:rsid w:val="00E77354"/>
    <w:rsid w:val="00E775E7"/>
    <w:rsid w:val="00E77674"/>
    <w:rsid w:val="00E778A2"/>
    <w:rsid w:val="00E77D0C"/>
    <w:rsid w:val="00E77D5F"/>
    <w:rsid w:val="00E77F4D"/>
    <w:rsid w:val="00E80117"/>
    <w:rsid w:val="00E80397"/>
    <w:rsid w:val="00E8046F"/>
    <w:rsid w:val="00E80829"/>
    <w:rsid w:val="00E80849"/>
    <w:rsid w:val="00E808F5"/>
    <w:rsid w:val="00E8093E"/>
    <w:rsid w:val="00E809C5"/>
    <w:rsid w:val="00E80B62"/>
    <w:rsid w:val="00E80BB5"/>
    <w:rsid w:val="00E80BFE"/>
    <w:rsid w:val="00E80D48"/>
    <w:rsid w:val="00E80D49"/>
    <w:rsid w:val="00E80D65"/>
    <w:rsid w:val="00E80F86"/>
    <w:rsid w:val="00E8119E"/>
    <w:rsid w:val="00E811F4"/>
    <w:rsid w:val="00E81301"/>
    <w:rsid w:val="00E81372"/>
    <w:rsid w:val="00E813D4"/>
    <w:rsid w:val="00E813D6"/>
    <w:rsid w:val="00E816DF"/>
    <w:rsid w:val="00E8187D"/>
    <w:rsid w:val="00E8193D"/>
    <w:rsid w:val="00E81BE8"/>
    <w:rsid w:val="00E81BEB"/>
    <w:rsid w:val="00E81BFC"/>
    <w:rsid w:val="00E81E58"/>
    <w:rsid w:val="00E81EDF"/>
    <w:rsid w:val="00E81F91"/>
    <w:rsid w:val="00E8220A"/>
    <w:rsid w:val="00E822F8"/>
    <w:rsid w:val="00E823E5"/>
    <w:rsid w:val="00E82402"/>
    <w:rsid w:val="00E8259B"/>
    <w:rsid w:val="00E826AB"/>
    <w:rsid w:val="00E82A49"/>
    <w:rsid w:val="00E82B6B"/>
    <w:rsid w:val="00E82DF6"/>
    <w:rsid w:val="00E82E48"/>
    <w:rsid w:val="00E82F37"/>
    <w:rsid w:val="00E82F82"/>
    <w:rsid w:val="00E835AB"/>
    <w:rsid w:val="00E83652"/>
    <w:rsid w:val="00E836D1"/>
    <w:rsid w:val="00E838BC"/>
    <w:rsid w:val="00E838DC"/>
    <w:rsid w:val="00E83981"/>
    <w:rsid w:val="00E839FE"/>
    <w:rsid w:val="00E83A6F"/>
    <w:rsid w:val="00E83D58"/>
    <w:rsid w:val="00E83F39"/>
    <w:rsid w:val="00E840B2"/>
    <w:rsid w:val="00E84429"/>
    <w:rsid w:val="00E84586"/>
    <w:rsid w:val="00E8488B"/>
    <w:rsid w:val="00E84BDD"/>
    <w:rsid w:val="00E84C0B"/>
    <w:rsid w:val="00E84C91"/>
    <w:rsid w:val="00E84ED3"/>
    <w:rsid w:val="00E85877"/>
    <w:rsid w:val="00E8592D"/>
    <w:rsid w:val="00E8594A"/>
    <w:rsid w:val="00E85A2D"/>
    <w:rsid w:val="00E85DA5"/>
    <w:rsid w:val="00E85E44"/>
    <w:rsid w:val="00E8630B"/>
    <w:rsid w:val="00E86366"/>
    <w:rsid w:val="00E863A3"/>
    <w:rsid w:val="00E863BF"/>
    <w:rsid w:val="00E86637"/>
    <w:rsid w:val="00E867C5"/>
    <w:rsid w:val="00E86A76"/>
    <w:rsid w:val="00E86B4D"/>
    <w:rsid w:val="00E86DBF"/>
    <w:rsid w:val="00E86EE4"/>
    <w:rsid w:val="00E86F76"/>
    <w:rsid w:val="00E86FD0"/>
    <w:rsid w:val="00E87007"/>
    <w:rsid w:val="00E871F7"/>
    <w:rsid w:val="00E87366"/>
    <w:rsid w:val="00E8769B"/>
    <w:rsid w:val="00E8771E"/>
    <w:rsid w:val="00E87851"/>
    <w:rsid w:val="00E87856"/>
    <w:rsid w:val="00E87894"/>
    <w:rsid w:val="00E87929"/>
    <w:rsid w:val="00E87A48"/>
    <w:rsid w:val="00E87CFC"/>
    <w:rsid w:val="00E87E7B"/>
    <w:rsid w:val="00E87E8A"/>
    <w:rsid w:val="00E87F14"/>
    <w:rsid w:val="00E900CE"/>
    <w:rsid w:val="00E90213"/>
    <w:rsid w:val="00E902D9"/>
    <w:rsid w:val="00E903E5"/>
    <w:rsid w:val="00E90464"/>
    <w:rsid w:val="00E90852"/>
    <w:rsid w:val="00E90A9C"/>
    <w:rsid w:val="00E90DCD"/>
    <w:rsid w:val="00E91A2A"/>
    <w:rsid w:val="00E91B7A"/>
    <w:rsid w:val="00E91BCF"/>
    <w:rsid w:val="00E91D1F"/>
    <w:rsid w:val="00E92044"/>
    <w:rsid w:val="00E920BF"/>
    <w:rsid w:val="00E922E4"/>
    <w:rsid w:val="00E924DA"/>
    <w:rsid w:val="00E92506"/>
    <w:rsid w:val="00E92605"/>
    <w:rsid w:val="00E92809"/>
    <w:rsid w:val="00E92883"/>
    <w:rsid w:val="00E92AAD"/>
    <w:rsid w:val="00E92B54"/>
    <w:rsid w:val="00E930EE"/>
    <w:rsid w:val="00E932F7"/>
    <w:rsid w:val="00E935EA"/>
    <w:rsid w:val="00E93644"/>
    <w:rsid w:val="00E9368F"/>
    <w:rsid w:val="00E936E1"/>
    <w:rsid w:val="00E93700"/>
    <w:rsid w:val="00E93D7B"/>
    <w:rsid w:val="00E93DAD"/>
    <w:rsid w:val="00E93E33"/>
    <w:rsid w:val="00E93E4F"/>
    <w:rsid w:val="00E940DB"/>
    <w:rsid w:val="00E94232"/>
    <w:rsid w:val="00E94290"/>
    <w:rsid w:val="00E943AD"/>
    <w:rsid w:val="00E94491"/>
    <w:rsid w:val="00E948B9"/>
    <w:rsid w:val="00E94AF8"/>
    <w:rsid w:val="00E94B9B"/>
    <w:rsid w:val="00E94DA3"/>
    <w:rsid w:val="00E94DCD"/>
    <w:rsid w:val="00E94E8A"/>
    <w:rsid w:val="00E94E99"/>
    <w:rsid w:val="00E954E1"/>
    <w:rsid w:val="00E955D4"/>
    <w:rsid w:val="00E957B6"/>
    <w:rsid w:val="00E9580E"/>
    <w:rsid w:val="00E95AB2"/>
    <w:rsid w:val="00E95BA7"/>
    <w:rsid w:val="00E95CED"/>
    <w:rsid w:val="00E95E85"/>
    <w:rsid w:val="00E960BE"/>
    <w:rsid w:val="00E9638B"/>
    <w:rsid w:val="00E96412"/>
    <w:rsid w:val="00E96611"/>
    <w:rsid w:val="00E96852"/>
    <w:rsid w:val="00E968B7"/>
    <w:rsid w:val="00E96A03"/>
    <w:rsid w:val="00E96B45"/>
    <w:rsid w:val="00E96B54"/>
    <w:rsid w:val="00E96C1D"/>
    <w:rsid w:val="00E96D0D"/>
    <w:rsid w:val="00E96EFD"/>
    <w:rsid w:val="00E96F9B"/>
    <w:rsid w:val="00E973B9"/>
    <w:rsid w:val="00E97492"/>
    <w:rsid w:val="00E975F6"/>
    <w:rsid w:val="00E97B8E"/>
    <w:rsid w:val="00E97C82"/>
    <w:rsid w:val="00E97DF9"/>
    <w:rsid w:val="00E97E90"/>
    <w:rsid w:val="00EA0116"/>
    <w:rsid w:val="00EA011C"/>
    <w:rsid w:val="00EA0546"/>
    <w:rsid w:val="00EA0587"/>
    <w:rsid w:val="00EA0892"/>
    <w:rsid w:val="00EA0893"/>
    <w:rsid w:val="00EA0B47"/>
    <w:rsid w:val="00EA0B8D"/>
    <w:rsid w:val="00EA0BEA"/>
    <w:rsid w:val="00EA0F77"/>
    <w:rsid w:val="00EA1233"/>
    <w:rsid w:val="00EA129A"/>
    <w:rsid w:val="00EA1846"/>
    <w:rsid w:val="00EA1889"/>
    <w:rsid w:val="00EA198A"/>
    <w:rsid w:val="00EA19BA"/>
    <w:rsid w:val="00EA19C8"/>
    <w:rsid w:val="00EA1A84"/>
    <w:rsid w:val="00EA1B10"/>
    <w:rsid w:val="00EA20C1"/>
    <w:rsid w:val="00EA211C"/>
    <w:rsid w:val="00EA2317"/>
    <w:rsid w:val="00EA2498"/>
    <w:rsid w:val="00EA250C"/>
    <w:rsid w:val="00EA2678"/>
    <w:rsid w:val="00EA269C"/>
    <w:rsid w:val="00EA282D"/>
    <w:rsid w:val="00EA2863"/>
    <w:rsid w:val="00EA2B73"/>
    <w:rsid w:val="00EA2CBA"/>
    <w:rsid w:val="00EA3613"/>
    <w:rsid w:val="00EA3654"/>
    <w:rsid w:val="00EA38B6"/>
    <w:rsid w:val="00EA39A6"/>
    <w:rsid w:val="00EA450C"/>
    <w:rsid w:val="00EA459A"/>
    <w:rsid w:val="00EA468D"/>
    <w:rsid w:val="00EA472E"/>
    <w:rsid w:val="00EA4819"/>
    <w:rsid w:val="00EA4A95"/>
    <w:rsid w:val="00EA4AB4"/>
    <w:rsid w:val="00EA4AE6"/>
    <w:rsid w:val="00EA4EE6"/>
    <w:rsid w:val="00EA4FB3"/>
    <w:rsid w:val="00EA5349"/>
    <w:rsid w:val="00EA549E"/>
    <w:rsid w:val="00EA563B"/>
    <w:rsid w:val="00EA56BB"/>
    <w:rsid w:val="00EA578B"/>
    <w:rsid w:val="00EA58B2"/>
    <w:rsid w:val="00EA5A26"/>
    <w:rsid w:val="00EA5A88"/>
    <w:rsid w:val="00EA5C73"/>
    <w:rsid w:val="00EA5C9D"/>
    <w:rsid w:val="00EA5D45"/>
    <w:rsid w:val="00EA5DFC"/>
    <w:rsid w:val="00EA5EFF"/>
    <w:rsid w:val="00EA5F14"/>
    <w:rsid w:val="00EA5F8A"/>
    <w:rsid w:val="00EA637E"/>
    <w:rsid w:val="00EA6821"/>
    <w:rsid w:val="00EA6D15"/>
    <w:rsid w:val="00EA6D3F"/>
    <w:rsid w:val="00EA70DE"/>
    <w:rsid w:val="00EA7257"/>
    <w:rsid w:val="00EA730D"/>
    <w:rsid w:val="00EA74A8"/>
    <w:rsid w:val="00EA74DA"/>
    <w:rsid w:val="00EA7B7C"/>
    <w:rsid w:val="00EA7BA7"/>
    <w:rsid w:val="00EA7C46"/>
    <w:rsid w:val="00EA7D79"/>
    <w:rsid w:val="00EA7DC8"/>
    <w:rsid w:val="00EA7F11"/>
    <w:rsid w:val="00EB013F"/>
    <w:rsid w:val="00EB01E8"/>
    <w:rsid w:val="00EB02DB"/>
    <w:rsid w:val="00EB03C9"/>
    <w:rsid w:val="00EB05BC"/>
    <w:rsid w:val="00EB060C"/>
    <w:rsid w:val="00EB0821"/>
    <w:rsid w:val="00EB0930"/>
    <w:rsid w:val="00EB0B3A"/>
    <w:rsid w:val="00EB0BA4"/>
    <w:rsid w:val="00EB0BE0"/>
    <w:rsid w:val="00EB0C7F"/>
    <w:rsid w:val="00EB0DD3"/>
    <w:rsid w:val="00EB0E29"/>
    <w:rsid w:val="00EB101A"/>
    <w:rsid w:val="00EB103C"/>
    <w:rsid w:val="00EB13BE"/>
    <w:rsid w:val="00EB1495"/>
    <w:rsid w:val="00EB1529"/>
    <w:rsid w:val="00EB1615"/>
    <w:rsid w:val="00EB161A"/>
    <w:rsid w:val="00EB183B"/>
    <w:rsid w:val="00EB192B"/>
    <w:rsid w:val="00EB1B70"/>
    <w:rsid w:val="00EB2028"/>
    <w:rsid w:val="00EB22C1"/>
    <w:rsid w:val="00EB234E"/>
    <w:rsid w:val="00EB2357"/>
    <w:rsid w:val="00EB29E2"/>
    <w:rsid w:val="00EB2B7F"/>
    <w:rsid w:val="00EB2E26"/>
    <w:rsid w:val="00EB2EB0"/>
    <w:rsid w:val="00EB2F66"/>
    <w:rsid w:val="00EB3488"/>
    <w:rsid w:val="00EB37D5"/>
    <w:rsid w:val="00EB3B31"/>
    <w:rsid w:val="00EB3B94"/>
    <w:rsid w:val="00EB3BF2"/>
    <w:rsid w:val="00EB3D34"/>
    <w:rsid w:val="00EB3E3F"/>
    <w:rsid w:val="00EB40DB"/>
    <w:rsid w:val="00EB428F"/>
    <w:rsid w:val="00EB4389"/>
    <w:rsid w:val="00EB4478"/>
    <w:rsid w:val="00EB4497"/>
    <w:rsid w:val="00EB48B7"/>
    <w:rsid w:val="00EB494C"/>
    <w:rsid w:val="00EB4C5B"/>
    <w:rsid w:val="00EB4CB7"/>
    <w:rsid w:val="00EB4E22"/>
    <w:rsid w:val="00EB4FB3"/>
    <w:rsid w:val="00EB4FC2"/>
    <w:rsid w:val="00EB512A"/>
    <w:rsid w:val="00EB521C"/>
    <w:rsid w:val="00EB5236"/>
    <w:rsid w:val="00EB5297"/>
    <w:rsid w:val="00EB55A9"/>
    <w:rsid w:val="00EB56C3"/>
    <w:rsid w:val="00EB57FE"/>
    <w:rsid w:val="00EB59D0"/>
    <w:rsid w:val="00EB5B02"/>
    <w:rsid w:val="00EB5C04"/>
    <w:rsid w:val="00EB5CF1"/>
    <w:rsid w:val="00EB5ED4"/>
    <w:rsid w:val="00EB6021"/>
    <w:rsid w:val="00EB634C"/>
    <w:rsid w:val="00EB64E7"/>
    <w:rsid w:val="00EB662B"/>
    <w:rsid w:val="00EB66BA"/>
    <w:rsid w:val="00EB6833"/>
    <w:rsid w:val="00EB684C"/>
    <w:rsid w:val="00EB68B0"/>
    <w:rsid w:val="00EB6952"/>
    <w:rsid w:val="00EB695B"/>
    <w:rsid w:val="00EB699A"/>
    <w:rsid w:val="00EB6A91"/>
    <w:rsid w:val="00EB6BA7"/>
    <w:rsid w:val="00EB6C31"/>
    <w:rsid w:val="00EB6CEC"/>
    <w:rsid w:val="00EB708C"/>
    <w:rsid w:val="00EB70D0"/>
    <w:rsid w:val="00EB72AB"/>
    <w:rsid w:val="00EB73DC"/>
    <w:rsid w:val="00EB763E"/>
    <w:rsid w:val="00EB76DA"/>
    <w:rsid w:val="00EB7AB5"/>
    <w:rsid w:val="00EB7C44"/>
    <w:rsid w:val="00EB7D15"/>
    <w:rsid w:val="00EB7D4A"/>
    <w:rsid w:val="00EB7DA0"/>
    <w:rsid w:val="00EB7E11"/>
    <w:rsid w:val="00EC07A8"/>
    <w:rsid w:val="00EC0ADF"/>
    <w:rsid w:val="00EC0B30"/>
    <w:rsid w:val="00EC0CA0"/>
    <w:rsid w:val="00EC0CB6"/>
    <w:rsid w:val="00EC1011"/>
    <w:rsid w:val="00EC10C4"/>
    <w:rsid w:val="00EC129A"/>
    <w:rsid w:val="00EC151A"/>
    <w:rsid w:val="00EC1782"/>
    <w:rsid w:val="00EC17D7"/>
    <w:rsid w:val="00EC1CA4"/>
    <w:rsid w:val="00EC1D29"/>
    <w:rsid w:val="00EC1ED6"/>
    <w:rsid w:val="00EC21BF"/>
    <w:rsid w:val="00EC2333"/>
    <w:rsid w:val="00EC2512"/>
    <w:rsid w:val="00EC256C"/>
    <w:rsid w:val="00EC263F"/>
    <w:rsid w:val="00EC2682"/>
    <w:rsid w:val="00EC2A76"/>
    <w:rsid w:val="00EC2A7A"/>
    <w:rsid w:val="00EC2BA4"/>
    <w:rsid w:val="00EC2C5F"/>
    <w:rsid w:val="00EC2C77"/>
    <w:rsid w:val="00EC2D9E"/>
    <w:rsid w:val="00EC2FF3"/>
    <w:rsid w:val="00EC31FB"/>
    <w:rsid w:val="00EC32B4"/>
    <w:rsid w:val="00EC32F5"/>
    <w:rsid w:val="00EC32FC"/>
    <w:rsid w:val="00EC3860"/>
    <w:rsid w:val="00EC390E"/>
    <w:rsid w:val="00EC39AA"/>
    <w:rsid w:val="00EC3A52"/>
    <w:rsid w:val="00EC3B43"/>
    <w:rsid w:val="00EC3C9B"/>
    <w:rsid w:val="00EC3CD6"/>
    <w:rsid w:val="00EC3CE1"/>
    <w:rsid w:val="00EC3F0E"/>
    <w:rsid w:val="00EC3F8E"/>
    <w:rsid w:val="00EC3FC9"/>
    <w:rsid w:val="00EC4174"/>
    <w:rsid w:val="00EC4271"/>
    <w:rsid w:val="00EC43E7"/>
    <w:rsid w:val="00EC440C"/>
    <w:rsid w:val="00EC4B5E"/>
    <w:rsid w:val="00EC4BEB"/>
    <w:rsid w:val="00EC4CB6"/>
    <w:rsid w:val="00EC4DF6"/>
    <w:rsid w:val="00EC5062"/>
    <w:rsid w:val="00EC5134"/>
    <w:rsid w:val="00EC51B4"/>
    <w:rsid w:val="00EC538F"/>
    <w:rsid w:val="00EC5417"/>
    <w:rsid w:val="00EC54FE"/>
    <w:rsid w:val="00EC557A"/>
    <w:rsid w:val="00EC568C"/>
    <w:rsid w:val="00EC59F2"/>
    <w:rsid w:val="00EC5B17"/>
    <w:rsid w:val="00EC5BD7"/>
    <w:rsid w:val="00EC5C5B"/>
    <w:rsid w:val="00EC5DD3"/>
    <w:rsid w:val="00EC5DE1"/>
    <w:rsid w:val="00EC6616"/>
    <w:rsid w:val="00EC6730"/>
    <w:rsid w:val="00EC682F"/>
    <w:rsid w:val="00EC6AC4"/>
    <w:rsid w:val="00EC6B2E"/>
    <w:rsid w:val="00EC6E24"/>
    <w:rsid w:val="00EC6EFB"/>
    <w:rsid w:val="00EC71CE"/>
    <w:rsid w:val="00EC7409"/>
    <w:rsid w:val="00EC7555"/>
    <w:rsid w:val="00EC75C9"/>
    <w:rsid w:val="00EC76CF"/>
    <w:rsid w:val="00EC780C"/>
    <w:rsid w:val="00EC7999"/>
    <w:rsid w:val="00EC799B"/>
    <w:rsid w:val="00EC7A35"/>
    <w:rsid w:val="00EC7AE8"/>
    <w:rsid w:val="00EC7B2E"/>
    <w:rsid w:val="00EC7CB6"/>
    <w:rsid w:val="00EC7D1E"/>
    <w:rsid w:val="00EC7E67"/>
    <w:rsid w:val="00EC7EF3"/>
    <w:rsid w:val="00EC7F04"/>
    <w:rsid w:val="00ED058D"/>
    <w:rsid w:val="00ED0662"/>
    <w:rsid w:val="00ED07CA"/>
    <w:rsid w:val="00ED083B"/>
    <w:rsid w:val="00ED0A17"/>
    <w:rsid w:val="00ED0AA9"/>
    <w:rsid w:val="00ED100F"/>
    <w:rsid w:val="00ED120B"/>
    <w:rsid w:val="00ED122C"/>
    <w:rsid w:val="00ED122F"/>
    <w:rsid w:val="00ED16DE"/>
    <w:rsid w:val="00ED18E0"/>
    <w:rsid w:val="00ED1918"/>
    <w:rsid w:val="00ED1B17"/>
    <w:rsid w:val="00ED1CC2"/>
    <w:rsid w:val="00ED1F2A"/>
    <w:rsid w:val="00ED212D"/>
    <w:rsid w:val="00ED24F2"/>
    <w:rsid w:val="00ED2559"/>
    <w:rsid w:val="00ED25CC"/>
    <w:rsid w:val="00ED274F"/>
    <w:rsid w:val="00ED277C"/>
    <w:rsid w:val="00ED27ED"/>
    <w:rsid w:val="00ED2AB4"/>
    <w:rsid w:val="00ED2DEC"/>
    <w:rsid w:val="00ED2ECD"/>
    <w:rsid w:val="00ED2EE1"/>
    <w:rsid w:val="00ED2EFB"/>
    <w:rsid w:val="00ED2F73"/>
    <w:rsid w:val="00ED310C"/>
    <w:rsid w:val="00ED3175"/>
    <w:rsid w:val="00ED3280"/>
    <w:rsid w:val="00ED35E7"/>
    <w:rsid w:val="00ED362B"/>
    <w:rsid w:val="00ED36BE"/>
    <w:rsid w:val="00ED3C06"/>
    <w:rsid w:val="00ED3EC0"/>
    <w:rsid w:val="00ED4115"/>
    <w:rsid w:val="00ED4135"/>
    <w:rsid w:val="00ED415C"/>
    <w:rsid w:val="00ED485D"/>
    <w:rsid w:val="00ED494F"/>
    <w:rsid w:val="00ED4AF8"/>
    <w:rsid w:val="00ED4E45"/>
    <w:rsid w:val="00ED4EB8"/>
    <w:rsid w:val="00ED5037"/>
    <w:rsid w:val="00ED51B2"/>
    <w:rsid w:val="00ED5495"/>
    <w:rsid w:val="00ED555C"/>
    <w:rsid w:val="00ED56A7"/>
    <w:rsid w:val="00ED5809"/>
    <w:rsid w:val="00ED5958"/>
    <w:rsid w:val="00ED5A03"/>
    <w:rsid w:val="00ED5AA7"/>
    <w:rsid w:val="00ED5EB4"/>
    <w:rsid w:val="00ED60FD"/>
    <w:rsid w:val="00ED6158"/>
    <w:rsid w:val="00ED621D"/>
    <w:rsid w:val="00ED636E"/>
    <w:rsid w:val="00ED63B6"/>
    <w:rsid w:val="00ED655B"/>
    <w:rsid w:val="00ED6567"/>
    <w:rsid w:val="00ED6725"/>
    <w:rsid w:val="00ED67F4"/>
    <w:rsid w:val="00ED69D1"/>
    <w:rsid w:val="00ED69E2"/>
    <w:rsid w:val="00ED6BBF"/>
    <w:rsid w:val="00ED6FC7"/>
    <w:rsid w:val="00ED6FCD"/>
    <w:rsid w:val="00ED7143"/>
    <w:rsid w:val="00ED7518"/>
    <w:rsid w:val="00ED7759"/>
    <w:rsid w:val="00ED77A6"/>
    <w:rsid w:val="00ED7A2B"/>
    <w:rsid w:val="00ED7A69"/>
    <w:rsid w:val="00ED7B50"/>
    <w:rsid w:val="00ED7EB9"/>
    <w:rsid w:val="00EE002B"/>
    <w:rsid w:val="00EE032A"/>
    <w:rsid w:val="00EE039A"/>
    <w:rsid w:val="00EE049E"/>
    <w:rsid w:val="00EE05E3"/>
    <w:rsid w:val="00EE072A"/>
    <w:rsid w:val="00EE08C6"/>
    <w:rsid w:val="00EE0D4D"/>
    <w:rsid w:val="00EE0D68"/>
    <w:rsid w:val="00EE0E0A"/>
    <w:rsid w:val="00EE0F2A"/>
    <w:rsid w:val="00EE0F86"/>
    <w:rsid w:val="00EE120C"/>
    <w:rsid w:val="00EE1372"/>
    <w:rsid w:val="00EE1500"/>
    <w:rsid w:val="00EE1563"/>
    <w:rsid w:val="00EE16D0"/>
    <w:rsid w:val="00EE1882"/>
    <w:rsid w:val="00EE198F"/>
    <w:rsid w:val="00EE1A91"/>
    <w:rsid w:val="00EE1B34"/>
    <w:rsid w:val="00EE1C73"/>
    <w:rsid w:val="00EE1CB7"/>
    <w:rsid w:val="00EE1E8E"/>
    <w:rsid w:val="00EE1EE1"/>
    <w:rsid w:val="00EE220C"/>
    <w:rsid w:val="00EE25CE"/>
    <w:rsid w:val="00EE2706"/>
    <w:rsid w:val="00EE27DF"/>
    <w:rsid w:val="00EE2875"/>
    <w:rsid w:val="00EE2D62"/>
    <w:rsid w:val="00EE2DA8"/>
    <w:rsid w:val="00EE2FE9"/>
    <w:rsid w:val="00EE32AE"/>
    <w:rsid w:val="00EE3370"/>
    <w:rsid w:val="00EE34B6"/>
    <w:rsid w:val="00EE34CC"/>
    <w:rsid w:val="00EE3967"/>
    <w:rsid w:val="00EE3CA7"/>
    <w:rsid w:val="00EE3DED"/>
    <w:rsid w:val="00EE3E7C"/>
    <w:rsid w:val="00EE4039"/>
    <w:rsid w:val="00EE446B"/>
    <w:rsid w:val="00EE44BD"/>
    <w:rsid w:val="00EE49AB"/>
    <w:rsid w:val="00EE4ADE"/>
    <w:rsid w:val="00EE4B10"/>
    <w:rsid w:val="00EE4B29"/>
    <w:rsid w:val="00EE4B8C"/>
    <w:rsid w:val="00EE4CF4"/>
    <w:rsid w:val="00EE50C9"/>
    <w:rsid w:val="00EE5162"/>
    <w:rsid w:val="00EE52B4"/>
    <w:rsid w:val="00EE5439"/>
    <w:rsid w:val="00EE5617"/>
    <w:rsid w:val="00EE6087"/>
    <w:rsid w:val="00EE6551"/>
    <w:rsid w:val="00EE6645"/>
    <w:rsid w:val="00EE68A8"/>
    <w:rsid w:val="00EE6BEB"/>
    <w:rsid w:val="00EE6DA5"/>
    <w:rsid w:val="00EE6E5C"/>
    <w:rsid w:val="00EE6F29"/>
    <w:rsid w:val="00EE709D"/>
    <w:rsid w:val="00EE71D3"/>
    <w:rsid w:val="00EE722E"/>
    <w:rsid w:val="00EE7521"/>
    <w:rsid w:val="00EE784E"/>
    <w:rsid w:val="00EE79A8"/>
    <w:rsid w:val="00EE7CEB"/>
    <w:rsid w:val="00EF00FA"/>
    <w:rsid w:val="00EF011B"/>
    <w:rsid w:val="00EF03F1"/>
    <w:rsid w:val="00EF04B0"/>
    <w:rsid w:val="00EF0658"/>
    <w:rsid w:val="00EF06ED"/>
    <w:rsid w:val="00EF0964"/>
    <w:rsid w:val="00EF0B7B"/>
    <w:rsid w:val="00EF0C1E"/>
    <w:rsid w:val="00EF0D96"/>
    <w:rsid w:val="00EF0D9B"/>
    <w:rsid w:val="00EF0F18"/>
    <w:rsid w:val="00EF10B5"/>
    <w:rsid w:val="00EF1485"/>
    <w:rsid w:val="00EF1634"/>
    <w:rsid w:val="00EF1AC4"/>
    <w:rsid w:val="00EF1CCF"/>
    <w:rsid w:val="00EF1DC7"/>
    <w:rsid w:val="00EF1E2F"/>
    <w:rsid w:val="00EF1F42"/>
    <w:rsid w:val="00EF1F9D"/>
    <w:rsid w:val="00EF20D2"/>
    <w:rsid w:val="00EF24C0"/>
    <w:rsid w:val="00EF2579"/>
    <w:rsid w:val="00EF26F5"/>
    <w:rsid w:val="00EF27BE"/>
    <w:rsid w:val="00EF29C5"/>
    <w:rsid w:val="00EF2A8D"/>
    <w:rsid w:val="00EF2D91"/>
    <w:rsid w:val="00EF2EED"/>
    <w:rsid w:val="00EF31C7"/>
    <w:rsid w:val="00EF3298"/>
    <w:rsid w:val="00EF354E"/>
    <w:rsid w:val="00EF379C"/>
    <w:rsid w:val="00EF3CC1"/>
    <w:rsid w:val="00EF415C"/>
    <w:rsid w:val="00EF4404"/>
    <w:rsid w:val="00EF44C9"/>
    <w:rsid w:val="00EF45B6"/>
    <w:rsid w:val="00EF46A5"/>
    <w:rsid w:val="00EF47B3"/>
    <w:rsid w:val="00EF4B57"/>
    <w:rsid w:val="00EF4E34"/>
    <w:rsid w:val="00EF4E75"/>
    <w:rsid w:val="00EF4EBF"/>
    <w:rsid w:val="00EF4ECD"/>
    <w:rsid w:val="00EF50D9"/>
    <w:rsid w:val="00EF51B9"/>
    <w:rsid w:val="00EF552F"/>
    <w:rsid w:val="00EF5A73"/>
    <w:rsid w:val="00EF5AF4"/>
    <w:rsid w:val="00EF5BAD"/>
    <w:rsid w:val="00EF5D22"/>
    <w:rsid w:val="00EF5DE1"/>
    <w:rsid w:val="00EF5F8B"/>
    <w:rsid w:val="00EF6037"/>
    <w:rsid w:val="00EF63A3"/>
    <w:rsid w:val="00EF63BF"/>
    <w:rsid w:val="00EF698E"/>
    <w:rsid w:val="00EF6A0C"/>
    <w:rsid w:val="00EF6D04"/>
    <w:rsid w:val="00EF6DD6"/>
    <w:rsid w:val="00EF7342"/>
    <w:rsid w:val="00EF76E7"/>
    <w:rsid w:val="00EF7825"/>
    <w:rsid w:val="00EF7A8D"/>
    <w:rsid w:val="00EF7B58"/>
    <w:rsid w:val="00EF7BB9"/>
    <w:rsid w:val="00EF7E93"/>
    <w:rsid w:val="00F004F2"/>
    <w:rsid w:val="00F005A7"/>
    <w:rsid w:val="00F00638"/>
    <w:rsid w:val="00F006DC"/>
    <w:rsid w:val="00F008F6"/>
    <w:rsid w:val="00F00A72"/>
    <w:rsid w:val="00F00AD3"/>
    <w:rsid w:val="00F00CB7"/>
    <w:rsid w:val="00F00F11"/>
    <w:rsid w:val="00F00F22"/>
    <w:rsid w:val="00F01389"/>
    <w:rsid w:val="00F01431"/>
    <w:rsid w:val="00F01435"/>
    <w:rsid w:val="00F0180F"/>
    <w:rsid w:val="00F01E94"/>
    <w:rsid w:val="00F01F4A"/>
    <w:rsid w:val="00F02253"/>
    <w:rsid w:val="00F02551"/>
    <w:rsid w:val="00F02879"/>
    <w:rsid w:val="00F028B2"/>
    <w:rsid w:val="00F02A64"/>
    <w:rsid w:val="00F02B43"/>
    <w:rsid w:val="00F02D4D"/>
    <w:rsid w:val="00F031F8"/>
    <w:rsid w:val="00F03896"/>
    <w:rsid w:val="00F03A16"/>
    <w:rsid w:val="00F03AE6"/>
    <w:rsid w:val="00F03B09"/>
    <w:rsid w:val="00F03E59"/>
    <w:rsid w:val="00F0437C"/>
    <w:rsid w:val="00F043F5"/>
    <w:rsid w:val="00F04440"/>
    <w:rsid w:val="00F04549"/>
    <w:rsid w:val="00F045ED"/>
    <w:rsid w:val="00F045F8"/>
    <w:rsid w:val="00F04880"/>
    <w:rsid w:val="00F04B68"/>
    <w:rsid w:val="00F04C5D"/>
    <w:rsid w:val="00F04D4F"/>
    <w:rsid w:val="00F0519F"/>
    <w:rsid w:val="00F0523A"/>
    <w:rsid w:val="00F052E3"/>
    <w:rsid w:val="00F05559"/>
    <w:rsid w:val="00F0586C"/>
    <w:rsid w:val="00F059A6"/>
    <w:rsid w:val="00F05A0A"/>
    <w:rsid w:val="00F05A2F"/>
    <w:rsid w:val="00F05B0D"/>
    <w:rsid w:val="00F062D3"/>
    <w:rsid w:val="00F06524"/>
    <w:rsid w:val="00F066A5"/>
    <w:rsid w:val="00F0672B"/>
    <w:rsid w:val="00F0676E"/>
    <w:rsid w:val="00F0677E"/>
    <w:rsid w:val="00F06860"/>
    <w:rsid w:val="00F0690F"/>
    <w:rsid w:val="00F06ACF"/>
    <w:rsid w:val="00F06F67"/>
    <w:rsid w:val="00F070E3"/>
    <w:rsid w:val="00F072E3"/>
    <w:rsid w:val="00F07306"/>
    <w:rsid w:val="00F07415"/>
    <w:rsid w:val="00F0772E"/>
    <w:rsid w:val="00F0788E"/>
    <w:rsid w:val="00F079D7"/>
    <w:rsid w:val="00F07F6D"/>
    <w:rsid w:val="00F1006C"/>
    <w:rsid w:val="00F10076"/>
    <w:rsid w:val="00F1025A"/>
    <w:rsid w:val="00F10475"/>
    <w:rsid w:val="00F10653"/>
    <w:rsid w:val="00F107C3"/>
    <w:rsid w:val="00F1086B"/>
    <w:rsid w:val="00F108AF"/>
    <w:rsid w:val="00F10A4A"/>
    <w:rsid w:val="00F10E1E"/>
    <w:rsid w:val="00F1106C"/>
    <w:rsid w:val="00F110BE"/>
    <w:rsid w:val="00F1118A"/>
    <w:rsid w:val="00F112ED"/>
    <w:rsid w:val="00F1139B"/>
    <w:rsid w:val="00F11437"/>
    <w:rsid w:val="00F115C4"/>
    <w:rsid w:val="00F11611"/>
    <w:rsid w:val="00F117E3"/>
    <w:rsid w:val="00F11930"/>
    <w:rsid w:val="00F119C3"/>
    <w:rsid w:val="00F11B80"/>
    <w:rsid w:val="00F11B9A"/>
    <w:rsid w:val="00F11D87"/>
    <w:rsid w:val="00F11DAE"/>
    <w:rsid w:val="00F11F64"/>
    <w:rsid w:val="00F11FB4"/>
    <w:rsid w:val="00F121E1"/>
    <w:rsid w:val="00F121F3"/>
    <w:rsid w:val="00F122AF"/>
    <w:rsid w:val="00F1231B"/>
    <w:rsid w:val="00F126CE"/>
    <w:rsid w:val="00F12E20"/>
    <w:rsid w:val="00F12F18"/>
    <w:rsid w:val="00F1304A"/>
    <w:rsid w:val="00F13519"/>
    <w:rsid w:val="00F13752"/>
    <w:rsid w:val="00F13879"/>
    <w:rsid w:val="00F13B84"/>
    <w:rsid w:val="00F13D78"/>
    <w:rsid w:val="00F13E0D"/>
    <w:rsid w:val="00F14025"/>
    <w:rsid w:val="00F1427D"/>
    <w:rsid w:val="00F14395"/>
    <w:rsid w:val="00F1459F"/>
    <w:rsid w:val="00F14696"/>
    <w:rsid w:val="00F14900"/>
    <w:rsid w:val="00F1491A"/>
    <w:rsid w:val="00F149BF"/>
    <w:rsid w:val="00F14BDA"/>
    <w:rsid w:val="00F14E48"/>
    <w:rsid w:val="00F14E5E"/>
    <w:rsid w:val="00F14E95"/>
    <w:rsid w:val="00F14FC4"/>
    <w:rsid w:val="00F150B7"/>
    <w:rsid w:val="00F15298"/>
    <w:rsid w:val="00F152A2"/>
    <w:rsid w:val="00F1548A"/>
    <w:rsid w:val="00F155EE"/>
    <w:rsid w:val="00F15769"/>
    <w:rsid w:val="00F1583E"/>
    <w:rsid w:val="00F1594E"/>
    <w:rsid w:val="00F15ADE"/>
    <w:rsid w:val="00F15C34"/>
    <w:rsid w:val="00F15F57"/>
    <w:rsid w:val="00F16096"/>
    <w:rsid w:val="00F1660D"/>
    <w:rsid w:val="00F167B0"/>
    <w:rsid w:val="00F16A69"/>
    <w:rsid w:val="00F16AFB"/>
    <w:rsid w:val="00F16D1F"/>
    <w:rsid w:val="00F16F96"/>
    <w:rsid w:val="00F16F9C"/>
    <w:rsid w:val="00F16FE5"/>
    <w:rsid w:val="00F1725D"/>
    <w:rsid w:val="00F17728"/>
    <w:rsid w:val="00F1775E"/>
    <w:rsid w:val="00F177EF"/>
    <w:rsid w:val="00F200C3"/>
    <w:rsid w:val="00F20372"/>
    <w:rsid w:val="00F20459"/>
    <w:rsid w:val="00F20482"/>
    <w:rsid w:val="00F20524"/>
    <w:rsid w:val="00F20A5F"/>
    <w:rsid w:val="00F20D54"/>
    <w:rsid w:val="00F20D72"/>
    <w:rsid w:val="00F20DBB"/>
    <w:rsid w:val="00F20E47"/>
    <w:rsid w:val="00F2144D"/>
    <w:rsid w:val="00F215E7"/>
    <w:rsid w:val="00F2188D"/>
    <w:rsid w:val="00F21DAB"/>
    <w:rsid w:val="00F22189"/>
    <w:rsid w:val="00F22484"/>
    <w:rsid w:val="00F226D5"/>
    <w:rsid w:val="00F22742"/>
    <w:rsid w:val="00F22D05"/>
    <w:rsid w:val="00F231AD"/>
    <w:rsid w:val="00F231D8"/>
    <w:rsid w:val="00F23226"/>
    <w:rsid w:val="00F23305"/>
    <w:rsid w:val="00F23533"/>
    <w:rsid w:val="00F2356D"/>
    <w:rsid w:val="00F238F0"/>
    <w:rsid w:val="00F23FAE"/>
    <w:rsid w:val="00F240B1"/>
    <w:rsid w:val="00F24B4A"/>
    <w:rsid w:val="00F24E90"/>
    <w:rsid w:val="00F24F92"/>
    <w:rsid w:val="00F255B6"/>
    <w:rsid w:val="00F2567C"/>
    <w:rsid w:val="00F25983"/>
    <w:rsid w:val="00F25B84"/>
    <w:rsid w:val="00F25E21"/>
    <w:rsid w:val="00F25FD1"/>
    <w:rsid w:val="00F26291"/>
    <w:rsid w:val="00F2636C"/>
    <w:rsid w:val="00F26430"/>
    <w:rsid w:val="00F26433"/>
    <w:rsid w:val="00F2664F"/>
    <w:rsid w:val="00F2681E"/>
    <w:rsid w:val="00F26849"/>
    <w:rsid w:val="00F26929"/>
    <w:rsid w:val="00F26B44"/>
    <w:rsid w:val="00F26CCF"/>
    <w:rsid w:val="00F270C9"/>
    <w:rsid w:val="00F271C4"/>
    <w:rsid w:val="00F27234"/>
    <w:rsid w:val="00F2778F"/>
    <w:rsid w:val="00F277B0"/>
    <w:rsid w:val="00F278D8"/>
    <w:rsid w:val="00F27B2F"/>
    <w:rsid w:val="00F27CD2"/>
    <w:rsid w:val="00F27E8A"/>
    <w:rsid w:val="00F30132"/>
    <w:rsid w:val="00F3015B"/>
    <w:rsid w:val="00F301F4"/>
    <w:rsid w:val="00F303B6"/>
    <w:rsid w:val="00F30470"/>
    <w:rsid w:val="00F30666"/>
    <w:rsid w:val="00F3068F"/>
    <w:rsid w:val="00F306B1"/>
    <w:rsid w:val="00F30897"/>
    <w:rsid w:val="00F30A53"/>
    <w:rsid w:val="00F30B9F"/>
    <w:rsid w:val="00F30C13"/>
    <w:rsid w:val="00F30D78"/>
    <w:rsid w:val="00F30DEB"/>
    <w:rsid w:val="00F30EF2"/>
    <w:rsid w:val="00F3117E"/>
    <w:rsid w:val="00F311CD"/>
    <w:rsid w:val="00F3162F"/>
    <w:rsid w:val="00F31811"/>
    <w:rsid w:val="00F31B4C"/>
    <w:rsid w:val="00F31C73"/>
    <w:rsid w:val="00F31E9D"/>
    <w:rsid w:val="00F32312"/>
    <w:rsid w:val="00F32326"/>
    <w:rsid w:val="00F32349"/>
    <w:rsid w:val="00F32438"/>
    <w:rsid w:val="00F32A7A"/>
    <w:rsid w:val="00F32E83"/>
    <w:rsid w:val="00F330E0"/>
    <w:rsid w:val="00F332F4"/>
    <w:rsid w:val="00F33343"/>
    <w:rsid w:val="00F33433"/>
    <w:rsid w:val="00F33501"/>
    <w:rsid w:val="00F33605"/>
    <w:rsid w:val="00F3365B"/>
    <w:rsid w:val="00F338DB"/>
    <w:rsid w:val="00F33D6F"/>
    <w:rsid w:val="00F33F14"/>
    <w:rsid w:val="00F33F88"/>
    <w:rsid w:val="00F3431B"/>
    <w:rsid w:val="00F34420"/>
    <w:rsid w:val="00F34817"/>
    <w:rsid w:val="00F34952"/>
    <w:rsid w:val="00F34BDE"/>
    <w:rsid w:val="00F34FE9"/>
    <w:rsid w:val="00F35079"/>
    <w:rsid w:val="00F352DC"/>
    <w:rsid w:val="00F35817"/>
    <w:rsid w:val="00F358D9"/>
    <w:rsid w:val="00F35A10"/>
    <w:rsid w:val="00F35BE9"/>
    <w:rsid w:val="00F35CBE"/>
    <w:rsid w:val="00F35F39"/>
    <w:rsid w:val="00F35FD0"/>
    <w:rsid w:val="00F36123"/>
    <w:rsid w:val="00F36307"/>
    <w:rsid w:val="00F36369"/>
    <w:rsid w:val="00F36372"/>
    <w:rsid w:val="00F363F3"/>
    <w:rsid w:val="00F3640A"/>
    <w:rsid w:val="00F3657F"/>
    <w:rsid w:val="00F367D0"/>
    <w:rsid w:val="00F36837"/>
    <w:rsid w:val="00F36A3E"/>
    <w:rsid w:val="00F36B2F"/>
    <w:rsid w:val="00F36CEC"/>
    <w:rsid w:val="00F36DEB"/>
    <w:rsid w:val="00F36E75"/>
    <w:rsid w:val="00F36ED8"/>
    <w:rsid w:val="00F36F01"/>
    <w:rsid w:val="00F36F2E"/>
    <w:rsid w:val="00F36FE1"/>
    <w:rsid w:val="00F372F6"/>
    <w:rsid w:val="00F3748C"/>
    <w:rsid w:val="00F374F9"/>
    <w:rsid w:val="00F3776B"/>
    <w:rsid w:val="00F37819"/>
    <w:rsid w:val="00F378F2"/>
    <w:rsid w:val="00F378F7"/>
    <w:rsid w:val="00F3797B"/>
    <w:rsid w:val="00F37F53"/>
    <w:rsid w:val="00F40674"/>
    <w:rsid w:val="00F40726"/>
    <w:rsid w:val="00F40802"/>
    <w:rsid w:val="00F40A1D"/>
    <w:rsid w:val="00F40A77"/>
    <w:rsid w:val="00F40BA5"/>
    <w:rsid w:val="00F40F21"/>
    <w:rsid w:val="00F41469"/>
    <w:rsid w:val="00F41472"/>
    <w:rsid w:val="00F419A0"/>
    <w:rsid w:val="00F41B3B"/>
    <w:rsid w:val="00F41CB8"/>
    <w:rsid w:val="00F41D9A"/>
    <w:rsid w:val="00F41F90"/>
    <w:rsid w:val="00F41FF1"/>
    <w:rsid w:val="00F42536"/>
    <w:rsid w:val="00F4281B"/>
    <w:rsid w:val="00F429B6"/>
    <w:rsid w:val="00F42A50"/>
    <w:rsid w:val="00F42B7E"/>
    <w:rsid w:val="00F42C1C"/>
    <w:rsid w:val="00F42DC8"/>
    <w:rsid w:val="00F431F5"/>
    <w:rsid w:val="00F4331D"/>
    <w:rsid w:val="00F43544"/>
    <w:rsid w:val="00F4368D"/>
    <w:rsid w:val="00F43C27"/>
    <w:rsid w:val="00F43CBD"/>
    <w:rsid w:val="00F43CE7"/>
    <w:rsid w:val="00F43E48"/>
    <w:rsid w:val="00F43F16"/>
    <w:rsid w:val="00F43F77"/>
    <w:rsid w:val="00F448E8"/>
    <w:rsid w:val="00F44B97"/>
    <w:rsid w:val="00F450D7"/>
    <w:rsid w:val="00F45332"/>
    <w:rsid w:val="00F4543C"/>
    <w:rsid w:val="00F4553A"/>
    <w:rsid w:val="00F45548"/>
    <w:rsid w:val="00F4565E"/>
    <w:rsid w:val="00F45707"/>
    <w:rsid w:val="00F457CD"/>
    <w:rsid w:val="00F45A1F"/>
    <w:rsid w:val="00F45A64"/>
    <w:rsid w:val="00F45CD4"/>
    <w:rsid w:val="00F45EF3"/>
    <w:rsid w:val="00F45F72"/>
    <w:rsid w:val="00F46003"/>
    <w:rsid w:val="00F46723"/>
    <w:rsid w:val="00F467DA"/>
    <w:rsid w:val="00F4681C"/>
    <w:rsid w:val="00F468C2"/>
    <w:rsid w:val="00F46972"/>
    <w:rsid w:val="00F46BF0"/>
    <w:rsid w:val="00F46D1F"/>
    <w:rsid w:val="00F46F90"/>
    <w:rsid w:val="00F47036"/>
    <w:rsid w:val="00F47091"/>
    <w:rsid w:val="00F47429"/>
    <w:rsid w:val="00F4758A"/>
    <w:rsid w:val="00F477A8"/>
    <w:rsid w:val="00F479A2"/>
    <w:rsid w:val="00F47F4C"/>
    <w:rsid w:val="00F50029"/>
    <w:rsid w:val="00F50100"/>
    <w:rsid w:val="00F50521"/>
    <w:rsid w:val="00F505E3"/>
    <w:rsid w:val="00F5070B"/>
    <w:rsid w:val="00F50774"/>
    <w:rsid w:val="00F5088D"/>
    <w:rsid w:val="00F50C22"/>
    <w:rsid w:val="00F50C97"/>
    <w:rsid w:val="00F50C98"/>
    <w:rsid w:val="00F50DAB"/>
    <w:rsid w:val="00F50E05"/>
    <w:rsid w:val="00F51782"/>
    <w:rsid w:val="00F51792"/>
    <w:rsid w:val="00F5190F"/>
    <w:rsid w:val="00F51B7F"/>
    <w:rsid w:val="00F51C0C"/>
    <w:rsid w:val="00F51C60"/>
    <w:rsid w:val="00F51CF9"/>
    <w:rsid w:val="00F51F7B"/>
    <w:rsid w:val="00F521AD"/>
    <w:rsid w:val="00F52243"/>
    <w:rsid w:val="00F5246F"/>
    <w:rsid w:val="00F524B0"/>
    <w:rsid w:val="00F52513"/>
    <w:rsid w:val="00F52528"/>
    <w:rsid w:val="00F526B3"/>
    <w:rsid w:val="00F527AE"/>
    <w:rsid w:val="00F52A16"/>
    <w:rsid w:val="00F52BA3"/>
    <w:rsid w:val="00F52E19"/>
    <w:rsid w:val="00F5304E"/>
    <w:rsid w:val="00F53068"/>
    <w:rsid w:val="00F5324E"/>
    <w:rsid w:val="00F5360E"/>
    <w:rsid w:val="00F53740"/>
    <w:rsid w:val="00F53A69"/>
    <w:rsid w:val="00F53CD7"/>
    <w:rsid w:val="00F54833"/>
    <w:rsid w:val="00F54DA7"/>
    <w:rsid w:val="00F54EB7"/>
    <w:rsid w:val="00F54F52"/>
    <w:rsid w:val="00F55088"/>
    <w:rsid w:val="00F55289"/>
    <w:rsid w:val="00F55499"/>
    <w:rsid w:val="00F5550E"/>
    <w:rsid w:val="00F55677"/>
    <w:rsid w:val="00F55800"/>
    <w:rsid w:val="00F5590A"/>
    <w:rsid w:val="00F55D11"/>
    <w:rsid w:val="00F5604C"/>
    <w:rsid w:val="00F563E0"/>
    <w:rsid w:val="00F56477"/>
    <w:rsid w:val="00F564B5"/>
    <w:rsid w:val="00F565C5"/>
    <w:rsid w:val="00F5663C"/>
    <w:rsid w:val="00F566D2"/>
    <w:rsid w:val="00F56912"/>
    <w:rsid w:val="00F56C8F"/>
    <w:rsid w:val="00F56FCD"/>
    <w:rsid w:val="00F571E9"/>
    <w:rsid w:val="00F572C5"/>
    <w:rsid w:val="00F57412"/>
    <w:rsid w:val="00F5743B"/>
    <w:rsid w:val="00F5769C"/>
    <w:rsid w:val="00F57728"/>
    <w:rsid w:val="00F577F0"/>
    <w:rsid w:val="00F57862"/>
    <w:rsid w:val="00F57B81"/>
    <w:rsid w:val="00F57DC6"/>
    <w:rsid w:val="00F57F37"/>
    <w:rsid w:val="00F60067"/>
    <w:rsid w:val="00F6036E"/>
    <w:rsid w:val="00F60840"/>
    <w:rsid w:val="00F608D7"/>
    <w:rsid w:val="00F60DD1"/>
    <w:rsid w:val="00F610D4"/>
    <w:rsid w:val="00F61759"/>
    <w:rsid w:val="00F61840"/>
    <w:rsid w:val="00F61C85"/>
    <w:rsid w:val="00F61E81"/>
    <w:rsid w:val="00F61ECE"/>
    <w:rsid w:val="00F61F68"/>
    <w:rsid w:val="00F61F6E"/>
    <w:rsid w:val="00F621F4"/>
    <w:rsid w:val="00F6265A"/>
    <w:rsid w:val="00F62AEC"/>
    <w:rsid w:val="00F62AF2"/>
    <w:rsid w:val="00F62EC9"/>
    <w:rsid w:val="00F63114"/>
    <w:rsid w:val="00F63B49"/>
    <w:rsid w:val="00F63CF2"/>
    <w:rsid w:val="00F63EBE"/>
    <w:rsid w:val="00F63EE5"/>
    <w:rsid w:val="00F63FA1"/>
    <w:rsid w:val="00F64342"/>
    <w:rsid w:val="00F644C4"/>
    <w:rsid w:val="00F645DB"/>
    <w:rsid w:val="00F64A1F"/>
    <w:rsid w:val="00F64D3C"/>
    <w:rsid w:val="00F64DE7"/>
    <w:rsid w:val="00F65222"/>
    <w:rsid w:val="00F65654"/>
    <w:rsid w:val="00F65751"/>
    <w:rsid w:val="00F65999"/>
    <w:rsid w:val="00F65BA7"/>
    <w:rsid w:val="00F662A8"/>
    <w:rsid w:val="00F6641C"/>
    <w:rsid w:val="00F665DA"/>
    <w:rsid w:val="00F666FE"/>
    <w:rsid w:val="00F66709"/>
    <w:rsid w:val="00F6681A"/>
    <w:rsid w:val="00F66BA3"/>
    <w:rsid w:val="00F66BFB"/>
    <w:rsid w:val="00F66C18"/>
    <w:rsid w:val="00F66FBE"/>
    <w:rsid w:val="00F67084"/>
    <w:rsid w:val="00F6716E"/>
    <w:rsid w:val="00F672B5"/>
    <w:rsid w:val="00F6741D"/>
    <w:rsid w:val="00F6759A"/>
    <w:rsid w:val="00F70308"/>
    <w:rsid w:val="00F704EC"/>
    <w:rsid w:val="00F7080D"/>
    <w:rsid w:val="00F70AC8"/>
    <w:rsid w:val="00F70B2E"/>
    <w:rsid w:val="00F70C0D"/>
    <w:rsid w:val="00F70C6A"/>
    <w:rsid w:val="00F70D23"/>
    <w:rsid w:val="00F70F02"/>
    <w:rsid w:val="00F710FA"/>
    <w:rsid w:val="00F7125C"/>
    <w:rsid w:val="00F7156A"/>
    <w:rsid w:val="00F716D2"/>
    <w:rsid w:val="00F71A21"/>
    <w:rsid w:val="00F71D88"/>
    <w:rsid w:val="00F71ED7"/>
    <w:rsid w:val="00F72158"/>
    <w:rsid w:val="00F72340"/>
    <w:rsid w:val="00F72341"/>
    <w:rsid w:val="00F725E8"/>
    <w:rsid w:val="00F72721"/>
    <w:rsid w:val="00F72B7B"/>
    <w:rsid w:val="00F72BA2"/>
    <w:rsid w:val="00F72BC5"/>
    <w:rsid w:val="00F730C3"/>
    <w:rsid w:val="00F730DF"/>
    <w:rsid w:val="00F731F3"/>
    <w:rsid w:val="00F732C2"/>
    <w:rsid w:val="00F73350"/>
    <w:rsid w:val="00F734AA"/>
    <w:rsid w:val="00F73533"/>
    <w:rsid w:val="00F7396D"/>
    <w:rsid w:val="00F73A0C"/>
    <w:rsid w:val="00F73C07"/>
    <w:rsid w:val="00F73D85"/>
    <w:rsid w:val="00F73F53"/>
    <w:rsid w:val="00F73F81"/>
    <w:rsid w:val="00F73FD9"/>
    <w:rsid w:val="00F74341"/>
    <w:rsid w:val="00F7445D"/>
    <w:rsid w:val="00F74488"/>
    <w:rsid w:val="00F74581"/>
    <w:rsid w:val="00F7460B"/>
    <w:rsid w:val="00F7467F"/>
    <w:rsid w:val="00F7472E"/>
    <w:rsid w:val="00F747C1"/>
    <w:rsid w:val="00F74B0C"/>
    <w:rsid w:val="00F74C4C"/>
    <w:rsid w:val="00F74E65"/>
    <w:rsid w:val="00F7509A"/>
    <w:rsid w:val="00F75241"/>
    <w:rsid w:val="00F7524B"/>
    <w:rsid w:val="00F75928"/>
    <w:rsid w:val="00F75FB4"/>
    <w:rsid w:val="00F76070"/>
    <w:rsid w:val="00F7633A"/>
    <w:rsid w:val="00F764C2"/>
    <w:rsid w:val="00F76876"/>
    <w:rsid w:val="00F768B7"/>
    <w:rsid w:val="00F7694A"/>
    <w:rsid w:val="00F769F1"/>
    <w:rsid w:val="00F76B4A"/>
    <w:rsid w:val="00F76B97"/>
    <w:rsid w:val="00F76BAA"/>
    <w:rsid w:val="00F76C0B"/>
    <w:rsid w:val="00F76CA8"/>
    <w:rsid w:val="00F76DC7"/>
    <w:rsid w:val="00F76E6F"/>
    <w:rsid w:val="00F7703F"/>
    <w:rsid w:val="00F770C0"/>
    <w:rsid w:val="00F77135"/>
    <w:rsid w:val="00F77152"/>
    <w:rsid w:val="00F77279"/>
    <w:rsid w:val="00F77548"/>
    <w:rsid w:val="00F775D1"/>
    <w:rsid w:val="00F77CBB"/>
    <w:rsid w:val="00F77DF4"/>
    <w:rsid w:val="00F77FA9"/>
    <w:rsid w:val="00F800CA"/>
    <w:rsid w:val="00F8017F"/>
    <w:rsid w:val="00F80296"/>
    <w:rsid w:val="00F80344"/>
    <w:rsid w:val="00F8067B"/>
    <w:rsid w:val="00F80783"/>
    <w:rsid w:val="00F80C87"/>
    <w:rsid w:val="00F80FC4"/>
    <w:rsid w:val="00F80FFB"/>
    <w:rsid w:val="00F81190"/>
    <w:rsid w:val="00F811E0"/>
    <w:rsid w:val="00F811E5"/>
    <w:rsid w:val="00F81346"/>
    <w:rsid w:val="00F81362"/>
    <w:rsid w:val="00F8137B"/>
    <w:rsid w:val="00F813D5"/>
    <w:rsid w:val="00F81809"/>
    <w:rsid w:val="00F81ABE"/>
    <w:rsid w:val="00F81B34"/>
    <w:rsid w:val="00F81C84"/>
    <w:rsid w:val="00F81DCC"/>
    <w:rsid w:val="00F81EE3"/>
    <w:rsid w:val="00F81FF6"/>
    <w:rsid w:val="00F8204B"/>
    <w:rsid w:val="00F8222D"/>
    <w:rsid w:val="00F82382"/>
    <w:rsid w:val="00F825CF"/>
    <w:rsid w:val="00F82685"/>
    <w:rsid w:val="00F826C8"/>
    <w:rsid w:val="00F82D42"/>
    <w:rsid w:val="00F8301B"/>
    <w:rsid w:val="00F8302E"/>
    <w:rsid w:val="00F830D2"/>
    <w:rsid w:val="00F831E8"/>
    <w:rsid w:val="00F83225"/>
    <w:rsid w:val="00F834FC"/>
    <w:rsid w:val="00F83627"/>
    <w:rsid w:val="00F8365B"/>
    <w:rsid w:val="00F83E2B"/>
    <w:rsid w:val="00F84065"/>
    <w:rsid w:val="00F841E0"/>
    <w:rsid w:val="00F842D7"/>
    <w:rsid w:val="00F8447D"/>
    <w:rsid w:val="00F84712"/>
    <w:rsid w:val="00F84BA7"/>
    <w:rsid w:val="00F84C4D"/>
    <w:rsid w:val="00F84C9D"/>
    <w:rsid w:val="00F84E24"/>
    <w:rsid w:val="00F84E6B"/>
    <w:rsid w:val="00F851D1"/>
    <w:rsid w:val="00F85267"/>
    <w:rsid w:val="00F85323"/>
    <w:rsid w:val="00F8532F"/>
    <w:rsid w:val="00F85360"/>
    <w:rsid w:val="00F853F6"/>
    <w:rsid w:val="00F85425"/>
    <w:rsid w:val="00F8544B"/>
    <w:rsid w:val="00F854B4"/>
    <w:rsid w:val="00F85533"/>
    <w:rsid w:val="00F855FA"/>
    <w:rsid w:val="00F85B79"/>
    <w:rsid w:val="00F85DF3"/>
    <w:rsid w:val="00F86239"/>
    <w:rsid w:val="00F8669F"/>
    <w:rsid w:val="00F86A39"/>
    <w:rsid w:val="00F86CE9"/>
    <w:rsid w:val="00F8725B"/>
    <w:rsid w:val="00F87733"/>
    <w:rsid w:val="00F87847"/>
    <w:rsid w:val="00F87A41"/>
    <w:rsid w:val="00F87A8D"/>
    <w:rsid w:val="00F87D92"/>
    <w:rsid w:val="00F87D9E"/>
    <w:rsid w:val="00F87DB2"/>
    <w:rsid w:val="00F9013F"/>
    <w:rsid w:val="00F9024A"/>
    <w:rsid w:val="00F906C1"/>
    <w:rsid w:val="00F90A14"/>
    <w:rsid w:val="00F90B92"/>
    <w:rsid w:val="00F90E21"/>
    <w:rsid w:val="00F91173"/>
    <w:rsid w:val="00F9138C"/>
    <w:rsid w:val="00F9150E"/>
    <w:rsid w:val="00F91942"/>
    <w:rsid w:val="00F91B32"/>
    <w:rsid w:val="00F91D5D"/>
    <w:rsid w:val="00F91D99"/>
    <w:rsid w:val="00F91EB4"/>
    <w:rsid w:val="00F9203D"/>
    <w:rsid w:val="00F92167"/>
    <w:rsid w:val="00F9244D"/>
    <w:rsid w:val="00F928C3"/>
    <w:rsid w:val="00F928DB"/>
    <w:rsid w:val="00F928F8"/>
    <w:rsid w:val="00F92D22"/>
    <w:rsid w:val="00F93337"/>
    <w:rsid w:val="00F933E8"/>
    <w:rsid w:val="00F9353D"/>
    <w:rsid w:val="00F935D0"/>
    <w:rsid w:val="00F93650"/>
    <w:rsid w:val="00F93689"/>
    <w:rsid w:val="00F93739"/>
    <w:rsid w:val="00F937B9"/>
    <w:rsid w:val="00F93952"/>
    <w:rsid w:val="00F9396D"/>
    <w:rsid w:val="00F93A14"/>
    <w:rsid w:val="00F93AB5"/>
    <w:rsid w:val="00F93B04"/>
    <w:rsid w:val="00F93B33"/>
    <w:rsid w:val="00F93CC7"/>
    <w:rsid w:val="00F93D0C"/>
    <w:rsid w:val="00F93DCE"/>
    <w:rsid w:val="00F93FE6"/>
    <w:rsid w:val="00F93FFF"/>
    <w:rsid w:val="00F9402C"/>
    <w:rsid w:val="00F9403A"/>
    <w:rsid w:val="00F94101"/>
    <w:rsid w:val="00F943A7"/>
    <w:rsid w:val="00F943E2"/>
    <w:rsid w:val="00F94D3D"/>
    <w:rsid w:val="00F94E52"/>
    <w:rsid w:val="00F950FE"/>
    <w:rsid w:val="00F95257"/>
    <w:rsid w:val="00F955DC"/>
    <w:rsid w:val="00F95641"/>
    <w:rsid w:val="00F957D8"/>
    <w:rsid w:val="00F9583B"/>
    <w:rsid w:val="00F958D9"/>
    <w:rsid w:val="00F95C4D"/>
    <w:rsid w:val="00F95C6B"/>
    <w:rsid w:val="00F95E35"/>
    <w:rsid w:val="00F95FC4"/>
    <w:rsid w:val="00F96020"/>
    <w:rsid w:val="00F966AC"/>
    <w:rsid w:val="00F966C8"/>
    <w:rsid w:val="00F96A7D"/>
    <w:rsid w:val="00F96C6A"/>
    <w:rsid w:val="00F96EA5"/>
    <w:rsid w:val="00F96ED8"/>
    <w:rsid w:val="00F96F73"/>
    <w:rsid w:val="00F97562"/>
    <w:rsid w:val="00F977FC"/>
    <w:rsid w:val="00F97830"/>
    <w:rsid w:val="00F979B0"/>
    <w:rsid w:val="00F97A1C"/>
    <w:rsid w:val="00F97ACF"/>
    <w:rsid w:val="00F97C32"/>
    <w:rsid w:val="00F97E4B"/>
    <w:rsid w:val="00F97EC7"/>
    <w:rsid w:val="00F97F72"/>
    <w:rsid w:val="00FA007A"/>
    <w:rsid w:val="00FA016B"/>
    <w:rsid w:val="00FA02E1"/>
    <w:rsid w:val="00FA05C6"/>
    <w:rsid w:val="00FA09C5"/>
    <w:rsid w:val="00FA0DDD"/>
    <w:rsid w:val="00FA0F7F"/>
    <w:rsid w:val="00FA1065"/>
    <w:rsid w:val="00FA1563"/>
    <w:rsid w:val="00FA163F"/>
    <w:rsid w:val="00FA17E2"/>
    <w:rsid w:val="00FA1801"/>
    <w:rsid w:val="00FA1F3F"/>
    <w:rsid w:val="00FA206A"/>
    <w:rsid w:val="00FA2091"/>
    <w:rsid w:val="00FA2113"/>
    <w:rsid w:val="00FA25DA"/>
    <w:rsid w:val="00FA27F7"/>
    <w:rsid w:val="00FA281C"/>
    <w:rsid w:val="00FA2DA7"/>
    <w:rsid w:val="00FA2E2E"/>
    <w:rsid w:val="00FA2FF4"/>
    <w:rsid w:val="00FA31A9"/>
    <w:rsid w:val="00FA36D1"/>
    <w:rsid w:val="00FA37E4"/>
    <w:rsid w:val="00FA3BB3"/>
    <w:rsid w:val="00FA3BF7"/>
    <w:rsid w:val="00FA3C5C"/>
    <w:rsid w:val="00FA3E7D"/>
    <w:rsid w:val="00FA3F98"/>
    <w:rsid w:val="00FA402B"/>
    <w:rsid w:val="00FA4068"/>
    <w:rsid w:val="00FA4197"/>
    <w:rsid w:val="00FA4305"/>
    <w:rsid w:val="00FA4559"/>
    <w:rsid w:val="00FA4665"/>
    <w:rsid w:val="00FA467E"/>
    <w:rsid w:val="00FA476D"/>
    <w:rsid w:val="00FA494C"/>
    <w:rsid w:val="00FA49B3"/>
    <w:rsid w:val="00FA4E66"/>
    <w:rsid w:val="00FA4EA4"/>
    <w:rsid w:val="00FA51CE"/>
    <w:rsid w:val="00FA548F"/>
    <w:rsid w:val="00FA5545"/>
    <w:rsid w:val="00FA561E"/>
    <w:rsid w:val="00FA5649"/>
    <w:rsid w:val="00FA57DC"/>
    <w:rsid w:val="00FA5938"/>
    <w:rsid w:val="00FA5AE1"/>
    <w:rsid w:val="00FA5D93"/>
    <w:rsid w:val="00FA5DC5"/>
    <w:rsid w:val="00FA651C"/>
    <w:rsid w:val="00FA684C"/>
    <w:rsid w:val="00FA6945"/>
    <w:rsid w:val="00FA6964"/>
    <w:rsid w:val="00FA7230"/>
    <w:rsid w:val="00FA7482"/>
    <w:rsid w:val="00FA78E6"/>
    <w:rsid w:val="00FA7AE4"/>
    <w:rsid w:val="00FA7B74"/>
    <w:rsid w:val="00FA7DFA"/>
    <w:rsid w:val="00FA7F4D"/>
    <w:rsid w:val="00FA7F6B"/>
    <w:rsid w:val="00FB0085"/>
    <w:rsid w:val="00FB0361"/>
    <w:rsid w:val="00FB0541"/>
    <w:rsid w:val="00FB0988"/>
    <w:rsid w:val="00FB0A79"/>
    <w:rsid w:val="00FB0B74"/>
    <w:rsid w:val="00FB0C6A"/>
    <w:rsid w:val="00FB0F63"/>
    <w:rsid w:val="00FB111F"/>
    <w:rsid w:val="00FB1210"/>
    <w:rsid w:val="00FB13B5"/>
    <w:rsid w:val="00FB15B1"/>
    <w:rsid w:val="00FB162D"/>
    <w:rsid w:val="00FB16D2"/>
    <w:rsid w:val="00FB174C"/>
    <w:rsid w:val="00FB17BD"/>
    <w:rsid w:val="00FB1A50"/>
    <w:rsid w:val="00FB1BBF"/>
    <w:rsid w:val="00FB1D6E"/>
    <w:rsid w:val="00FB2084"/>
    <w:rsid w:val="00FB215B"/>
    <w:rsid w:val="00FB215E"/>
    <w:rsid w:val="00FB2283"/>
    <w:rsid w:val="00FB2561"/>
    <w:rsid w:val="00FB25C3"/>
    <w:rsid w:val="00FB260F"/>
    <w:rsid w:val="00FB2818"/>
    <w:rsid w:val="00FB2E52"/>
    <w:rsid w:val="00FB300B"/>
    <w:rsid w:val="00FB30DC"/>
    <w:rsid w:val="00FB338D"/>
    <w:rsid w:val="00FB3430"/>
    <w:rsid w:val="00FB3511"/>
    <w:rsid w:val="00FB37D7"/>
    <w:rsid w:val="00FB3817"/>
    <w:rsid w:val="00FB40B7"/>
    <w:rsid w:val="00FB49A0"/>
    <w:rsid w:val="00FB4B1B"/>
    <w:rsid w:val="00FB4B83"/>
    <w:rsid w:val="00FB4D02"/>
    <w:rsid w:val="00FB4F6B"/>
    <w:rsid w:val="00FB4FD2"/>
    <w:rsid w:val="00FB4FED"/>
    <w:rsid w:val="00FB52C2"/>
    <w:rsid w:val="00FB52E8"/>
    <w:rsid w:val="00FB53FF"/>
    <w:rsid w:val="00FB5465"/>
    <w:rsid w:val="00FB5715"/>
    <w:rsid w:val="00FB5726"/>
    <w:rsid w:val="00FB5799"/>
    <w:rsid w:val="00FB5802"/>
    <w:rsid w:val="00FB58C5"/>
    <w:rsid w:val="00FB58F4"/>
    <w:rsid w:val="00FB5A85"/>
    <w:rsid w:val="00FB5B0D"/>
    <w:rsid w:val="00FB5B6F"/>
    <w:rsid w:val="00FB5BE0"/>
    <w:rsid w:val="00FB5C46"/>
    <w:rsid w:val="00FB61EF"/>
    <w:rsid w:val="00FB6462"/>
    <w:rsid w:val="00FB649E"/>
    <w:rsid w:val="00FB68D0"/>
    <w:rsid w:val="00FB7144"/>
    <w:rsid w:val="00FB72A3"/>
    <w:rsid w:val="00FB73D1"/>
    <w:rsid w:val="00FB7442"/>
    <w:rsid w:val="00FB7601"/>
    <w:rsid w:val="00FB761D"/>
    <w:rsid w:val="00FB76F6"/>
    <w:rsid w:val="00FB77E0"/>
    <w:rsid w:val="00FB7825"/>
    <w:rsid w:val="00FB7D7B"/>
    <w:rsid w:val="00FB7E27"/>
    <w:rsid w:val="00FC00E0"/>
    <w:rsid w:val="00FC04F1"/>
    <w:rsid w:val="00FC0580"/>
    <w:rsid w:val="00FC0597"/>
    <w:rsid w:val="00FC0791"/>
    <w:rsid w:val="00FC08F0"/>
    <w:rsid w:val="00FC09CA"/>
    <w:rsid w:val="00FC0C68"/>
    <w:rsid w:val="00FC0CF7"/>
    <w:rsid w:val="00FC0D2E"/>
    <w:rsid w:val="00FC11E2"/>
    <w:rsid w:val="00FC1253"/>
    <w:rsid w:val="00FC1265"/>
    <w:rsid w:val="00FC14DA"/>
    <w:rsid w:val="00FC1769"/>
    <w:rsid w:val="00FC1783"/>
    <w:rsid w:val="00FC1A85"/>
    <w:rsid w:val="00FC1B7C"/>
    <w:rsid w:val="00FC1BFD"/>
    <w:rsid w:val="00FC1ED0"/>
    <w:rsid w:val="00FC2241"/>
    <w:rsid w:val="00FC2381"/>
    <w:rsid w:val="00FC279E"/>
    <w:rsid w:val="00FC27FC"/>
    <w:rsid w:val="00FC2889"/>
    <w:rsid w:val="00FC2922"/>
    <w:rsid w:val="00FC2ACB"/>
    <w:rsid w:val="00FC2C43"/>
    <w:rsid w:val="00FC2DA8"/>
    <w:rsid w:val="00FC2E9F"/>
    <w:rsid w:val="00FC3158"/>
    <w:rsid w:val="00FC31EE"/>
    <w:rsid w:val="00FC334E"/>
    <w:rsid w:val="00FC33FE"/>
    <w:rsid w:val="00FC3748"/>
    <w:rsid w:val="00FC3901"/>
    <w:rsid w:val="00FC3935"/>
    <w:rsid w:val="00FC3B2A"/>
    <w:rsid w:val="00FC3B36"/>
    <w:rsid w:val="00FC3E08"/>
    <w:rsid w:val="00FC3E17"/>
    <w:rsid w:val="00FC40A7"/>
    <w:rsid w:val="00FC413E"/>
    <w:rsid w:val="00FC416F"/>
    <w:rsid w:val="00FC4397"/>
    <w:rsid w:val="00FC475F"/>
    <w:rsid w:val="00FC48A8"/>
    <w:rsid w:val="00FC4AE3"/>
    <w:rsid w:val="00FC4C18"/>
    <w:rsid w:val="00FC4C64"/>
    <w:rsid w:val="00FC4CDB"/>
    <w:rsid w:val="00FC4D29"/>
    <w:rsid w:val="00FC4D47"/>
    <w:rsid w:val="00FC4E07"/>
    <w:rsid w:val="00FC4E44"/>
    <w:rsid w:val="00FC4E72"/>
    <w:rsid w:val="00FC4EA6"/>
    <w:rsid w:val="00FC4ED2"/>
    <w:rsid w:val="00FC4F21"/>
    <w:rsid w:val="00FC524E"/>
    <w:rsid w:val="00FC568F"/>
    <w:rsid w:val="00FC5802"/>
    <w:rsid w:val="00FC5C0F"/>
    <w:rsid w:val="00FC5DBA"/>
    <w:rsid w:val="00FC5E88"/>
    <w:rsid w:val="00FC5E90"/>
    <w:rsid w:val="00FC6377"/>
    <w:rsid w:val="00FC6A28"/>
    <w:rsid w:val="00FC6C40"/>
    <w:rsid w:val="00FC6E3A"/>
    <w:rsid w:val="00FC6E66"/>
    <w:rsid w:val="00FC71BF"/>
    <w:rsid w:val="00FC7603"/>
    <w:rsid w:val="00FC7775"/>
    <w:rsid w:val="00FC7A4B"/>
    <w:rsid w:val="00FC7A9F"/>
    <w:rsid w:val="00FD00ED"/>
    <w:rsid w:val="00FD0925"/>
    <w:rsid w:val="00FD0A0A"/>
    <w:rsid w:val="00FD0C59"/>
    <w:rsid w:val="00FD0D93"/>
    <w:rsid w:val="00FD0DBC"/>
    <w:rsid w:val="00FD1656"/>
    <w:rsid w:val="00FD1781"/>
    <w:rsid w:val="00FD1856"/>
    <w:rsid w:val="00FD1AD8"/>
    <w:rsid w:val="00FD1F30"/>
    <w:rsid w:val="00FD1FCC"/>
    <w:rsid w:val="00FD212D"/>
    <w:rsid w:val="00FD21F2"/>
    <w:rsid w:val="00FD280F"/>
    <w:rsid w:val="00FD2F11"/>
    <w:rsid w:val="00FD2F90"/>
    <w:rsid w:val="00FD3045"/>
    <w:rsid w:val="00FD3131"/>
    <w:rsid w:val="00FD3311"/>
    <w:rsid w:val="00FD34B6"/>
    <w:rsid w:val="00FD34F9"/>
    <w:rsid w:val="00FD356A"/>
    <w:rsid w:val="00FD38E4"/>
    <w:rsid w:val="00FD3990"/>
    <w:rsid w:val="00FD3A92"/>
    <w:rsid w:val="00FD40E1"/>
    <w:rsid w:val="00FD4614"/>
    <w:rsid w:val="00FD4765"/>
    <w:rsid w:val="00FD4A8A"/>
    <w:rsid w:val="00FD4EAA"/>
    <w:rsid w:val="00FD4F50"/>
    <w:rsid w:val="00FD50CD"/>
    <w:rsid w:val="00FD50E1"/>
    <w:rsid w:val="00FD5346"/>
    <w:rsid w:val="00FD53D5"/>
    <w:rsid w:val="00FD58CC"/>
    <w:rsid w:val="00FD5AE5"/>
    <w:rsid w:val="00FD5CC6"/>
    <w:rsid w:val="00FD5CEA"/>
    <w:rsid w:val="00FD5D37"/>
    <w:rsid w:val="00FD5E83"/>
    <w:rsid w:val="00FD5EF4"/>
    <w:rsid w:val="00FD5F30"/>
    <w:rsid w:val="00FD5F5D"/>
    <w:rsid w:val="00FD60AC"/>
    <w:rsid w:val="00FD61C8"/>
    <w:rsid w:val="00FD6258"/>
    <w:rsid w:val="00FD62F0"/>
    <w:rsid w:val="00FD634C"/>
    <w:rsid w:val="00FD63D6"/>
    <w:rsid w:val="00FD6435"/>
    <w:rsid w:val="00FD6565"/>
    <w:rsid w:val="00FD6650"/>
    <w:rsid w:val="00FD672D"/>
    <w:rsid w:val="00FD6842"/>
    <w:rsid w:val="00FD6B8D"/>
    <w:rsid w:val="00FD6C9C"/>
    <w:rsid w:val="00FD6CD1"/>
    <w:rsid w:val="00FD6DF6"/>
    <w:rsid w:val="00FD6E18"/>
    <w:rsid w:val="00FD71BA"/>
    <w:rsid w:val="00FD72F7"/>
    <w:rsid w:val="00FD74DE"/>
    <w:rsid w:val="00FD7A1A"/>
    <w:rsid w:val="00FD7AEE"/>
    <w:rsid w:val="00FD7E5F"/>
    <w:rsid w:val="00FD7EDD"/>
    <w:rsid w:val="00FE01B2"/>
    <w:rsid w:val="00FE026C"/>
    <w:rsid w:val="00FE0658"/>
    <w:rsid w:val="00FE08C6"/>
    <w:rsid w:val="00FE0949"/>
    <w:rsid w:val="00FE0AD1"/>
    <w:rsid w:val="00FE1591"/>
    <w:rsid w:val="00FE1764"/>
    <w:rsid w:val="00FE17CB"/>
    <w:rsid w:val="00FE2290"/>
    <w:rsid w:val="00FE23E3"/>
    <w:rsid w:val="00FE23E4"/>
    <w:rsid w:val="00FE25CD"/>
    <w:rsid w:val="00FE262A"/>
    <w:rsid w:val="00FE292D"/>
    <w:rsid w:val="00FE2974"/>
    <w:rsid w:val="00FE2ECC"/>
    <w:rsid w:val="00FE316D"/>
    <w:rsid w:val="00FE3472"/>
    <w:rsid w:val="00FE37F1"/>
    <w:rsid w:val="00FE3D9F"/>
    <w:rsid w:val="00FE3FD9"/>
    <w:rsid w:val="00FE4016"/>
    <w:rsid w:val="00FE473B"/>
    <w:rsid w:val="00FE4913"/>
    <w:rsid w:val="00FE4933"/>
    <w:rsid w:val="00FE4A07"/>
    <w:rsid w:val="00FE4B3F"/>
    <w:rsid w:val="00FE4DD6"/>
    <w:rsid w:val="00FE4EB6"/>
    <w:rsid w:val="00FE4EDF"/>
    <w:rsid w:val="00FE4F88"/>
    <w:rsid w:val="00FE50FC"/>
    <w:rsid w:val="00FE513D"/>
    <w:rsid w:val="00FE51A7"/>
    <w:rsid w:val="00FE53EB"/>
    <w:rsid w:val="00FE5525"/>
    <w:rsid w:val="00FE5AD0"/>
    <w:rsid w:val="00FE5B7A"/>
    <w:rsid w:val="00FE5C96"/>
    <w:rsid w:val="00FE5D8F"/>
    <w:rsid w:val="00FE5E21"/>
    <w:rsid w:val="00FE5E25"/>
    <w:rsid w:val="00FE5F18"/>
    <w:rsid w:val="00FE624A"/>
    <w:rsid w:val="00FE6376"/>
    <w:rsid w:val="00FE6769"/>
    <w:rsid w:val="00FE6A09"/>
    <w:rsid w:val="00FE6CE0"/>
    <w:rsid w:val="00FE6F2F"/>
    <w:rsid w:val="00FE6FB6"/>
    <w:rsid w:val="00FE7036"/>
    <w:rsid w:val="00FE707B"/>
    <w:rsid w:val="00FE71E4"/>
    <w:rsid w:val="00FE7376"/>
    <w:rsid w:val="00FE73DD"/>
    <w:rsid w:val="00FE747E"/>
    <w:rsid w:val="00FE756C"/>
    <w:rsid w:val="00FE76F9"/>
    <w:rsid w:val="00FE7727"/>
    <w:rsid w:val="00FE7756"/>
    <w:rsid w:val="00FE77FD"/>
    <w:rsid w:val="00FE7836"/>
    <w:rsid w:val="00FE7939"/>
    <w:rsid w:val="00FE7990"/>
    <w:rsid w:val="00FE7F39"/>
    <w:rsid w:val="00FE7F8D"/>
    <w:rsid w:val="00FF00CA"/>
    <w:rsid w:val="00FF0200"/>
    <w:rsid w:val="00FF02D5"/>
    <w:rsid w:val="00FF032D"/>
    <w:rsid w:val="00FF0458"/>
    <w:rsid w:val="00FF06AF"/>
    <w:rsid w:val="00FF0727"/>
    <w:rsid w:val="00FF07AD"/>
    <w:rsid w:val="00FF0803"/>
    <w:rsid w:val="00FF088A"/>
    <w:rsid w:val="00FF0A70"/>
    <w:rsid w:val="00FF0AFC"/>
    <w:rsid w:val="00FF0B4E"/>
    <w:rsid w:val="00FF0DF2"/>
    <w:rsid w:val="00FF135F"/>
    <w:rsid w:val="00FF1425"/>
    <w:rsid w:val="00FF1458"/>
    <w:rsid w:val="00FF161E"/>
    <w:rsid w:val="00FF1683"/>
    <w:rsid w:val="00FF1833"/>
    <w:rsid w:val="00FF18B2"/>
    <w:rsid w:val="00FF1DCF"/>
    <w:rsid w:val="00FF1E4D"/>
    <w:rsid w:val="00FF1EDB"/>
    <w:rsid w:val="00FF1FFE"/>
    <w:rsid w:val="00FF2019"/>
    <w:rsid w:val="00FF20CE"/>
    <w:rsid w:val="00FF20F9"/>
    <w:rsid w:val="00FF21F9"/>
    <w:rsid w:val="00FF223D"/>
    <w:rsid w:val="00FF2310"/>
    <w:rsid w:val="00FF24E2"/>
    <w:rsid w:val="00FF2521"/>
    <w:rsid w:val="00FF2523"/>
    <w:rsid w:val="00FF2545"/>
    <w:rsid w:val="00FF2672"/>
    <w:rsid w:val="00FF26F5"/>
    <w:rsid w:val="00FF2797"/>
    <w:rsid w:val="00FF27CC"/>
    <w:rsid w:val="00FF2863"/>
    <w:rsid w:val="00FF28A6"/>
    <w:rsid w:val="00FF292A"/>
    <w:rsid w:val="00FF2A72"/>
    <w:rsid w:val="00FF2CBC"/>
    <w:rsid w:val="00FF2D26"/>
    <w:rsid w:val="00FF2DD5"/>
    <w:rsid w:val="00FF2F70"/>
    <w:rsid w:val="00FF312A"/>
    <w:rsid w:val="00FF32C9"/>
    <w:rsid w:val="00FF32CF"/>
    <w:rsid w:val="00FF3489"/>
    <w:rsid w:val="00FF34D1"/>
    <w:rsid w:val="00FF35C9"/>
    <w:rsid w:val="00FF36AB"/>
    <w:rsid w:val="00FF374B"/>
    <w:rsid w:val="00FF4168"/>
    <w:rsid w:val="00FF43C0"/>
    <w:rsid w:val="00FF43FB"/>
    <w:rsid w:val="00FF4514"/>
    <w:rsid w:val="00FF46B9"/>
    <w:rsid w:val="00FF4B1C"/>
    <w:rsid w:val="00FF4C0B"/>
    <w:rsid w:val="00FF4C78"/>
    <w:rsid w:val="00FF4CAC"/>
    <w:rsid w:val="00FF5224"/>
    <w:rsid w:val="00FF5260"/>
    <w:rsid w:val="00FF5345"/>
    <w:rsid w:val="00FF57A1"/>
    <w:rsid w:val="00FF59C8"/>
    <w:rsid w:val="00FF5ACB"/>
    <w:rsid w:val="00FF5B83"/>
    <w:rsid w:val="00FF5BA3"/>
    <w:rsid w:val="00FF5BBE"/>
    <w:rsid w:val="00FF5E08"/>
    <w:rsid w:val="00FF6155"/>
    <w:rsid w:val="00FF6307"/>
    <w:rsid w:val="00FF64F7"/>
    <w:rsid w:val="00FF6502"/>
    <w:rsid w:val="00FF655C"/>
    <w:rsid w:val="00FF656C"/>
    <w:rsid w:val="00FF66AE"/>
    <w:rsid w:val="00FF68D5"/>
    <w:rsid w:val="00FF6D0C"/>
    <w:rsid w:val="00FF6DBD"/>
    <w:rsid w:val="00FF730F"/>
    <w:rsid w:val="00FF7327"/>
    <w:rsid w:val="00FF7337"/>
    <w:rsid w:val="00FF73DF"/>
    <w:rsid w:val="00FF77D2"/>
    <w:rsid w:val="00FF7921"/>
    <w:rsid w:val="00FF7924"/>
    <w:rsid w:val="00FF799C"/>
    <w:rsid w:val="00FF7ABB"/>
    <w:rsid w:val="00FF7C64"/>
    <w:rsid w:val="00FF7C98"/>
    <w:rsid w:val="00FF7D2C"/>
    <w:rsid w:val="00FF7DAB"/>
    <w:rsid w:val="00FF7EAC"/>
    <w:rsid w:val="00FF7F15"/>
    <w:rsid w:val="0102363F"/>
    <w:rsid w:val="0109080B"/>
    <w:rsid w:val="01499A44"/>
    <w:rsid w:val="015FAB49"/>
    <w:rsid w:val="018A9F3B"/>
    <w:rsid w:val="01DE5BD9"/>
    <w:rsid w:val="01F68A88"/>
    <w:rsid w:val="0204E276"/>
    <w:rsid w:val="02107DC7"/>
    <w:rsid w:val="021A915C"/>
    <w:rsid w:val="022F92AD"/>
    <w:rsid w:val="02340E6A"/>
    <w:rsid w:val="02610BEC"/>
    <w:rsid w:val="028AC8AB"/>
    <w:rsid w:val="029DC762"/>
    <w:rsid w:val="02B31EC8"/>
    <w:rsid w:val="02D9C4E5"/>
    <w:rsid w:val="02DDF058"/>
    <w:rsid w:val="02E4D620"/>
    <w:rsid w:val="02E83457"/>
    <w:rsid w:val="02F28DEF"/>
    <w:rsid w:val="03338C84"/>
    <w:rsid w:val="034F720A"/>
    <w:rsid w:val="0377C3C2"/>
    <w:rsid w:val="038456D5"/>
    <w:rsid w:val="03B2987F"/>
    <w:rsid w:val="03B3A78C"/>
    <w:rsid w:val="03B91EEF"/>
    <w:rsid w:val="03C19BAE"/>
    <w:rsid w:val="03F06931"/>
    <w:rsid w:val="0408462F"/>
    <w:rsid w:val="041EFDAF"/>
    <w:rsid w:val="042D09D9"/>
    <w:rsid w:val="043AE2D0"/>
    <w:rsid w:val="0440B442"/>
    <w:rsid w:val="04C1B733"/>
    <w:rsid w:val="04D2E9E9"/>
    <w:rsid w:val="04DA8F5C"/>
    <w:rsid w:val="04E3C982"/>
    <w:rsid w:val="05086B26"/>
    <w:rsid w:val="05123F34"/>
    <w:rsid w:val="052620C5"/>
    <w:rsid w:val="0535D748"/>
    <w:rsid w:val="05540933"/>
    <w:rsid w:val="0562CC8B"/>
    <w:rsid w:val="057F49FA"/>
    <w:rsid w:val="05A3470C"/>
    <w:rsid w:val="05D335EA"/>
    <w:rsid w:val="061B5474"/>
    <w:rsid w:val="062E33EF"/>
    <w:rsid w:val="06452248"/>
    <w:rsid w:val="0651477A"/>
    <w:rsid w:val="0654F946"/>
    <w:rsid w:val="066DC4BF"/>
    <w:rsid w:val="06B61C31"/>
    <w:rsid w:val="06CE6B05"/>
    <w:rsid w:val="06FC0EF7"/>
    <w:rsid w:val="0703CF65"/>
    <w:rsid w:val="071213FA"/>
    <w:rsid w:val="072809F3"/>
    <w:rsid w:val="07676DD9"/>
    <w:rsid w:val="076BD1F2"/>
    <w:rsid w:val="078B76C8"/>
    <w:rsid w:val="07B5EC99"/>
    <w:rsid w:val="07DA31FB"/>
    <w:rsid w:val="07EC41B3"/>
    <w:rsid w:val="07F493E0"/>
    <w:rsid w:val="07F9FDC9"/>
    <w:rsid w:val="08132E12"/>
    <w:rsid w:val="083DFBC9"/>
    <w:rsid w:val="087CBEE3"/>
    <w:rsid w:val="08844B4E"/>
    <w:rsid w:val="08A1E0C6"/>
    <w:rsid w:val="08A264E2"/>
    <w:rsid w:val="08C05706"/>
    <w:rsid w:val="08C1D520"/>
    <w:rsid w:val="08C66A0C"/>
    <w:rsid w:val="08C7BCAC"/>
    <w:rsid w:val="08E1CC8D"/>
    <w:rsid w:val="0912D173"/>
    <w:rsid w:val="091FE662"/>
    <w:rsid w:val="0922D2F0"/>
    <w:rsid w:val="092E1272"/>
    <w:rsid w:val="09324C50"/>
    <w:rsid w:val="093A7363"/>
    <w:rsid w:val="0963EA78"/>
    <w:rsid w:val="09726274"/>
    <w:rsid w:val="09794351"/>
    <w:rsid w:val="0989865C"/>
    <w:rsid w:val="09BDD349"/>
    <w:rsid w:val="09D6F75A"/>
    <w:rsid w:val="09F20A04"/>
    <w:rsid w:val="0A0D857F"/>
    <w:rsid w:val="0A220359"/>
    <w:rsid w:val="0A3E3543"/>
    <w:rsid w:val="0A43C9AD"/>
    <w:rsid w:val="0A5E37E1"/>
    <w:rsid w:val="0A7C9E55"/>
    <w:rsid w:val="0A8DCE35"/>
    <w:rsid w:val="0A8E2B74"/>
    <w:rsid w:val="0A91CAA3"/>
    <w:rsid w:val="0A9C6BD2"/>
    <w:rsid w:val="0AD0EAC4"/>
    <w:rsid w:val="0B242B12"/>
    <w:rsid w:val="0B2D82EA"/>
    <w:rsid w:val="0B5C5B6A"/>
    <w:rsid w:val="0B5DC0BF"/>
    <w:rsid w:val="0B77D364"/>
    <w:rsid w:val="0B986D45"/>
    <w:rsid w:val="0BA07086"/>
    <w:rsid w:val="0BDD5047"/>
    <w:rsid w:val="0BFE4765"/>
    <w:rsid w:val="0C039E1D"/>
    <w:rsid w:val="0C25DBEC"/>
    <w:rsid w:val="0C4481E2"/>
    <w:rsid w:val="0C53299D"/>
    <w:rsid w:val="0C5EAF72"/>
    <w:rsid w:val="0C656EEB"/>
    <w:rsid w:val="0C7AEEB8"/>
    <w:rsid w:val="0CC1AF8E"/>
    <w:rsid w:val="0CF4C53E"/>
    <w:rsid w:val="0D0FD05A"/>
    <w:rsid w:val="0D4B3663"/>
    <w:rsid w:val="0D4BCBC3"/>
    <w:rsid w:val="0D5237D3"/>
    <w:rsid w:val="0D55903B"/>
    <w:rsid w:val="0D564746"/>
    <w:rsid w:val="0D76B98D"/>
    <w:rsid w:val="0D7EEDA9"/>
    <w:rsid w:val="0D9BC335"/>
    <w:rsid w:val="0D9C513D"/>
    <w:rsid w:val="0DA28FA3"/>
    <w:rsid w:val="0DBABBE1"/>
    <w:rsid w:val="0DD16E05"/>
    <w:rsid w:val="0DE7C86C"/>
    <w:rsid w:val="0E01BF08"/>
    <w:rsid w:val="0E05C389"/>
    <w:rsid w:val="0E3BE37C"/>
    <w:rsid w:val="0E445413"/>
    <w:rsid w:val="0E6DBA2D"/>
    <w:rsid w:val="0EBE2614"/>
    <w:rsid w:val="0ED6614D"/>
    <w:rsid w:val="0EF25BD6"/>
    <w:rsid w:val="0F34BD07"/>
    <w:rsid w:val="0F393B5A"/>
    <w:rsid w:val="0F3B8CEE"/>
    <w:rsid w:val="0F49FE48"/>
    <w:rsid w:val="0F4A545F"/>
    <w:rsid w:val="0F6A449C"/>
    <w:rsid w:val="0F7795EB"/>
    <w:rsid w:val="0F9734EE"/>
    <w:rsid w:val="0FA96409"/>
    <w:rsid w:val="0FC880B3"/>
    <w:rsid w:val="0FD2AA86"/>
    <w:rsid w:val="0FE1853A"/>
    <w:rsid w:val="1018C709"/>
    <w:rsid w:val="102483EB"/>
    <w:rsid w:val="1062EF15"/>
    <w:rsid w:val="1089B560"/>
    <w:rsid w:val="10DA78E3"/>
    <w:rsid w:val="10F7D4A2"/>
    <w:rsid w:val="11010A31"/>
    <w:rsid w:val="110792D1"/>
    <w:rsid w:val="11139F1A"/>
    <w:rsid w:val="111C6CEA"/>
    <w:rsid w:val="112A69C1"/>
    <w:rsid w:val="11320E4B"/>
    <w:rsid w:val="11360287"/>
    <w:rsid w:val="11BA6077"/>
    <w:rsid w:val="11C13C58"/>
    <w:rsid w:val="125EF6C8"/>
    <w:rsid w:val="126D1C7F"/>
    <w:rsid w:val="127DDFDC"/>
    <w:rsid w:val="128F3D12"/>
    <w:rsid w:val="1294FCAD"/>
    <w:rsid w:val="12B8320B"/>
    <w:rsid w:val="13612FE8"/>
    <w:rsid w:val="137620F0"/>
    <w:rsid w:val="1399225D"/>
    <w:rsid w:val="13A12AEE"/>
    <w:rsid w:val="13B41BE0"/>
    <w:rsid w:val="13ECFDB7"/>
    <w:rsid w:val="13F192D4"/>
    <w:rsid w:val="1413CA60"/>
    <w:rsid w:val="1418A5E3"/>
    <w:rsid w:val="1418D189"/>
    <w:rsid w:val="1427D793"/>
    <w:rsid w:val="1446CB2A"/>
    <w:rsid w:val="14D82A34"/>
    <w:rsid w:val="14E1BE2F"/>
    <w:rsid w:val="14EA1553"/>
    <w:rsid w:val="1511C9E3"/>
    <w:rsid w:val="15125694"/>
    <w:rsid w:val="1567AE7A"/>
    <w:rsid w:val="15741FFD"/>
    <w:rsid w:val="15BA12E5"/>
    <w:rsid w:val="16089283"/>
    <w:rsid w:val="162181AA"/>
    <w:rsid w:val="162D8F7C"/>
    <w:rsid w:val="167499CA"/>
    <w:rsid w:val="168ADBCA"/>
    <w:rsid w:val="16902E07"/>
    <w:rsid w:val="16B9BD4D"/>
    <w:rsid w:val="16C40196"/>
    <w:rsid w:val="16D921A1"/>
    <w:rsid w:val="16E96049"/>
    <w:rsid w:val="16EFA414"/>
    <w:rsid w:val="170A7F3D"/>
    <w:rsid w:val="17201D0C"/>
    <w:rsid w:val="173EDE01"/>
    <w:rsid w:val="1753D106"/>
    <w:rsid w:val="17675FA3"/>
    <w:rsid w:val="176CC21D"/>
    <w:rsid w:val="17AC00E6"/>
    <w:rsid w:val="17DD64ED"/>
    <w:rsid w:val="17FE4C98"/>
    <w:rsid w:val="18A838C8"/>
    <w:rsid w:val="18ADD8E7"/>
    <w:rsid w:val="18B5B975"/>
    <w:rsid w:val="18C4CBD7"/>
    <w:rsid w:val="18ECDA24"/>
    <w:rsid w:val="19007AFE"/>
    <w:rsid w:val="191D20D0"/>
    <w:rsid w:val="1925B3A3"/>
    <w:rsid w:val="1925C040"/>
    <w:rsid w:val="1939A6E1"/>
    <w:rsid w:val="193C22A5"/>
    <w:rsid w:val="1941019A"/>
    <w:rsid w:val="19592FF4"/>
    <w:rsid w:val="195E2B4A"/>
    <w:rsid w:val="196BBC27"/>
    <w:rsid w:val="19A4F755"/>
    <w:rsid w:val="19B1A268"/>
    <w:rsid w:val="19EEC3EB"/>
    <w:rsid w:val="1A099E8A"/>
    <w:rsid w:val="1A135C15"/>
    <w:rsid w:val="1A1A34B9"/>
    <w:rsid w:val="1A32E3E1"/>
    <w:rsid w:val="1A44A0BA"/>
    <w:rsid w:val="1A498D81"/>
    <w:rsid w:val="1A62C6C5"/>
    <w:rsid w:val="1A67BCDB"/>
    <w:rsid w:val="1A6AAFFC"/>
    <w:rsid w:val="1A77DAD0"/>
    <w:rsid w:val="1A80446C"/>
    <w:rsid w:val="1AA5E627"/>
    <w:rsid w:val="1AB1BCAF"/>
    <w:rsid w:val="1B046960"/>
    <w:rsid w:val="1B1B0D6B"/>
    <w:rsid w:val="1B2423FC"/>
    <w:rsid w:val="1B4BA9DF"/>
    <w:rsid w:val="1B7AE2BA"/>
    <w:rsid w:val="1B89F1BD"/>
    <w:rsid w:val="1B8FDD7F"/>
    <w:rsid w:val="1B9C1EE0"/>
    <w:rsid w:val="1BABAFF5"/>
    <w:rsid w:val="1BE0CB11"/>
    <w:rsid w:val="1BED8D08"/>
    <w:rsid w:val="1BEE51F3"/>
    <w:rsid w:val="1BFD265C"/>
    <w:rsid w:val="1C039AB5"/>
    <w:rsid w:val="1C2ADA4A"/>
    <w:rsid w:val="1C2B1CFB"/>
    <w:rsid w:val="1C35B029"/>
    <w:rsid w:val="1C983305"/>
    <w:rsid w:val="1CB0605A"/>
    <w:rsid w:val="1CB13E17"/>
    <w:rsid w:val="1CBD5F98"/>
    <w:rsid w:val="1CE2E392"/>
    <w:rsid w:val="1CE84865"/>
    <w:rsid w:val="1D09B593"/>
    <w:rsid w:val="1D1838DE"/>
    <w:rsid w:val="1D34B766"/>
    <w:rsid w:val="1D7F45CF"/>
    <w:rsid w:val="1D91FAA8"/>
    <w:rsid w:val="1D99560A"/>
    <w:rsid w:val="1DA7AFCA"/>
    <w:rsid w:val="1DCFC4CB"/>
    <w:rsid w:val="1DE25F3E"/>
    <w:rsid w:val="1E0D1FC6"/>
    <w:rsid w:val="1E2162CC"/>
    <w:rsid w:val="1E274527"/>
    <w:rsid w:val="1E73CF34"/>
    <w:rsid w:val="1E8F3014"/>
    <w:rsid w:val="1E9191A5"/>
    <w:rsid w:val="1EA39380"/>
    <w:rsid w:val="1EACFAEA"/>
    <w:rsid w:val="1EB5D33E"/>
    <w:rsid w:val="1EC72476"/>
    <w:rsid w:val="1ECB930A"/>
    <w:rsid w:val="1EE0997F"/>
    <w:rsid w:val="1EF5D523"/>
    <w:rsid w:val="1F3804CB"/>
    <w:rsid w:val="1F9F857B"/>
    <w:rsid w:val="1FA76B8B"/>
    <w:rsid w:val="1FD49518"/>
    <w:rsid w:val="1FDBAF25"/>
    <w:rsid w:val="1FE6C25D"/>
    <w:rsid w:val="1FFCCCED"/>
    <w:rsid w:val="20035008"/>
    <w:rsid w:val="2006177E"/>
    <w:rsid w:val="2013F42C"/>
    <w:rsid w:val="20445D8E"/>
    <w:rsid w:val="2058629E"/>
    <w:rsid w:val="208E49C5"/>
    <w:rsid w:val="20BDC674"/>
    <w:rsid w:val="20C39A91"/>
    <w:rsid w:val="2114C1F9"/>
    <w:rsid w:val="21185759"/>
    <w:rsid w:val="211F21DC"/>
    <w:rsid w:val="2124759C"/>
    <w:rsid w:val="21532BB5"/>
    <w:rsid w:val="217EDB2A"/>
    <w:rsid w:val="219D7915"/>
    <w:rsid w:val="21D76022"/>
    <w:rsid w:val="21EA0B6F"/>
    <w:rsid w:val="226152FF"/>
    <w:rsid w:val="227DBC36"/>
    <w:rsid w:val="229B3553"/>
    <w:rsid w:val="22D637DA"/>
    <w:rsid w:val="22E8ED95"/>
    <w:rsid w:val="23064853"/>
    <w:rsid w:val="23107E81"/>
    <w:rsid w:val="231D7777"/>
    <w:rsid w:val="232B2914"/>
    <w:rsid w:val="233F0CB3"/>
    <w:rsid w:val="2346463A"/>
    <w:rsid w:val="235A61D1"/>
    <w:rsid w:val="239BAE91"/>
    <w:rsid w:val="23C50A39"/>
    <w:rsid w:val="23EF4FF5"/>
    <w:rsid w:val="240970BA"/>
    <w:rsid w:val="241AAED3"/>
    <w:rsid w:val="242B825D"/>
    <w:rsid w:val="24455091"/>
    <w:rsid w:val="245859AE"/>
    <w:rsid w:val="2489945B"/>
    <w:rsid w:val="24E036E9"/>
    <w:rsid w:val="24E75125"/>
    <w:rsid w:val="250F00E4"/>
    <w:rsid w:val="251991F7"/>
    <w:rsid w:val="251CE66A"/>
    <w:rsid w:val="251D453D"/>
    <w:rsid w:val="25219CA5"/>
    <w:rsid w:val="2521C500"/>
    <w:rsid w:val="2538166A"/>
    <w:rsid w:val="25840958"/>
    <w:rsid w:val="25A2B7E0"/>
    <w:rsid w:val="25E17186"/>
    <w:rsid w:val="25E3D6B7"/>
    <w:rsid w:val="25EEBE29"/>
    <w:rsid w:val="260A18EA"/>
    <w:rsid w:val="261EFF3C"/>
    <w:rsid w:val="26C2764E"/>
    <w:rsid w:val="26D5D647"/>
    <w:rsid w:val="26FD45D5"/>
    <w:rsid w:val="2744B189"/>
    <w:rsid w:val="275FFB55"/>
    <w:rsid w:val="2763190B"/>
    <w:rsid w:val="278570F3"/>
    <w:rsid w:val="278CF8D7"/>
    <w:rsid w:val="27D1EFC6"/>
    <w:rsid w:val="282BE987"/>
    <w:rsid w:val="2832B839"/>
    <w:rsid w:val="2860DE09"/>
    <w:rsid w:val="28636588"/>
    <w:rsid w:val="28665BFF"/>
    <w:rsid w:val="2869B0C5"/>
    <w:rsid w:val="286F9DEC"/>
    <w:rsid w:val="28718F49"/>
    <w:rsid w:val="28A98546"/>
    <w:rsid w:val="28D6B497"/>
    <w:rsid w:val="28F80625"/>
    <w:rsid w:val="291DC47A"/>
    <w:rsid w:val="293029C5"/>
    <w:rsid w:val="293E0234"/>
    <w:rsid w:val="29431184"/>
    <w:rsid w:val="297C1D87"/>
    <w:rsid w:val="2993B29A"/>
    <w:rsid w:val="29940F09"/>
    <w:rsid w:val="29B98742"/>
    <w:rsid w:val="29D56A14"/>
    <w:rsid w:val="2A1C9B26"/>
    <w:rsid w:val="2A2D7156"/>
    <w:rsid w:val="2A33B8F4"/>
    <w:rsid w:val="2A520DB0"/>
    <w:rsid w:val="2A5DE4E6"/>
    <w:rsid w:val="2A6CDE44"/>
    <w:rsid w:val="2A7F0B32"/>
    <w:rsid w:val="2AE48B0B"/>
    <w:rsid w:val="2AEC97D0"/>
    <w:rsid w:val="2B18E85F"/>
    <w:rsid w:val="2B19FCF9"/>
    <w:rsid w:val="2B342BA5"/>
    <w:rsid w:val="2B422445"/>
    <w:rsid w:val="2B6F76CA"/>
    <w:rsid w:val="2B71D669"/>
    <w:rsid w:val="2B8745D6"/>
    <w:rsid w:val="2BB66353"/>
    <w:rsid w:val="2BFE449A"/>
    <w:rsid w:val="2C13EB27"/>
    <w:rsid w:val="2C23BF20"/>
    <w:rsid w:val="2C2829F7"/>
    <w:rsid w:val="2C2C7CAB"/>
    <w:rsid w:val="2C701BF8"/>
    <w:rsid w:val="2C9552AC"/>
    <w:rsid w:val="2CB51724"/>
    <w:rsid w:val="2CC8BA73"/>
    <w:rsid w:val="2CD620EA"/>
    <w:rsid w:val="2CD79C76"/>
    <w:rsid w:val="2CE1E2D0"/>
    <w:rsid w:val="2D08D7F2"/>
    <w:rsid w:val="2D144E72"/>
    <w:rsid w:val="2D2C269E"/>
    <w:rsid w:val="2D3DD82A"/>
    <w:rsid w:val="2D85D759"/>
    <w:rsid w:val="2D9B72E6"/>
    <w:rsid w:val="2DA28123"/>
    <w:rsid w:val="2DD5E384"/>
    <w:rsid w:val="2E24CB3C"/>
    <w:rsid w:val="2E2D437E"/>
    <w:rsid w:val="2E478A3E"/>
    <w:rsid w:val="2E5B7CBC"/>
    <w:rsid w:val="2E7F46C8"/>
    <w:rsid w:val="2E93533D"/>
    <w:rsid w:val="2EBF501F"/>
    <w:rsid w:val="2EC0CA6E"/>
    <w:rsid w:val="2EDA6B54"/>
    <w:rsid w:val="2EF54114"/>
    <w:rsid w:val="2F0FDA14"/>
    <w:rsid w:val="2F418D3B"/>
    <w:rsid w:val="2F4AB34A"/>
    <w:rsid w:val="2F752198"/>
    <w:rsid w:val="2F9D11E5"/>
    <w:rsid w:val="2F9F1A7F"/>
    <w:rsid w:val="2FCE64F1"/>
    <w:rsid w:val="2FEFDF14"/>
    <w:rsid w:val="2FF178B4"/>
    <w:rsid w:val="302C3A89"/>
    <w:rsid w:val="30317CFF"/>
    <w:rsid w:val="30384066"/>
    <w:rsid w:val="30386A93"/>
    <w:rsid w:val="30399E73"/>
    <w:rsid w:val="3049439B"/>
    <w:rsid w:val="30D3F14B"/>
    <w:rsid w:val="30F4A5AA"/>
    <w:rsid w:val="30FCBBF5"/>
    <w:rsid w:val="316EEE85"/>
    <w:rsid w:val="31BED0A5"/>
    <w:rsid w:val="31DB8E49"/>
    <w:rsid w:val="31F80FDD"/>
    <w:rsid w:val="3210094A"/>
    <w:rsid w:val="322E8D70"/>
    <w:rsid w:val="32330E20"/>
    <w:rsid w:val="32394C3B"/>
    <w:rsid w:val="325A5370"/>
    <w:rsid w:val="326027AC"/>
    <w:rsid w:val="326CF631"/>
    <w:rsid w:val="32747B6A"/>
    <w:rsid w:val="32896FA3"/>
    <w:rsid w:val="32999C89"/>
    <w:rsid w:val="3299F728"/>
    <w:rsid w:val="32A772D1"/>
    <w:rsid w:val="32C9F8FD"/>
    <w:rsid w:val="32CE7C8E"/>
    <w:rsid w:val="32ECAC14"/>
    <w:rsid w:val="32FB991A"/>
    <w:rsid w:val="330776C0"/>
    <w:rsid w:val="331F7A60"/>
    <w:rsid w:val="33230EA4"/>
    <w:rsid w:val="335F8DA9"/>
    <w:rsid w:val="336F113B"/>
    <w:rsid w:val="33C0B04D"/>
    <w:rsid w:val="33C9D4CA"/>
    <w:rsid w:val="33D1E6C1"/>
    <w:rsid w:val="33E26745"/>
    <w:rsid w:val="33FC46B2"/>
    <w:rsid w:val="33FEE443"/>
    <w:rsid w:val="3408A240"/>
    <w:rsid w:val="340CFC8F"/>
    <w:rsid w:val="3422A36F"/>
    <w:rsid w:val="3433799F"/>
    <w:rsid w:val="343A2CA2"/>
    <w:rsid w:val="344E781F"/>
    <w:rsid w:val="346817E1"/>
    <w:rsid w:val="347255AF"/>
    <w:rsid w:val="34A673CE"/>
    <w:rsid w:val="34B70035"/>
    <w:rsid w:val="34B86C4F"/>
    <w:rsid w:val="350BD2E4"/>
    <w:rsid w:val="351AF524"/>
    <w:rsid w:val="354A7512"/>
    <w:rsid w:val="3556FF9E"/>
    <w:rsid w:val="35717C2A"/>
    <w:rsid w:val="359278E8"/>
    <w:rsid w:val="359D25F8"/>
    <w:rsid w:val="35A1779D"/>
    <w:rsid w:val="35C08EE9"/>
    <w:rsid w:val="35C1E9D0"/>
    <w:rsid w:val="35D8BB27"/>
    <w:rsid w:val="35D9676D"/>
    <w:rsid w:val="360499AF"/>
    <w:rsid w:val="36844704"/>
    <w:rsid w:val="368EC897"/>
    <w:rsid w:val="369D6484"/>
    <w:rsid w:val="36A92597"/>
    <w:rsid w:val="36F6C810"/>
    <w:rsid w:val="3703139E"/>
    <w:rsid w:val="3733C6E1"/>
    <w:rsid w:val="375C31D7"/>
    <w:rsid w:val="37991402"/>
    <w:rsid w:val="37AED26A"/>
    <w:rsid w:val="38315234"/>
    <w:rsid w:val="3853205D"/>
    <w:rsid w:val="38603C82"/>
    <w:rsid w:val="38982F54"/>
    <w:rsid w:val="389A5E5A"/>
    <w:rsid w:val="38A60BEF"/>
    <w:rsid w:val="38D3BDB2"/>
    <w:rsid w:val="38D3D576"/>
    <w:rsid w:val="3921AABA"/>
    <w:rsid w:val="3948E002"/>
    <w:rsid w:val="395002F9"/>
    <w:rsid w:val="3957023A"/>
    <w:rsid w:val="395EA20E"/>
    <w:rsid w:val="399B17FE"/>
    <w:rsid w:val="39A711AD"/>
    <w:rsid w:val="39B0F500"/>
    <w:rsid w:val="39C7585C"/>
    <w:rsid w:val="39D6EC77"/>
    <w:rsid w:val="39E21E53"/>
    <w:rsid w:val="39F8DE01"/>
    <w:rsid w:val="3A17051E"/>
    <w:rsid w:val="3A28C15E"/>
    <w:rsid w:val="3A511D49"/>
    <w:rsid w:val="3A86D2DC"/>
    <w:rsid w:val="3AA82BE5"/>
    <w:rsid w:val="3AB5C039"/>
    <w:rsid w:val="3ACD3BF4"/>
    <w:rsid w:val="3AE1CCAF"/>
    <w:rsid w:val="3AEF39F6"/>
    <w:rsid w:val="3AF94545"/>
    <w:rsid w:val="3AFE5912"/>
    <w:rsid w:val="3B1C3778"/>
    <w:rsid w:val="3B2CBE81"/>
    <w:rsid w:val="3B42E20E"/>
    <w:rsid w:val="3B464F78"/>
    <w:rsid w:val="3B66E763"/>
    <w:rsid w:val="3B6F4C3B"/>
    <w:rsid w:val="3B8A7DE3"/>
    <w:rsid w:val="3B8A8B3D"/>
    <w:rsid w:val="3BA5A109"/>
    <w:rsid w:val="3BD1134B"/>
    <w:rsid w:val="3BD709A8"/>
    <w:rsid w:val="3BD768A9"/>
    <w:rsid w:val="3BE4DB3D"/>
    <w:rsid w:val="3C072C1D"/>
    <w:rsid w:val="3C3350DE"/>
    <w:rsid w:val="3C3BC8FD"/>
    <w:rsid w:val="3C3CE8D9"/>
    <w:rsid w:val="3C5EC728"/>
    <w:rsid w:val="3C6A0B41"/>
    <w:rsid w:val="3C7B5321"/>
    <w:rsid w:val="3CAB45FB"/>
    <w:rsid w:val="3CAC4C5E"/>
    <w:rsid w:val="3CD8B3B4"/>
    <w:rsid w:val="3CF03CEA"/>
    <w:rsid w:val="3D073158"/>
    <w:rsid w:val="3D1395EF"/>
    <w:rsid w:val="3D5A80B5"/>
    <w:rsid w:val="3D60716E"/>
    <w:rsid w:val="3D69B93F"/>
    <w:rsid w:val="3D70DC7C"/>
    <w:rsid w:val="3D7351D5"/>
    <w:rsid w:val="3D7A1198"/>
    <w:rsid w:val="3D8A79C7"/>
    <w:rsid w:val="3D9A2126"/>
    <w:rsid w:val="3DA60650"/>
    <w:rsid w:val="3DB57444"/>
    <w:rsid w:val="3DBC3977"/>
    <w:rsid w:val="3DDBADB0"/>
    <w:rsid w:val="3DF5B2C7"/>
    <w:rsid w:val="3E0860BA"/>
    <w:rsid w:val="3E552A05"/>
    <w:rsid w:val="3E5D9F42"/>
    <w:rsid w:val="3E61179E"/>
    <w:rsid w:val="3E682C1D"/>
    <w:rsid w:val="3E6F6814"/>
    <w:rsid w:val="3E706274"/>
    <w:rsid w:val="3E803E44"/>
    <w:rsid w:val="3E81F4B6"/>
    <w:rsid w:val="3E874800"/>
    <w:rsid w:val="3E96260D"/>
    <w:rsid w:val="3EA66EB3"/>
    <w:rsid w:val="3EABB5B7"/>
    <w:rsid w:val="3EAD21FD"/>
    <w:rsid w:val="3EBB10BF"/>
    <w:rsid w:val="3ECCEFE8"/>
    <w:rsid w:val="3EE00AD0"/>
    <w:rsid w:val="3EE67F04"/>
    <w:rsid w:val="3EF42AF3"/>
    <w:rsid w:val="3EF69355"/>
    <w:rsid w:val="3F23775A"/>
    <w:rsid w:val="3F47317B"/>
    <w:rsid w:val="3F6D657C"/>
    <w:rsid w:val="3F83D800"/>
    <w:rsid w:val="3F84A496"/>
    <w:rsid w:val="3F84EE05"/>
    <w:rsid w:val="3F9DCCF3"/>
    <w:rsid w:val="3FA63195"/>
    <w:rsid w:val="3FDDE2F7"/>
    <w:rsid w:val="401D6DAC"/>
    <w:rsid w:val="40363396"/>
    <w:rsid w:val="4041F94F"/>
    <w:rsid w:val="4043D22D"/>
    <w:rsid w:val="40448016"/>
    <w:rsid w:val="405BD833"/>
    <w:rsid w:val="4071182A"/>
    <w:rsid w:val="4087DBF8"/>
    <w:rsid w:val="4088C878"/>
    <w:rsid w:val="408FF2B0"/>
    <w:rsid w:val="40C50954"/>
    <w:rsid w:val="40F6EBF1"/>
    <w:rsid w:val="4104AEFD"/>
    <w:rsid w:val="412E7A35"/>
    <w:rsid w:val="4131C9C1"/>
    <w:rsid w:val="41473C60"/>
    <w:rsid w:val="41B157C4"/>
    <w:rsid w:val="41F81098"/>
    <w:rsid w:val="42549B52"/>
    <w:rsid w:val="426684BB"/>
    <w:rsid w:val="42A267D3"/>
    <w:rsid w:val="42AD2B60"/>
    <w:rsid w:val="42AE456A"/>
    <w:rsid w:val="42B5FD2D"/>
    <w:rsid w:val="42C13D86"/>
    <w:rsid w:val="42C75752"/>
    <w:rsid w:val="42E1D0F1"/>
    <w:rsid w:val="42EC9B92"/>
    <w:rsid w:val="43009995"/>
    <w:rsid w:val="430EAEF3"/>
    <w:rsid w:val="431F3954"/>
    <w:rsid w:val="43AE8A40"/>
    <w:rsid w:val="43C359F4"/>
    <w:rsid w:val="43D8D7E8"/>
    <w:rsid w:val="43EE57EB"/>
    <w:rsid w:val="43F8319C"/>
    <w:rsid w:val="4427C711"/>
    <w:rsid w:val="446FADFD"/>
    <w:rsid w:val="447E45AA"/>
    <w:rsid w:val="44D0B990"/>
    <w:rsid w:val="44EC4F35"/>
    <w:rsid w:val="450A0B03"/>
    <w:rsid w:val="455EEE61"/>
    <w:rsid w:val="45706FE8"/>
    <w:rsid w:val="459330F1"/>
    <w:rsid w:val="45935AEE"/>
    <w:rsid w:val="459F989A"/>
    <w:rsid w:val="45A4416C"/>
    <w:rsid w:val="45D764B4"/>
    <w:rsid w:val="45EE9A58"/>
    <w:rsid w:val="46440C39"/>
    <w:rsid w:val="4644F910"/>
    <w:rsid w:val="4672A360"/>
    <w:rsid w:val="467E6B70"/>
    <w:rsid w:val="46A987FC"/>
    <w:rsid w:val="46AD7B3C"/>
    <w:rsid w:val="46C1915F"/>
    <w:rsid w:val="46C4CE4C"/>
    <w:rsid w:val="46D2EFB5"/>
    <w:rsid w:val="46D54E42"/>
    <w:rsid w:val="46E1B12A"/>
    <w:rsid w:val="46EA0B8A"/>
    <w:rsid w:val="46FE6394"/>
    <w:rsid w:val="47100135"/>
    <w:rsid w:val="471DE9E4"/>
    <w:rsid w:val="472938EE"/>
    <w:rsid w:val="4737C455"/>
    <w:rsid w:val="47590606"/>
    <w:rsid w:val="47BCD6D8"/>
    <w:rsid w:val="47E04350"/>
    <w:rsid w:val="482C5E00"/>
    <w:rsid w:val="48316AF5"/>
    <w:rsid w:val="483C580C"/>
    <w:rsid w:val="486296F8"/>
    <w:rsid w:val="48A14011"/>
    <w:rsid w:val="48B568D8"/>
    <w:rsid w:val="48C2BCBA"/>
    <w:rsid w:val="48CDBEC6"/>
    <w:rsid w:val="48D3B6E7"/>
    <w:rsid w:val="48E43BE1"/>
    <w:rsid w:val="491EB7EF"/>
    <w:rsid w:val="49226DA3"/>
    <w:rsid w:val="493DCAFF"/>
    <w:rsid w:val="493DEC27"/>
    <w:rsid w:val="49590998"/>
    <w:rsid w:val="4981212A"/>
    <w:rsid w:val="498F25D8"/>
    <w:rsid w:val="499DD309"/>
    <w:rsid w:val="49BD2F6F"/>
    <w:rsid w:val="49F909E8"/>
    <w:rsid w:val="4A08A22D"/>
    <w:rsid w:val="4A2341EA"/>
    <w:rsid w:val="4A3135B3"/>
    <w:rsid w:val="4A510CAE"/>
    <w:rsid w:val="4A63B0F7"/>
    <w:rsid w:val="4ACE15D3"/>
    <w:rsid w:val="4ADF0EDE"/>
    <w:rsid w:val="4AE9039D"/>
    <w:rsid w:val="4AEF168E"/>
    <w:rsid w:val="4B170FCE"/>
    <w:rsid w:val="4B441C6C"/>
    <w:rsid w:val="4B6858E2"/>
    <w:rsid w:val="4BAD0687"/>
    <w:rsid w:val="4BB57B8F"/>
    <w:rsid w:val="4BD01E45"/>
    <w:rsid w:val="4C3B33C4"/>
    <w:rsid w:val="4C4BA083"/>
    <w:rsid w:val="4C5B29C9"/>
    <w:rsid w:val="4C61DCA4"/>
    <w:rsid w:val="4C850FEE"/>
    <w:rsid w:val="4CA890DF"/>
    <w:rsid w:val="4CE18F84"/>
    <w:rsid w:val="4D25A5DB"/>
    <w:rsid w:val="4D693402"/>
    <w:rsid w:val="4D8C2A4A"/>
    <w:rsid w:val="4D994637"/>
    <w:rsid w:val="4DD82E4B"/>
    <w:rsid w:val="4DF01B08"/>
    <w:rsid w:val="4DFDC90F"/>
    <w:rsid w:val="4E08BC45"/>
    <w:rsid w:val="4E0D3E79"/>
    <w:rsid w:val="4E29D782"/>
    <w:rsid w:val="4E2BAE34"/>
    <w:rsid w:val="4E484AB8"/>
    <w:rsid w:val="4E5902BE"/>
    <w:rsid w:val="4E5DCF21"/>
    <w:rsid w:val="4E696433"/>
    <w:rsid w:val="4E897D55"/>
    <w:rsid w:val="4EA8CA16"/>
    <w:rsid w:val="4EB63367"/>
    <w:rsid w:val="4ECA15A6"/>
    <w:rsid w:val="4EF4B548"/>
    <w:rsid w:val="4F126599"/>
    <w:rsid w:val="4F20BBA9"/>
    <w:rsid w:val="4F5EFB00"/>
    <w:rsid w:val="4F7EA8EE"/>
    <w:rsid w:val="4F825FB4"/>
    <w:rsid w:val="4FF0E5E9"/>
    <w:rsid w:val="50514F19"/>
    <w:rsid w:val="50729A3E"/>
    <w:rsid w:val="509085A9"/>
    <w:rsid w:val="50B51E17"/>
    <w:rsid w:val="50DB3D6B"/>
    <w:rsid w:val="51082A83"/>
    <w:rsid w:val="5133D5FB"/>
    <w:rsid w:val="51443F43"/>
    <w:rsid w:val="514B9DD1"/>
    <w:rsid w:val="516787BA"/>
    <w:rsid w:val="518D27BC"/>
    <w:rsid w:val="518F5A3D"/>
    <w:rsid w:val="5197721A"/>
    <w:rsid w:val="5199A045"/>
    <w:rsid w:val="51ABB036"/>
    <w:rsid w:val="51AE8D0E"/>
    <w:rsid w:val="51DE2D75"/>
    <w:rsid w:val="51FBD70B"/>
    <w:rsid w:val="520D1F9A"/>
    <w:rsid w:val="52491082"/>
    <w:rsid w:val="52581389"/>
    <w:rsid w:val="52809D11"/>
    <w:rsid w:val="5285110B"/>
    <w:rsid w:val="528A0FFC"/>
    <w:rsid w:val="5296C5AF"/>
    <w:rsid w:val="529E3E46"/>
    <w:rsid w:val="52C6E747"/>
    <w:rsid w:val="52FB616C"/>
    <w:rsid w:val="530083A8"/>
    <w:rsid w:val="5381E647"/>
    <w:rsid w:val="5388486D"/>
    <w:rsid w:val="539F9012"/>
    <w:rsid w:val="53A074AB"/>
    <w:rsid w:val="53CCCD6E"/>
    <w:rsid w:val="53CF89B5"/>
    <w:rsid w:val="53D43526"/>
    <w:rsid w:val="542A2B63"/>
    <w:rsid w:val="5476E15C"/>
    <w:rsid w:val="5484D8A5"/>
    <w:rsid w:val="54B86DF3"/>
    <w:rsid w:val="54C8CBFF"/>
    <w:rsid w:val="54CD8EFA"/>
    <w:rsid w:val="54D6545F"/>
    <w:rsid w:val="54EE746E"/>
    <w:rsid w:val="5515CE37"/>
    <w:rsid w:val="553E0242"/>
    <w:rsid w:val="554E2F90"/>
    <w:rsid w:val="5572BE93"/>
    <w:rsid w:val="5580E64F"/>
    <w:rsid w:val="5583E2BD"/>
    <w:rsid w:val="559FD5D1"/>
    <w:rsid w:val="55D15DB0"/>
    <w:rsid w:val="55E839E9"/>
    <w:rsid w:val="56108E66"/>
    <w:rsid w:val="561E6BE9"/>
    <w:rsid w:val="565F3E7D"/>
    <w:rsid w:val="56AACD73"/>
    <w:rsid w:val="56DE18B5"/>
    <w:rsid w:val="57A55CC7"/>
    <w:rsid w:val="57DA1066"/>
    <w:rsid w:val="57E7E8DB"/>
    <w:rsid w:val="581A7467"/>
    <w:rsid w:val="582B0A9B"/>
    <w:rsid w:val="58346CD5"/>
    <w:rsid w:val="5840B41F"/>
    <w:rsid w:val="584CECE5"/>
    <w:rsid w:val="584E8309"/>
    <w:rsid w:val="589D3035"/>
    <w:rsid w:val="58B27F05"/>
    <w:rsid w:val="58CDE9A9"/>
    <w:rsid w:val="58D64A2B"/>
    <w:rsid w:val="590FB5F6"/>
    <w:rsid w:val="5912A4F0"/>
    <w:rsid w:val="5976DD7F"/>
    <w:rsid w:val="597ADFF7"/>
    <w:rsid w:val="5993AE87"/>
    <w:rsid w:val="59B51CC5"/>
    <w:rsid w:val="59CC1611"/>
    <w:rsid w:val="59DC467E"/>
    <w:rsid w:val="59EF3E6E"/>
    <w:rsid w:val="59F8619B"/>
    <w:rsid w:val="5A32A6AA"/>
    <w:rsid w:val="5A3767EF"/>
    <w:rsid w:val="5A83A8C4"/>
    <w:rsid w:val="5A9AAD22"/>
    <w:rsid w:val="5AD51FC5"/>
    <w:rsid w:val="5AD54767"/>
    <w:rsid w:val="5ADEF7A1"/>
    <w:rsid w:val="5AF3A4D8"/>
    <w:rsid w:val="5AF8479B"/>
    <w:rsid w:val="5B3A5221"/>
    <w:rsid w:val="5B5810B6"/>
    <w:rsid w:val="5B8628C8"/>
    <w:rsid w:val="5B945E66"/>
    <w:rsid w:val="5C0D2406"/>
    <w:rsid w:val="5C25BF53"/>
    <w:rsid w:val="5C27EF39"/>
    <w:rsid w:val="5C341CB5"/>
    <w:rsid w:val="5C3B75B2"/>
    <w:rsid w:val="5C6C66AF"/>
    <w:rsid w:val="5CACD4AF"/>
    <w:rsid w:val="5CDB56CD"/>
    <w:rsid w:val="5CDF773D"/>
    <w:rsid w:val="5CEC0A22"/>
    <w:rsid w:val="5D08217E"/>
    <w:rsid w:val="5D15839B"/>
    <w:rsid w:val="5D4EBDE7"/>
    <w:rsid w:val="5D5C7E27"/>
    <w:rsid w:val="5D5DE324"/>
    <w:rsid w:val="5D987846"/>
    <w:rsid w:val="5DADAF2C"/>
    <w:rsid w:val="5DC2861E"/>
    <w:rsid w:val="5DC694C2"/>
    <w:rsid w:val="5DE2CC0A"/>
    <w:rsid w:val="5DEF0EB3"/>
    <w:rsid w:val="5E124EAA"/>
    <w:rsid w:val="5E158070"/>
    <w:rsid w:val="5E1A3C1C"/>
    <w:rsid w:val="5E32BE85"/>
    <w:rsid w:val="5E3F0643"/>
    <w:rsid w:val="5E596C45"/>
    <w:rsid w:val="5E91402E"/>
    <w:rsid w:val="5EAA3DF3"/>
    <w:rsid w:val="5EAB1B97"/>
    <w:rsid w:val="5ED4D431"/>
    <w:rsid w:val="5EF0B079"/>
    <w:rsid w:val="5EFDBBEE"/>
    <w:rsid w:val="5F059093"/>
    <w:rsid w:val="5F6237B0"/>
    <w:rsid w:val="5F678133"/>
    <w:rsid w:val="5F69EE48"/>
    <w:rsid w:val="5F737D1F"/>
    <w:rsid w:val="5F8DD298"/>
    <w:rsid w:val="5FBAD406"/>
    <w:rsid w:val="5FCCD1B0"/>
    <w:rsid w:val="601C4C56"/>
    <w:rsid w:val="6044001B"/>
    <w:rsid w:val="606CE5B3"/>
    <w:rsid w:val="607BA317"/>
    <w:rsid w:val="608E1771"/>
    <w:rsid w:val="60E399F3"/>
    <w:rsid w:val="60EEBCF8"/>
    <w:rsid w:val="610669B9"/>
    <w:rsid w:val="61599F85"/>
    <w:rsid w:val="615B582A"/>
    <w:rsid w:val="616FC0C4"/>
    <w:rsid w:val="61734E71"/>
    <w:rsid w:val="617733B6"/>
    <w:rsid w:val="6181925B"/>
    <w:rsid w:val="618E81B4"/>
    <w:rsid w:val="61971877"/>
    <w:rsid w:val="619F7133"/>
    <w:rsid w:val="61BE85A1"/>
    <w:rsid w:val="61DC9EB6"/>
    <w:rsid w:val="6203607A"/>
    <w:rsid w:val="6240D930"/>
    <w:rsid w:val="6243BA1D"/>
    <w:rsid w:val="624577AC"/>
    <w:rsid w:val="62575566"/>
    <w:rsid w:val="6265C7F4"/>
    <w:rsid w:val="62927E01"/>
    <w:rsid w:val="62BF7B83"/>
    <w:rsid w:val="632EC9CA"/>
    <w:rsid w:val="6356C7F7"/>
    <w:rsid w:val="638C9E66"/>
    <w:rsid w:val="639F128D"/>
    <w:rsid w:val="63E9C178"/>
    <w:rsid w:val="640D25D0"/>
    <w:rsid w:val="64611803"/>
    <w:rsid w:val="6464E2FE"/>
    <w:rsid w:val="646C54E5"/>
    <w:rsid w:val="6489E25B"/>
    <w:rsid w:val="64A27075"/>
    <w:rsid w:val="64BFAFA6"/>
    <w:rsid w:val="64D014EA"/>
    <w:rsid w:val="64DE4956"/>
    <w:rsid w:val="64DEDB45"/>
    <w:rsid w:val="64FC460B"/>
    <w:rsid w:val="651E5BF9"/>
    <w:rsid w:val="652AB004"/>
    <w:rsid w:val="652B6C89"/>
    <w:rsid w:val="6537E416"/>
    <w:rsid w:val="6557E0ED"/>
    <w:rsid w:val="6567AEB7"/>
    <w:rsid w:val="6586E8C1"/>
    <w:rsid w:val="65C61E6D"/>
    <w:rsid w:val="65D06EBB"/>
    <w:rsid w:val="65FC0B7D"/>
    <w:rsid w:val="6606F656"/>
    <w:rsid w:val="6618552D"/>
    <w:rsid w:val="662AD04E"/>
    <w:rsid w:val="6631C8E9"/>
    <w:rsid w:val="6643C681"/>
    <w:rsid w:val="665ACF9A"/>
    <w:rsid w:val="66A8C88C"/>
    <w:rsid w:val="66C903A6"/>
    <w:rsid w:val="6702D099"/>
    <w:rsid w:val="67388BC7"/>
    <w:rsid w:val="673F2D4B"/>
    <w:rsid w:val="676007CD"/>
    <w:rsid w:val="67759D0E"/>
    <w:rsid w:val="678B64C2"/>
    <w:rsid w:val="6792A749"/>
    <w:rsid w:val="67BA2D07"/>
    <w:rsid w:val="67C5C230"/>
    <w:rsid w:val="67F93D40"/>
    <w:rsid w:val="67FF4D54"/>
    <w:rsid w:val="6815C96B"/>
    <w:rsid w:val="6842D413"/>
    <w:rsid w:val="6854970E"/>
    <w:rsid w:val="68553F5A"/>
    <w:rsid w:val="685C0D28"/>
    <w:rsid w:val="6861D173"/>
    <w:rsid w:val="68887601"/>
    <w:rsid w:val="68C7CC67"/>
    <w:rsid w:val="68D3120C"/>
    <w:rsid w:val="68E510B1"/>
    <w:rsid w:val="68EFA3F3"/>
    <w:rsid w:val="68FC3641"/>
    <w:rsid w:val="6932A60C"/>
    <w:rsid w:val="694DBC29"/>
    <w:rsid w:val="69550E64"/>
    <w:rsid w:val="696D05F2"/>
    <w:rsid w:val="69F9CEA3"/>
    <w:rsid w:val="69FD74A4"/>
    <w:rsid w:val="6A06D34D"/>
    <w:rsid w:val="6A0722B8"/>
    <w:rsid w:val="6A211483"/>
    <w:rsid w:val="6A3BA857"/>
    <w:rsid w:val="6A49383F"/>
    <w:rsid w:val="6A4B8855"/>
    <w:rsid w:val="6A50799B"/>
    <w:rsid w:val="6A5B4C6C"/>
    <w:rsid w:val="6A96E232"/>
    <w:rsid w:val="6A97FD0E"/>
    <w:rsid w:val="6A981036"/>
    <w:rsid w:val="6A9C7B49"/>
    <w:rsid w:val="6ABDB8A5"/>
    <w:rsid w:val="6AC7F1FD"/>
    <w:rsid w:val="6AD84014"/>
    <w:rsid w:val="6AE38D6D"/>
    <w:rsid w:val="6B15D27A"/>
    <w:rsid w:val="6B3588EA"/>
    <w:rsid w:val="6B402095"/>
    <w:rsid w:val="6B445A6C"/>
    <w:rsid w:val="6B5653A6"/>
    <w:rsid w:val="6BBAECC9"/>
    <w:rsid w:val="6BBB2A15"/>
    <w:rsid w:val="6BBEA0F9"/>
    <w:rsid w:val="6BD0BAEE"/>
    <w:rsid w:val="6C093FFA"/>
    <w:rsid w:val="6C13FA9F"/>
    <w:rsid w:val="6C1CFBBB"/>
    <w:rsid w:val="6C753C9D"/>
    <w:rsid w:val="6C7F3A3C"/>
    <w:rsid w:val="6C9E7B71"/>
    <w:rsid w:val="6CCAB32E"/>
    <w:rsid w:val="6CD106FB"/>
    <w:rsid w:val="6CE3F94E"/>
    <w:rsid w:val="6CF1B3A8"/>
    <w:rsid w:val="6CF3D179"/>
    <w:rsid w:val="6D9112FD"/>
    <w:rsid w:val="6DB222B5"/>
    <w:rsid w:val="6DBB7849"/>
    <w:rsid w:val="6DBDDEA9"/>
    <w:rsid w:val="6E18F8A7"/>
    <w:rsid w:val="6E4A6BF0"/>
    <w:rsid w:val="6E56C0E8"/>
    <w:rsid w:val="6E610A15"/>
    <w:rsid w:val="6E72AADE"/>
    <w:rsid w:val="6E7DF8CD"/>
    <w:rsid w:val="6E8EBBB4"/>
    <w:rsid w:val="6EBE24C1"/>
    <w:rsid w:val="6ED0E584"/>
    <w:rsid w:val="6EDFFFE4"/>
    <w:rsid w:val="6EFFF110"/>
    <w:rsid w:val="6F079196"/>
    <w:rsid w:val="6F0E3CB2"/>
    <w:rsid w:val="6F6007FE"/>
    <w:rsid w:val="6F81B45E"/>
    <w:rsid w:val="6F943958"/>
    <w:rsid w:val="6F9F8A04"/>
    <w:rsid w:val="6FB655B6"/>
    <w:rsid w:val="6FBC73C1"/>
    <w:rsid w:val="6FF16DD3"/>
    <w:rsid w:val="6FF3CEB4"/>
    <w:rsid w:val="6FFB9772"/>
    <w:rsid w:val="703CC761"/>
    <w:rsid w:val="703D0BA8"/>
    <w:rsid w:val="703D97EC"/>
    <w:rsid w:val="70CB9504"/>
    <w:rsid w:val="70DD8C79"/>
    <w:rsid w:val="71284267"/>
    <w:rsid w:val="71427F3A"/>
    <w:rsid w:val="715FCC6B"/>
    <w:rsid w:val="715FD16A"/>
    <w:rsid w:val="7172ED37"/>
    <w:rsid w:val="7184DD49"/>
    <w:rsid w:val="7185BBA5"/>
    <w:rsid w:val="719F5559"/>
    <w:rsid w:val="71A313FF"/>
    <w:rsid w:val="71D93794"/>
    <w:rsid w:val="7210C606"/>
    <w:rsid w:val="7224762D"/>
    <w:rsid w:val="7234D83D"/>
    <w:rsid w:val="7236BD50"/>
    <w:rsid w:val="726A2AAC"/>
    <w:rsid w:val="728515CA"/>
    <w:rsid w:val="72A0B43C"/>
    <w:rsid w:val="72C1536B"/>
    <w:rsid w:val="72CA0A9E"/>
    <w:rsid w:val="72D19328"/>
    <w:rsid w:val="72DCF0FD"/>
    <w:rsid w:val="72F93084"/>
    <w:rsid w:val="72FB19AC"/>
    <w:rsid w:val="73180AE9"/>
    <w:rsid w:val="73227AF6"/>
    <w:rsid w:val="7341FFFB"/>
    <w:rsid w:val="7345DB1A"/>
    <w:rsid w:val="73BE6949"/>
    <w:rsid w:val="73C82E81"/>
    <w:rsid w:val="73D2A75A"/>
    <w:rsid w:val="73D66AB3"/>
    <w:rsid w:val="73E3564B"/>
    <w:rsid w:val="73E6EDA1"/>
    <w:rsid w:val="73F44A3F"/>
    <w:rsid w:val="74007857"/>
    <w:rsid w:val="740B9B0B"/>
    <w:rsid w:val="742502E9"/>
    <w:rsid w:val="74591288"/>
    <w:rsid w:val="7459FF37"/>
    <w:rsid w:val="7465155E"/>
    <w:rsid w:val="7480E23C"/>
    <w:rsid w:val="749EB8EB"/>
    <w:rsid w:val="74F44A45"/>
    <w:rsid w:val="75150B6D"/>
    <w:rsid w:val="752A00B3"/>
    <w:rsid w:val="7539CAAD"/>
    <w:rsid w:val="7552C2B4"/>
    <w:rsid w:val="75B57B94"/>
    <w:rsid w:val="75D68F9A"/>
    <w:rsid w:val="75FE2F8E"/>
    <w:rsid w:val="760F0E5F"/>
    <w:rsid w:val="761DC084"/>
    <w:rsid w:val="762E7ED9"/>
    <w:rsid w:val="7641AA9F"/>
    <w:rsid w:val="7665E44E"/>
    <w:rsid w:val="76964A9D"/>
    <w:rsid w:val="76C0A5B0"/>
    <w:rsid w:val="76C58D30"/>
    <w:rsid w:val="76EB9A2D"/>
    <w:rsid w:val="76F20FE0"/>
    <w:rsid w:val="76F2CC7E"/>
    <w:rsid w:val="7706A292"/>
    <w:rsid w:val="77868C0D"/>
    <w:rsid w:val="77A4AF42"/>
    <w:rsid w:val="77AFC9AB"/>
    <w:rsid w:val="77D527D1"/>
    <w:rsid w:val="77DAFD93"/>
    <w:rsid w:val="77E9FA77"/>
    <w:rsid w:val="7807BC93"/>
    <w:rsid w:val="782EAD8E"/>
    <w:rsid w:val="7849C4B4"/>
    <w:rsid w:val="78947248"/>
    <w:rsid w:val="789F8E15"/>
    <w:rsid w:val="78B43558"/>
    <w:rsid w:val="78D8095F"/>
    <w:rsid w:val="78DB75A8"/>
    <w:rsid w:val="79093411"/>
    <w:rsid w:val="79096330"/>
    <w:rsid w:val="7912D5E4"/>
    <w:rsid w:val="791B2355"/>
    <w:rsid w:val="79603E8E"/>
    <w:rsid w:val="7974813E"/>
    <w:rsid w:val="7980996A"/>
    <w:rsid w:val="799E3864"/>
    <w:rsid w:val="799EF3DF"/>
    <w:rsid w:val="79A96907"/>
    <w:rsid w:val="79B678E9"/>
    <w:rsid w:val="7A080622"/>
    <w:rsid w:val="7A182AB7"/>
    <w:rsid w:val="7A370DD7"/>
    <w:rsid w:val="7A56EF25"/>
    <w:rsid w:val="7A8B68FF"/>
    <w:rsid w:val="7A944E39"/>
    <w:rsid w:val="7A9D3E07"/>
    <w:rsid w:val="7AA31051"/>
    <w:rsid w:val="7AE52EBD"/>
    <w:rsid w:val="7AE86B5C"/>
    <w:rsid w:val="7B059BE0"/>
    <w:rsid w:val="7B865D9E"/>
    <w:rsid w:val="7B91766F"/>
    <w:rsid w:val="7BBA04A2"/>
    <w:rsid w:val="7BBE73F1"/>
    <w:rsid w:val="7BCD9BE4"/>
    <w:rsid w:val="7BEC5D1E"/>
    <w:rsid w:val="7C2B8A27"/>
    <w:rsid w:val="7C6CEA49"/>
    <w:rsid w:val="7C7D7F7F"/>
    <w:rsid w:val="7C833E6A"/>
    <w:rsid w:val="7C85AD04"/>
    <w:rsid w:val="7CA33617"/>
    <w:rsid w:val="7CA8ECFB"/>
    <w:rsid w:val="7CE11A58"/>
    <w:rsid w:val="7CF14A99"/>
    <w:rsid w:val="7CF3F874"/>
    <w:rsid w:val="7CF5E4F9"/>
    <w:rsid w:val="7CFBF404"/>
    <w:rsid w:val="7CFF19B2"/>
    <w:rsid w:val="7D10A199"/>
    <w:rsid w:val="7D298EA5"/>
    <w:rsid w:val="7D3867AD"/>
    <w:rsid w:val="7D40B920"/>
    <w:rsid w:val="7D40F06C"/>
    <w:rsid w:val="7D4E727E"/>
    <w:rsid w:val="7D561D84"/>
    <w:rsid w:val="7D64B336"/>
    <w:rsid w:val="7DC3DFC0"/>
    <w:rsid w:val="7E06D1C0"/>
    <w:rsid w:val="7E2F55BD"/>
    <w:rsid w:val="7E30C95F"/>
    <w:rsid w:val="7E64E12A"/>
    <w:rsid w:val="7E7A3A7E"/>
    <w:rsid w:val="7E7B3737"/>
    <w:rsid w:val="7E83004D"/>
    <w:rsid w:val="7E863054"/>
    <w:rsid w:val="7E991748"/>
    <w:rsid w:val="7EA32B37"/>
    <w:rsid w:val="7EC6C947"/>
    <w:rsid w:val="7EF6BD38"/>
    <w:rsid w:val="7F13F39F"/>
    <w:rsid w:val="7F58E616"/>
    <w:rsid w:val="7F69470F"/>
    <w:rsid w:val="7F69DE87"/>
    <w:rsid w:val="7FB2D8C8"/>
    <w:rsid w:val="7FE7170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CD867"/>
  <w15:chartTrackingRefBased/>
  <w15:docId w15:val="{9C5FE5B7-0E54-4628-A434-5BE39A8AF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E53"/>
    <w:pPr>
      <w:spacing w:before="60" w:after="120" w:line="240" w:lineRule="auto"/>
    </w:pPr>
    <w:rPr>
      <w:rFonts w:ascii="Arial" w:hAnsi="Arial" w:cs="Calibri"/>
    </w:rPr>
  </w:style>
  <w:style w:type="paragraph" w:styleId="Heading1">
    <w:name w:val="heading 1"/>
    <w:basedOn w:val="Normal"/>
    <w:next w:val="Normal"/>
    <w:link w:val="Heading1Char"/>
    <w:autoRedefine/>
    <w:uiPriority w:val="9"/>
    <w:qFormat/>
    <w:rsid w:val="00C60B80"/>
    <w:pPr>
      <w:keepNext/>
      <w:keepLines/>
      <w:spacing w:before="24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qFormat/>
    <w:rsid w:val="00DB4AA8"/>
    <w:pPr>
      <w:spacing w:before="100" w:beforeAutospacing="1" w:after="100" w:afterAutospacing="1"/>
      <w:outlineLvl w:val="1"/>
    </w:pPr>
    <w:rPr>
      <w:rFonts w:asciiTheme="majorHAnsi" w:eastAsia="Times New Roman" w:hAnsiTheme="majorHAnsi" w:cs="Times New Roman"/>
      <w:b/>
      <w:bCs/>
      <w:color w:val="2F5496" w:themeColor="accent1" w:themeShade="BF"/>
      <w:sz w:val="28"/>
      <w:szCs w:val="36"/>
      <w:lang w:eastAsia="en-GB"/>
    </w:rPr>
  </w:style>
  <w:style w:type="paragraph" w:styleId="Heading3">
    <w:name w:val="heading 3"/>
    <w:basedOn w:val="Normal"/>
    <w:next w:val="Normal"/>
    <w:link w:val="Heading3Char"/>
    <w:uiPriority w:val="9"/>
    <w:unhideWhenUsed/>
    <w:qFormat/>
    <w:rsid w:val="00765416"/>
    <w:pPr>
      <w:keepNext/>
      <w:keepLines/>
      <w:spacing w:before="360"/>
      <w:outlineLvl w:val="2"/>
    </w:pPr>
    <w:rPr>
      <w:rFonts w:asciiTheme="majorHAnsi" w:eastAsiaTheme="majorEastAsia" w:hAnsiTheme="majorHAnsi" w:cstheme="majorBidi"/>
      <w:color w:val="1F3763" w:themeColor="accent1" w:themeShade="7F"/>
      <w:sz w:val="28"/>
      <w:szCs w:val="24"/>
    </w:rPr>
  </w:style>
  <w:style w:type="paragraph" w:styleId="Heading4">
    <w:name w:val="heading 4"/>
    <w:basedOn w:val="Normal"/>
    <w:next w:val="Normal"/>
    <w:link w:val="Heading4Char"/>
    <w:autoRedefine/>
    <w:uiPriority w:val="9"/>
    <w:unhideWhenUsed/>
    <w:qFormat/>
    <w:rsid w:val="002F0BF0"/>
    <w:pPr>
      <w:keepNext/>
      <w:keepLines/>
      <w:spacing w:before="40"/>
      <w:ind w:left="426"/>
      <w:outlineLvl w:val="3"/>
    </w:pPr>
    <w:rPr>
      <w:rFonts w:asciiTheme="majorHAnsi" w:eastAsiaTheme="majorEastAsia" w:hAnsiTheme="majorHAnsi" w:cstheme="majorBidi"/>
      <w:color w:val="2F5496" w:themeColor="accent1" w:themeShade="BF"/>
      <w:sz w:val="24"/>
    </w:rPr>
  </w:style>
  <w:style w:type="paragraph" w:styleId="Heading5">
    <w:name w:val="heading 5"/>
    <w:basedOn w:val="Normal"/>
    <w:next w:val="Normal"/>
    <w:link w:val="Heading5Char"/>
    <w:uiPriority w:val="9"/>
    <w:unhideWhenUsed/>
    <w:qFormat/>
    <w:rsid w:val="00E5582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7449CA"/>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2C109F"/>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B662A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F4FDB"/>
    <w:pPr>
      <w:keepNext/>
      <w:keepLines/>
      <w:spacing w:before="40" w:line="259"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B4AA8"/>
    <w:rPr>
      <w:rFonts w:asciiTheme="majorHAnsi" w:eastAsia="Times New Roman" w:hAnsiTheme="majorHAnsi" w:cs="Times New Roman"/>
      <w:b/>
      <w:bCs/>
      <w:color w:val="2F5496" w:themeColor="accent1" w:themeShade="BF"/>
      <w:sz w:val="28"/>
      <w:szCs w:val="36"/>
      <w:lang w:eastAsia="en-GB"/>
    </w:rPr>
  </w:style>
  <w:style w:type="character" w:styleId="Strong">
    <w:name w:val="Strong"/>
    <w:basedOn w:val="DefaultParagraphFont"/>
    <w:uiPriority w:val="22"/>
    <w:qFormat/>
    <w:rsid w:val="00010560"/>
    <w:rPr>
      <w:b/>
      <w:bCs/>
    </w:rPr>
  </w:style>
  <w:style w:type="paragraph" w:styleId="Header">
    <w:name w:val="header"/>
    <w:basedOn w:val="Normal"/>
    <w:link w:val="HeaderChar"/>
    <w:uiPriority w:val="99"/>
    <w:unhideWhenUsed/>
    <w:rsid w:val="00A40CE3"/>
    <w:pPr>
      <w:tabs>
        <w:tab w:val="center" w:pos="4513"/>
        <w:tab w:val="right" w:pos="9026"/>
      </w:tabs>
    </w:pPr>
  </w:style>
  <w:style w:type="character" w:customStyle="1" w:styleId="HeaderChar">
    <w:name w:val="Header Char"/>
    <w:basedOn w:val="DefaultParagraphFont"/>
    <w:link w:val="Header"/>
    <w:uiPriority w:val="99"/>
    <w:rsid w:val="00A40CE3"/>
    <w:rPr>
      <w:rFonts w:ascii="Calibri" w:hAnsi="Calibri" w:cs="Calibri"/>
    </w:rPr>
  </w:style>
  <w:style w:type="paragraph" w:styleId="Footer">
    <w:name w:val="footer"/>
    <w:basedOn w:val="Normal"/>
    <w:link w:val="FooterChar"/>
    <w:uiPriority w:val="99"/>
    <w:unhideWhenUsed/>
    <w:rsid w:val="00A40CE3"/>
    <w:pPr>
      <w:tabs>
        <w:tab w:val="center" w:pos="4513"/>
        <w:tab w:val="right" w:pos="9026"/>
      </w:tabs>
    </w:pPr>
  </w:style>
  <w:style w:type="character" w:customStyle="1" w:styleId="FooterChar">
    <w:name w:val="Footer Char"/>
    <w:basedOn w:val="DefaultParagraphFont"/>
    <w:link w:val="Footer"/>
    <w:uiPriority w:val="99"/>
    <w:rsid w:val="00A40CE3"/>
    <w:rPr>
      <w:rFonts w:ascii="Calibri" w:hAnsi="Calibri" w:cs="Calibri"/>
    </w:rPr>
  </w:style>
  <w:style w:type="character" w:customStyle="1" w:styleId="blogmetaline">
    <w:name w:val="blog_meta_line"/>
    <w:basedOn w:val="DefaultParagraphFont"/>
    <w:rsid w:val="00A40CE3"/>
  </w:style>
  <w:style w:type="character" w:styleId="Hyperlink">
    <w:name w:val="Hyperlink"/>
    <w:basedOn w:val="DefaultParagraphFont"/>
    <w:uiPriority w:val="99"/>
    <w:unhideWhenUsed/>
    <w:rsid w:val="00A40CE3"/>
    <w:rPr>
      <w:color w:val="0000FF"/>
      <w:u w:val="single"/>
    </w:rPr>
  </w:style>
  <w:style w:type="paragraph" w:styleId="NormalWeb">
    <w:name w:val="Normal (Web)"/>
    <w:basedOn w:val="Normal"/>
    <w:uiPriority w:val="99"/>
    <w:unhideWhenUsed/>
    <w:rsid w:val="00A40CE3"/>
    <w:pPr>
      <w:spacing w:before="100" w:beforeAutospacing="1" w:after="100" w:afterAutospacing="1"/>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unhideWhenUsed/>
    <w:rsid w:val="0034341C"/>
    <w:rPr>
      <w:color w:val="808080"/>
      <w:shd w:val="clear" w:color="auto" w:fill="E6E6E6"/>
    </w:rPr>
  </w:style>
  <w:style w:type="character" w:styleId="FollowedHyperlink">
    <w:name w:val="FollowedHyperlink"/>
    <w:basedOn w:val="DefaultParagraphFont"/>
    <w:uiPriority w:val="99"/>
    <w:semiHidden/>
    <w:unhideWhenUsed/>
    <w:rsid w:val="002D3B47"/>
    <w:rPr>
      <w:color w:val="954F72" w:themeColor="followedHyperlink"/>
      <w:u w:val="single"/>
    </w:rPr>
  </w:style>
  <w:style w:type="paragraph" w:styleId="ListParagraph">
    <w:name w:val="List Paragraph"/>
    <w:basedOn w:val="Normal"/>
    <w:uiPriority w:val="34"/>
    <w:qFormat/>
    <w:rsid w:val="00816B1B"/>
    <w:pPr>
      <w:ind w:left="720"/>
      <w:contextualSpacing/>
    </w:pPr>
  </w:style>
  <w:style w:type="character" w:customStyle="1" w:styleId="Heading1Char">
    <w:name w:val="Heading 1 Char"/>
    <w:basedOn w:val="DefaultParagraphFont"/>
    <w:link w:val="Heading1"/>
    <w:uiPriority w:val="9"/>
    <w:rsid w:val="00C60B80"/>
    <w:rPr>
      <w:rFonts w:asciiTheme="majorHAnsi" w:eastAsiaTheme="majorEastAsia" w:hAnsiTheme="majorHAnsi" w:cstheme="majorBidi"/>
      <w:b/>
      <w:color w:val="2F5496" w:themeColor="accent1" w:themeShade="BF"/>
      <w:sz w:val="32"/>
      <w:szCs w:val="32"/>
    </w:rPr>
  </w:style>
  <w:style w:type="paragraph" w:styleId="Caption">
    <w:name w:val="caption"/>
    <w:basedOn w:val="Normal"/>
    <w:next w:val="Normal"/>
    <w:uiPriority w:val="35"/>
    <w:unhideWhenUsed/>
    <w:qFormat/>
    <w:rsid w:val="00716F29"/>
    <w:pPr>
      <w:spacing w:after="200"/>
    </w:pPr>
    <w:rPr>
      <w:i/>
      <w:iCs/>
      <w:color w:val="44546A" w:themeColor="text2"/>
      <w:sz w:val="18"/>
      <w:szCs w:val="18"/>
    </w:rPr>
  </w:style>
  <w:style w:type="character" w:customStyle="1" w:styleId="Heading3Char">
    <w:name w:val="Heading 3 Char"/>
    <w:basedOn w:val="DefaultParagraphFont"/>
    <w:link w:val="Heading3"/>
    <w:uiPriority w:val="9"/>
    <w:rsid w:val="00765416"/>
    <w:rPr>
      <w:rFonts w:asciiTheme="majorHAnsi" w:eastAsiaTheme="majorEastAsia" w:hAnsiTheme="majorHAnsi" w:cstheme="majorBidi"/>
      <w:color w:val="1F3763" w:themeColor="accent1" w:themeShade="7F"/>
      <w:sz w:val="28"/>
      <w:szCs w:val="24"/>
    </w:rPr>
  </w:style>
  <w:style w:type="character" w:customStyle="1" w:styleId="name">
    <w:name w:val="name"/>
    <w:basedOn w:val="DefaultParagraphFont"/>
    <w:rsid w:val="00C86254"/>
  </w:style>
  <w:style w:type="paragraph" w:styleId="NoSpacing">
    <w:name w:val="No Spacing"/>
    <w:link w:val="NoSpacingChar"/>
    <w:uiPriority w:val="1"/>
    <w:qFormat/>
    <w:rsid w:val="000D149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D149B"/>
    <w:rPr>
      <w:rFonts w:eastAsiaTheme="minorEastAsia"/>
      <w:lang w:val="en-US"/>
    </w:rPr>
  </w:style>
  <w:style w:type="table" w:styleId="TableGrid">
    <w:name w:val="Table Grid"/>
    <w:basedOn w:val="TableNormal"/>
    <w:uiPriority w:val="39"/>
    <w:rsid w:val="000D1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D149B"/>
    <w:pPr>
      <w:spacing w:after="240" w:line="259" w:lineRule="auto"/>
      <w:outlineLvl w:val="9"/>
    </w:pPr>
    <w:rPr>
      <w:rFonts w:ascii="Arial" w:hAnsi="Arial"/>
      <w:b w:val="0"/>
      <w:color w:val="4472C4" w:themeColor="accent1"/>
      <w:sz w:val="36"/>
      <w:lang w:val="en-US"/>
    </w:rPr>
  </w:style>
  <w:style w:type="paragraph" w:styleId="TOC1">
    <w:name w:val="toc 1"/>
    <w:basedOn w:val="Normal"/>
    <w:next w:val="Normal"/>
    <w:autoRedefine/>
    <w:uiPriority w:val="39"/>
    <w:unhideWhenUsed/>
    <w:rsid w:val="00A24B74"/>
    <w:pPr>
      <w:spacing w:before="120"/>
    </w:pPr>
    <w:rPr>
      <w:rFonts w:asciiTheme="minorHAnsi" w:hAnsiTheme="minorHAnsi" w:cstheme="minorHAnsi"/>
      <w:b/>
      <w:bCs/>
      <w:caps/>
      <w:sz w:val="20"/>
      <w:szCs w:val="20"/>
    </w:rPr>
  </w:style>
  <w:style w:type="paragraph" w:styleId="TOC2">
    <w:name w:val="toc 2"/>
    <w:basedOn w:val="TOC3"/>
    <w:next w:val="Normal"/>
    <w:autoRedefine/>
    <w:uiPriority w:val="39"/>
    <w:unhideWhenUsed/>
    <w:rsid w:val="00E0135C"/>
    <w:rPr>
      <w:i w:val="0"/>
      <w:iCs w:val="0"/>
      <w:smallCaps/>
    </w:rPr>
  </w:style>
  <w:style w:type="paragraph" w:styleId="TOC3">
    <w:name w:val="toc 3"/>
    <w:basedOn w:val="Normal"/>
    <w:next w:val="Normal"/>
    <w:autoRedefine/>
    <w:uiPriority w:val="39"/>
    <w:unhideWhenUsed/>
    <w:rsid w:val="00972723"/>
    <w:pPr>
      <w:ind w:left="440"/>
    </w:pPr>
    <w:rPr>
      <w:rFonts w:asciiTheme="minorHAnsi" w:hAnsiTheme="minorHAnsi" w:cstheme="minorHAnsi"/>
      <w:i/>
      <w:iCs/>
      <w:sz w:val="20"/>
      <w:szCs w:val="20"/>
    </w:rPr>
  </w:style>
  <w:style w:type="paragraph" w:customStyle="1" w:styleId="Table">
    <w:name w:val="Table"/>
    <w:basedOn w:val="Normal"/>
    <w:qFormat/>
    <w:rsid w:val="000D149B"/>
    <w:pPr>
      <w:spacing w:before="120" w:line="259" w:lineRule="auto"/>
    </w:pPr>
    <w:rPr>
      <w:rFonts w:cstheme="minorBidi"/>
      <w:color w:val="000000" w:themeColor="text1"/>
      <w:sz w:val="20"/>
    </w:rPr>
  </w:style>
  <w:style w:type="paragraph" w:styleId="Subtitle">
    <w:name w:val="Subtitle"/>
    <w:basedOn w:val="Normal"/>
    <w:next w:val="Normal"/>
    <w:link w:val="SubtitleChar"/>
    <w:uiPriority w:val="11"/>
    <w:qFormat/>
    <w:rsid w:val="000D149B"/>
    <w:pPr>
      <w:numPr>
        <w:ilvl w:val="1"/>
      </w:numPr>
      <w:spacing w:before="120" w:after="160" w:line="259" w:lineRule="auto"/>
      <w:ind w:left="851"/>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0D149B"/>
    <w:rPr>
      <w:rFonts w:eastAsiaTheme="minorEastAsia"/>
      <w:color w:val="5A5A5A" w:themeColor="text1" w:themeTint="A5"/>
      <w:spacing w:val="15"/>
    </w:rPr>
  </w:style>
  <w:style w:type="character" w:styleId="PlaceholderText">
    <w:name w:val="Placeholder Text"/>
    <w:basedOn w:val="DefaultParagraphFont"/>
    <w:uiPriority w:val="99"/>
    <w:semiHidden/>
    <w:rsid w:val="006A0020"/>
    <w:rPr>
      <w:color w:val="808080"/>
    </w:rPr>
  </w:style>
  <w:style w:type="character" w:customStyle="1" w:styleId="InternetLink">
    <w:name w:val="Internet Link"/>
    <w:rsid w:val="00294875"/>
    <w:rPr>
      <w:color w:val="000080"/>
      <w:u w:val="single"/>
    </w:rPr>
  </w:style>
  <w:style w:type="character" w:customStyle="1" w:styleId="SourceText">
    <w:name w:val="Source Text"/>
    <w:qFormat/>
    <w:rsid w:val="00744D45"/>
    <w:rPr>
      <w:rFonts w:ascii="Liberation Mono" w:eastAsia="DejaVu Sans Mono" w:hAnsi="Liberation Mono" w:cs="Liberation Mono"/>
      <w:noProof/>
      <w:lang w:val="en-GB"/>
    </w:rPr>
  </w:style>
  <w:style w:type="paragraph" w:styleId="BodyText">
    <w:name w:val="Body Text"/>
    <w:basedOn w:val="Normal"/>
    <w:link w:val="BodyTextChar"/>
    <w:rsid w:val="00294875"/>
    <w:rPr>
      <w:rFonts w:ascii="Liberation Serif" w:eastAsia="Noto Sans CJK SC Regular" w:hAnsi="Liberation Serif" w:cs="Lohit Devanagari"/>
      <w:color w:val="00000A"/>
      <w:sz w:val="24"/>
      <w:szCs w:val="24"/>
      <w:lang w:eastAsia="zh-CN" w:bidi="hi-IN"/>
    </w:rPr>
  </w:style>
  <w:style w:type="character" w:customStyle="1" w:styleId="BodyTextChar">
    <w:name w:val="Body Text Char"/>
    <w:basedOn w:val="DefaultParagraphFont"/>
    <w:link w:val="BodyText"/>
    <w:rsid w:val="00294875"/>
    <w:rPr>
      <w:rFonts w:ascii="Liberation Serif" w:eastAsia="Noto Sans CJK SC Regular" w:hAnsi="Liberation Serif" w:cs="Lohit Devanagari"/>
      <w:color w:val="00000A"/>
      <w:sz w:val="24"/>
      <w:szCs w:val="24"/>
      <w:lang w:eastAsia="zh-CN" w:bidi="hi-IN"/>
    </w:rPr>
  </w:style>
  <w:style w:type="paragraph" w:customStyle="1" w:styleId="ListHeading">
    <w:name w:val="List Heading"/>
    <w:basedOn w:val="Normal"/>
    <w:qFormat/>
    <w:rsid w:val="00294875"/>
    <w:rPr>
      <w:rFonts w:ascii="Liberation Serif" w:eastAsia="Noto Sans CJK SC Regular" w:hAnsi="Liberation Serif" w:cs="Lohit Devanagari"/>
      <w:color w:val="00000A"/>
      <w:sz w:val="24"/>
      <w:szCs w:val="24"/>
      <w:lang w:eastAsia="zh-CN" w:bidi="hi-IN"/>
    </w:rPr>
  </w:style>
  <w:style w:type="paragraph" w:customStyle="1" w:styleId="Textbody">
    <w:name w:val="Text body"/>
    <w:basedOn w:val="Normal"/>
    <w:qFormat/>
    <w:rsid w:val="00294875"/>
    <w:pPr>
      <w:spacing w:line="200" w:lineRule="atLeast"/>
    </w:pPr>
    <w:rPr>
      <w:rFonts w:ascii="FreeSans" w:eastAsia="DejaVu Sans" w:hAnsi="FreeSans" w:cs="Liberation Sans"/>
      <w:color w:val="000000"/>
      <w:sz w:val="36"/>
      <w:szCs w:val="24"/>
      <w:lang w:val="en-US" w:eastAsia="zh-CN" w:bidi="hi-IN"/>
    </w:rPr>
  </w:style>
  <w:style w:type="paragraph" w:customStyle="1" w:styleId="ListContents">
    <w:name w:val="List Contents"/>
    <w:basedOn w:val="Normal"/>
    <w:qFormat/>
    <w:rsid w:val="00294875"/>
    <w:rPr>
      <w:rFonts w:ascii="Liberation Serif" w:eastAsia="Noto Sans CJK SC Regular" w:hAnsi="Liberation Serif" w:cs="Lohit Devanagari"/>
      <w:color w:val="00000A"/>
      <w:sz w:val="24"/>
      <w:szCs w:val="24"/>
      <w:lang w:eastAsia="zh-CN" w:bidi="hi-IN"/>
    </w:rPr>
  </w:style>
  <w:style w:type="paragraph" w:styleId="BalloonText">
    <w:name w:val="Balloon Text"/>
    <w:basedOn w:val="Normal"/>
    <w:link w:val="BalloonTextChar"/>
    <w:uiPriority w:val="99"/>
    <w:semiHidden/>
    <w:unhideWhenUsed/>
    <w:rsid w:val="00D03E0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3E03"/>
    <w:rPr>
      <w:rFonts w:ascii="Segoe UI" w:hAnsi="Segoe UI" w:cs="Segoe UI"/>
      <w:sz w:val="18"/>
      <w:szCs w:val="18"/>
    </w:rPr>
  </w:style>
  <w:style w:type="paragraph" w:customStyle="1" w:styleId="western">
    <w:name w:val="western"/>
    <w:basedOn w:val="Normal"/>
    <w:rsid w:val="00AE5552"/>
    <w:pPr>
      <w:spacing w:before="100" w:beforeAutospacing="1" w:after="100" w:afterAutospacing="1"/>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0B6E4E"/>
    <w:rPr>
      <w:sz w:val="16"/>
      <w:szCs w:val="16"/>
    </w:rPr>
  </w:style>
  <w:style w:type="paragraph" w:styleId="CommentText">
    <w:name w:val="annotation text"/>
    <w:basedOn w:val="Normal"/>
    <w:link w:val="CommentTextChar"/>
    <w:uiPriority w:val="99"/>
    <w:unhideWhenUsed/>
    <w:rsid w:val="000B6E4E"/>
    <w:rPr>
      <w:sz w:val="20"/>
      <w:szCs w:val="20"/>
    </w:rPr>
  </w:style>
  <w:style w:type="character" w:customStyle="1" w:styleId="CommentTextChar">
    <w:name w:val="Comment Text Char"/>
    <w:basedOn w:val="DefaultParagraphFont"/>
    <w:link w:val="CommentText"/>
    <w:uiPriority w:val="99"/>
    <w:rsid w:val="000B6E4E"/>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0B6E4E"/>
    <w:rPr>
      <w:b/>
      <w:bCs/>
    </w:rPr>
  </w:style>
  <w:style w:type="character" w:customStyle="1" w:styleId="CommentSubjectChar">
    <w:name w:val="Comment Subject Char"/>
    <w:basedOn w:val="CommentTextChar"/>
    <w:link w:val="CommentSubject"/>
    <w:uiPriority w:val="99"/>
    <w:semiHidden/>
    <w:rsid w:val="000B6E4E"/>
    <w:rPr>
      <w:rFonts w:ascii="Calibri" w:hAnsi="Calibri" w:cs="Calibri"/>
      <w:b/>
      <w:bCs/>
      <w:sz w:val="20"/>
      <w:szCs w:val="20"/>
    </w:rPr>
  </w:style>
  <w:style w:type="character" w:customStyle="1" w:styleId="Heading4Char">
    <w:name w:val="Heading 4 Char"/>
    <w:basedOn w:val="DefaultParagraphFont"/>
    <w:link w:val="Heading4"/>
    <w:uiPriority w:val="9"/>
    <w:rsid w:val="002F0BF0"/>
    <w:rPr>
      <w:rFonts w:asciiTheme="majorHAnsi" w:eastAsiaTheme="majorEastAsia" w:hAnsiTheme="majorHAnsi" w:cstheme="majorBidi"/>
      <w:color w:val="2F5496" w:themeColor="accent1" w:themeShade="BF"/>
      <w:sz w:val="24"/>
    </w:rPr>
  </w:style>
  <w:style w:type="paragraph" w:styleId="TOC4">
    <w:name w:val="toc 4"/>
    <w:basedOn w:val="Normal"/>
    <w:next w:val="Normal"/>
    <w:autoRedefine/>
    <w:uiPriority w:val="39"/>
    <w:unhideWhenUsed/>
    <w:rsid w:val="00E0135C"/>
    <w:pPr>
      <w:ind w:left="660"/>
    </w:pPr>
    <w:rPr>
      <w:rFonts w:asciiTheme="minorHAnsi" w:hAnsiTheme="minorHAnsi" w:cstheme="minorHAnsi"/>
      <w:sz w:val="18"/>
      <w:szCs w:val="18"/>
    </w:rPr>
  </w:style>
  <w:style w:type="paragraph" w:styleId="HTMLPreformatted">
    <w:name w:val="HTML Preformatted"/>
    <w:basedOn w:val="Normal"/>
    <w:link w:val="HTMLPreformattedChar"/>
    <w:uiPriority w:val="99"/>
    <w:unhideWhenUsed/>
    <w:rsid w:val="00BE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BE4DD8"/>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BE4DD8"/>
    <w:rPr>
      <w:rFonts w:ascii="Courier New" w:eastAsia="Times New Roman" w:hAnsi="Courier New" w:cs="Courier New"/>
      <w:sz w:val="20"/>
      <w:szCs w:val="20"/>
    </w:rPr>
  </w:style>
  <w:style w:type="paragraph" w:customStyle="1" w:styleId="xxmsonormal">
    <w:name w:val="x_xmsonormal"/>
    <w:basedOn w:val="Normal"/>
    <w:rsid w:val="00484042"/>
    <w:rPr>
      <w:lang w:eastAsia="en-GB"/>
    </w:rPr>
  </w:style>
  <w:style w:type="paragraph" w:customStyle="1" w:styleId="xxmsolistparagraph">
    <w:name w:val="x_xmsolistparagraph"/>
    <w:basedOn w:val="Normal"/>
    <w:rsid w:val="00484042"/>
    <w:pPr>
      <w:ind w:left="720"/>
    </w:pPr>
    <w:rPr>
      <w:lang w:eastAsia="en-GB"/>
    </w:rPr>
  </w:style>
  <w:style w:type="character" w:customStyle="1" w:styleId="mw-headline">
    <w:name w:val="mw-headline"/>
    <w:basedOn w:val="DefaultParagraphFont"/>
    <w:rsid w:val="00C34C4D"/>
  </w:style>
  <w:style w:type="paragraph" w:customStyle="1" w:styleId="msonormal0">
    <w:name w:val="msonormal"/>
    <w:basedOn w:val="Normal"/>
    <w:rsid w:val="007D791D"/>
    <w:pPr>
      <w:spacing w:before="100" w:beforeAutospacing="1" w:after="100" w:afterAutospacing="1"/>
    </w:pPr>
    <w:rPr>
      <w:rFonts w:ascii="Times New Roman" w:eastAsia="Times New Roman" w:hAnsi="Times New Roman" w:cs="Times New Roman"/>
      <w:sz w:val="24"/>
      <w:szCs w:val="24"/>
      <w:lang w:eastAsia="en-GB"/>
    </w:rPr>
  </w:style>
  <w:style w:type="paragraph" w:customStyle="1" w:styleId="paragraph">
    <w:name w:val="paragraph"/>
    <w:basedOn w:val="Normal"/>
    <w:rsid w:val="00040D0D"/>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040D0D"/>
  </w:style>
  <w:style w:type="character" w:customStyle="1" w:styleId="eop">
    <w:name w:val="eop"/>
    <w:basedOn w:val="DefaultParagraphFont"/>
    <w:rsid w:val="00040D0D"/>
  </w:style>
  <w:style w:type="paragraph" w:customStyle="1" w:styleId="hj">
    <w:name w:val="hj"/>
    <w:basedOn w:val="Normal"/>
    <w:rsid w:val="0026609C"/>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inline-highlight">
    <w:name w:val="inline-highlight"/>
    <w:basedOn w:val="DefaultParagraphFont"/>
    <w:rsid w:val="002412A6"/>
  </w:style>
  <w:style w:type="character" w:styleId="SubtleReference">
    <w:name w:val="Subtle Reference"/>
    <w:basedOn w:val="DefaultParagraphFont"/>
    <w:uiPriority w:val="31"/>
    <w:qFormat/>
    <w:rsid w:val="00931A3D"/>
    <w:rPr>
      <w:smallCaps/>
      <w:color w:val="5A5A5A" w:themeColor="text1" w:themeTint="A5"/>
    </w:rPr>
  </w:style>
  <w:style w:type="character" w:styleId="Emphasis">
    <w:name w:val="Emphasis"/>
    <w:basedOn w:val="DefaultParagraphFont"/>
    <w:uiPriority w:val="20"/>
    <w:qFormat/>
    <w:rsid w:val="00E61EC2"/>
    <w:rPr>
      <w:i/>
      <w:iCs/>
    </w:rPr>
  </w:style>
  <w:style w:type="character" w:styleId="IntenseEmphasis">
    <w:name w:val="Intense Emphasis"/>
    <w:basedOn w:val="DefaultParagraphFont"/>
    <w:uiPriority w:val="21"/>
    <w:qFormat/>
    <w:rsid w:val="00E204A6"/>
    <w:rPr>
      <w:i/>
      <w:iCs/>
      <w:color w:val="4472C4" w:themeColor="accent1"/>
    </w:rPr>
  </w:style>
  <w:style w:type="table" w:styleId="ListTable4-Accent3">
    <w:name w:val="List Table 4 Accent 3"/>
    <w:basedOn w:val="TableNormal"/>
    <w:uiPriority w:val="49"/>
    <w:rsid w:val="00F5647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4">
    <w:name w:val="Plain Table 4"/>
    <w:basedOn w:val="TableNormal"/>
    <w:uiPriority w:val="44"/>
    <w:rsid w:val="00F5647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5Char">
    <w:name w:val="Heading 5 Char"/>
    <w:basedOn w:val="DefaultParagraphFont"/>
    <w:link w:val="Heading5"/>
    <w:uiPriority w:val="9"/>
    <w:rsid w:val="00E55828"/>
    <w:rPr>
      <w:rFonts w:asciiTheme="majorHAnsi" w:eastAsiaTheme="majorEastAsia" w:hAnsiTheme="majorHAnsi" w:cstheme="majorBidi"/>
      <w:color w:val="2F5496" w:themeColor="accent1" w:themeShade="BF"/>
    </w:rPr>
  </w:style>
  <w:style w:type="paragraph" w:styleId="TOC5">
    <w:name w:val="toc 5"/>
    <w:basedOn w:val="Normal"/>
    <w:next w:val="Normal"/>
    <w:autoRedefine/>
    <w:uiPriority w:val="39"/>
    <w:unhideWhenUsed/>
    <w:rsid w:val="00E0135C"/>
    <w:pPr>
      <w:ind w:left="880"/>
    </w:pPr>
    <w:rPr>
      <w:rFonts w:asciiTheme="minorHAnsi" w:hAnsiTheme="minorHAnsi" w:cstheme="minorHAnsi"/>
      <w:sz w:val="18"/>
      <w:szCs w:val="18"/>
    </w:rPr>
  </w:style>
  <w:style w:type="paragraph" w:styleId="EndnoteText">
    <w:name w:val="endnote text"/>
    <w:basedOn w:val="Normal"/>
    <w:link w:val="EndnoteTextChar"/>
    <w:uiPriority w:val="99"/>
    <w:semiHidden/>
    <w:unhideWhenUsed/>
    <w:rsid w:val="00312345"/>
    <w:rPr>
      <w:sz w:val="20"/>
      <w:szCs w:val="20"/>
    </w:rPr>
  </w:style>
  <w:style w:type="character" w:customStyle="1" w:styleId="EndnoteTextChar">
    <w:name w:val="Endnote Text Char"/>
    <w:basedOn w:val="DefaultParagraphFont"/>
    <w:link w:val="EndnoteText"/>
    <w:uiPriority w:val="99"/>
    <w:semiHidden/>
    <w:rsid w:val="00312345"/>
    <w:rPr>
      <w:rFonts w:ascii="Arial" w:hAnsi="Arial" w:cs="Calibri"/>
      <w:sz w:val="20"/>
      <w:szCs w:val="20"/>
    </w:rPr>
  </w:style>
  <w:style w:type="character" w:styleId="EndnoteReference">
    <w:name w:val="endnote reference"/>
    <w:basedOn w:val="DefaultParagraphFont"/>
    <w:uiPriority w:val="99"/>
    <w:semiHidden/>
    <w:unhideWhenUsed/>
    <w:rsid w:val="00312345"/>
    <w:rPr>
      <w:vertAlign w:val="superscript"/>
    </w:rPr>
  </w:style>
  <w:style w:type="paragraph" w:styleId="FootnoteText">
    <w:name w:val="footnote text"/>
    <w:basedOn w:val="Normal"/>
    <w:link w:val="FootnoteTextChar"/>
    <w:uiPriority w:val="99"/>
    <w:semiHidden/>
    <w:unhideWhenUsed/>
    <w:rsid w:val="002F7FF7"/>
    <w:rPr>
      <w:sz w:val="20"/>
      <w:szCs w:val="20"/>
    </w:rPr>
  </w:style>
  <w:style w:type="character" w:customStyle="1" w:styleId="FootnoteTextChar">
    <w:name w:val="Footnote Text Char"/>
    <w:basedOn w:val="DefaultParagraphFont"/>
    <w:link w:val="FootnoteText"/>
    <w:uiPriority w:val="99"/>
    <w:semiHidden/>
    <w:rsid w:val="002F7FF7"/>
    <w:rPr>
      <w:rFonts w:ascii="Arial" w:hAnsi="Arial" w:cs="Calibri"/>
      <w:sz w:val="20"/>
      <w:szCs w:val="20"/>
    </w:rPr>
  </w:style>
  <w:style w:type="character" w:styleId="FootnoteReference">
    <w:name w:val="footnote reference"/>
    <w:basedOn w:val="DefaultParagraphFont"/>
    <w:uiPriority w:val="99"/>
    <w:semiHidden/>
    <w:unhideWhenUsed/>
    <w:rsid w:val="002F7FF7"/>
    <w:rPr>
      <w:vertAlign w:val="superscript"/>
    </w:rPr>
  </w:style>
  <w:style w:type="character" w:customStyle="1" w:styleId="sc8">
    <w:name w:val="sc8"/>
    <w:basedOn w:val="DefaultParagraphFont"/>
    <w:rsid w:val="00394349"/>
    <w:rPr>
      <w:rFonts w:ascii="Courier New" w:hAnsi="Courier New" w:cs="Courier New" w:hint="default"/>
      <w:color w:val="000000"/>
      <w:sz w:val="20"/>
      <w:szCs w:val="20"/>
    </w:rPr>
  </w:style>
  <w:style w:type="character" w:customStyle="1" w:styleId="sc0">
    <w:name w:val="sc0"/>
    <w:basedOn w:val="DefaultParagraphFont"/>
    <w:rsid w:val="00394349"/>
    <w:rPr>
      <w:rFonts w:ascii="Courier New" w:hAnsi="Courier New" w:cs="Courier New" w:hint="default"/>
      <w:color w:val="000000"/>
      <w:sz w:val="20"/>
      <w:szCs w:val="20"/>
    </w:rPr>
  </w:style>
  <w:style w:type="character" w:customStyle="1" w:styleId="sc41">
    <w:name w:val="sc41"/>
    <w:basedOn w:val="DefaultParagraphFont"/>
    <w:rsid w:val="00394349"/>
    <w:rPr>
      <w:rFonts w:ascii="Courier New" w:hAnsi="Courier New" w:cs="Courier New" w:hint="default"/>
      <w:color w:val="8000FF"/>
      <w:sz w:val="20"/>
      <w:szCs w:val="20"/>
    </w:rPr>
  </w:style>
  <w:style w:type="character" w:customStyle="1" w:styleId="sc12">
    <w:name w:val="sc12"/>
    <w:basedOn w:val="DefaultParagraphFont"/>
    <w:rsid w:val="00394349"/>
    <w:rPr>
      <w:rFonts w:ascii="Courier New" w:hAnsi="Courier New" w:cs="Courier New" w:hint="default"/>
      <w:color w:val="FF8000"/>
      <w:sz w:val="20"/>
      <w:szCs w:val="20"/>
    </w:rPr>
  </w:style>
  <w:style w:type="character" w:customStyle="1" w:styleId="sc21">
    <w:name w:val="sc21"/>
    <w:basedOn w:val="DefaultParagraphFont"/>
    <w:rsid w:val="00394349"/>
    <w:rPr>
      <w:rFonts w:ascii="Courier New" w:hAnsi="Courier New" w:cs="Courier New" w:hint="default"/>
      <w:color w:val="800000"/>
      <w:sz w:val="20"/>
      <w:szCs w:val="20"/>
    </w:rPr>
  </w:style>
  <w:style w:type="character" w:customStyle="1" w:styleId="sc111">
    <w:name w:val="sc111"/>
    <w:basedOn w:val="DefaultParagraphFont"/>
    <w:rsid w:val="00394349"/>
    <w:rPr>
      <w:rFonts w:ascii="Courier New" w:hAnsi="Courier New" w:cs="Courier New" w:hint="default"/>
      <w:b/>
      <w:bCs/>
      <w:color w:val="18AF8A"/>
      <w:sz w:val="20"/>
      <w:szCs w:val="20"/>
    </w:rPr>
  </w:style>
  <w:style w:type="character" w:customStyle="1" w:styleId="sc11">
    <w:name w:val="sc11"/>
    <w:basedOn w:val="DefaultParagraphFont"/>
    <w:rsid w:val="00365E6D"/>
    <w:rPr>
      <w:rFonts w:ascii="Courier New" w:hAnsi="Courier New" w:cs="Courier New" w:hint="default"/>
      <w:color w:val="FF8000"/>
      <w:sz w:val="20"/>
      <w:szCs w:val="20"/>
    </w:rPr>
  </w:style>
  <w:style w:type="paragraph" w:customStyle="1" w:styleId="hg">
    <w:name w:val="hg"/>
    <w:basedOn w:val="Normal"/>
    <w:rsid w:val="0045307D"/>
    <w:pPr>
      <w:spacing w:before="100" w:beforeAutospacing="1" w:after="100" w:afterAutospacing="1"/>
    </w:pPr>
    <w:rPr>
      <w:rFonts w:ascii="Times New Roman" w:eastAsia="Times New Roman" w:hAnsi="Times New Roman" w:cs="Times New Roman"/>
      <w:sz w:val="24"/>
      <w:szCs w:val="24"/>
      <w:lang w:eastAsia="en-GB"/>
    </w:rPr>
  </w:style>
  <w:style w:type="character" w:styleId="Mention">
    <w:name w:val="Mention"/>
    <w:basedOn w:val="DefaultParagraphFont"/>
    <w:uiPriority w:val="99"/>
    <w:unhideWhenUsed/>
    <w:rsid w:val="008527DD"/>
    <w:rPr>
      <w:color w:val="2B579A"/>
      <w:shd w:val="clear" w:color="auto" w:fill="E1DFDD"/>
    </w:rPr>
  </w:style>
  <w:style w:type="table" w:styleId="TableGridLight">
    <w:name w:val="Grid Table Light"/>
    <w:basedOn w:val="TableNormal"/>
    <w:uiPriority w:val="40"/>
    <w:rsid w:val="00D9617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rsid w:val="007449CA"/>
    <w:rPr>
      <w:rFonts w:asciiTheme="majorHAnsi" w:eastAsiaTheme="majorEastAsia" w:hAnsiTheme="majorHAnsi" w:cstheme="majorBidi"/>
      <w:color w:val="1F3763" w:themeColor="accent1" w:themeShade="7F"/>
    </w:rPr>
  </w:style>
  <w:style w:type="paragraph" w:styleId="TOC6">
    <w:name w:val="toc 6"/>
    <w:basedOn w:val="Normal"/>
    <w:next w:val="Normal"/>
    <w:autoRedefine/>
    <w:uiPriority w:val="39"/>
    <w:unhideWhenUsed/>
    <w:rsid w:val="003734E8"/>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3734E8"/>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3734E8"/>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3734E8"/>
    <w:pPr>
      <w:ind w:left="1760"/>
    </w:pPr>
    <w:rPr>
      <w:rFonts w:asciiTheme="minorHAnsi" w:hAnsiTheme="minorHAnsi" w:cstheme="minorHAnsi"/>
      <w:sz w:val="18"/>
      <w:szCs w:val="18"/>
    </w:rPr>
  </w:style>
  <w:style w:type="character" w:customStyle="1" w:styleId="Heading7Char">
    <w:name w:val="Heading 7 Char"/>
    <w:basedOn w:val="DefaultParagraphFont"/>
    <w:link w:val="Heading7"/>
    <w:uiPriority w:val="9"/>
    <w:rsid w:val="002C109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B662A6"/>
    <w:rPr>
      <w:rFonts w:asciiTheme="majorHAnsi" w:eastAsiaTheme="majorEastAsia" w:hAnsiTheme="majorHAnsi" w:cstheme="majorBidi"/>
      <w:color w:val="272727" w:themeColor="text1" w:themeTint="D8"/>
      <w:sz w:val="21"/>
      <w:szCs w:val="21"/>
    </w:rPr>
  </w:style>
  <w:style w:type="character" w:styleId="SubtleEmphasis">
    <w:name w:val="Subtle Emphasis"/>
    <w:basedOn w:val="DefaultParagraphFont"/>
    <w:uiPriority w:val="19"/>
    <w:qFormat/>
    <w:rsid w:val="00DA5CE3"/>
    <w:rPr>
      <w:i/>
      <w:iCs/>
      <w:color w:val="404040" w:themeColor="text1" w:themeTint="BF"/>
    </w:rPr>
  </w:style>
  <w:style w:type="paragraph" w:styleId="Revision">
    <w:name w:val="Revision"/>
    <w:hidden/>
    <w:uiPriority w:val="99"/>
    <w:semiHidden/>
    <w:rsid w:val="00A911E2"/>
    <w:pPr>
      <w:spacing w:after="0" w:line="240" w:lineRule="auto"/>
    </w:pPr>
    <w:rPr>
      <w:rFonts w:ascii="Arial" w:hAnsi="Arial" w:cs="Calibri"/>
    </w:rPr>
  </w:style>
  <w:style w:type="paragraph" w:styleId="IntenseQuote">
    <w:name w:val="Intense Quote"/>
    <w:basedOn w:val="Normal"/>
    <w:next w:val="Normal"/>
    <w:link w:val="IntenseQuoteChar"/>
    <w:uiPriority w:val="30"/>
    <w:qFormat/>
    <w:rsid w:val="0067765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77658"/>
    <w:rPr>
      <w:rFonts w:ascii="Arial" w:hAnsi="Arial" w:cs="Calibri"/>
      <w:i/>
      <w:iCs/>
      <w:color w:val="4472C4" w:themeColor="accent1"/>
    </w:rPr>
  </w:style>
  <w:style w:type="paragraph" w:styleId="Title">
    <w:name w:val="Title"/>
    <w:basedOn w:val="Normal"/>
    <w:next w:val="Normal"/>
    <w:link w:val="TitleChar"/>
    <w:uiPriority w:val="10"/>
    <w:qFormat/>
    <w:rsid w:val="004466D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6DF"/>
    <w:rPr>
      <w:rFonts w:asciiTheme="majorHAnsi" w:eastAsiaTheme="majorEastAsia" w:hAnsiTheme="majorHAnsi" w:cstheme="majorBidi"/>
      <w:spacing w:val="-10"/>
      <w:kern w:val="28"/>
      <w:sz w:val="56"/>
      <w:szCs w:val="56"/>
    </w:rPr>
  </w:style>
  <w:style w:type="character" w:customStyle="1" w:styleId="Heading9Char">
    <w:name w:val="Heading 9 Char"/>
    <w:basedOn w:val="DefaultParagraphFont"/>
    <w:link w:val="Heading9"/>
    <w:uiPriority w:val="9"/>
    <w:semiHidden/>
    <w:rsid w:val="001F4FDB"/>
    <w:rPr>
      <w:rFonts w:asciiTheme="majorHAnsi" w:eastAsiaTheme="majorEastAsia" w:hAnsiTheme="majorHAnsi" w:cstheme="majorBidi"/>
      <w:i/>
      <w:iCs/>
      <w:color w:val="272727" w:themeColor="text1" w:themeTint="D8"/>
      <w:sz w:val="21"/>
      <w:szCs w:val="21"/>
    </w:rPr>
  </w:style>
  <w:style w:type="character" w:customStyle="1" w:styleId="apple-converted-space">
    <w:name w:val="apple-converted-space"/>
    <w:basedOn w:val="DefaultParagraphFont"/>
    <w:rsid w:val="001F4FDB"/>
  </w:style>
  <w:style w:type="table" w:styleId="PlainTable1">
    <w:name w:val="Plain Table 1"/>
    <w:basedOn w:val="TableNormal"/>
    <w:uiPriority w:val="41"/>
    <w:rsid w:val="001F4FD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ormalnospacing">
    <w:name w:val="Normal no spacing"/>
    <w:basedOn w:val="Normal"/>
    <w:qFormat/>
    <w:rsid w:val="001F4FDB"/>
    <w:pPr>
      <w:spacing w:line="264" w:lineRule="auto"/>
      <w:ind w:left="851"/>
    </w:pPr>
    <w:rPr>
      <w:rFonts w:eastAsiaTheme="minorEastAsia" w:cstheme="minorBidi"/>
      <w:color w:val="000000" w:themeColor="text1"/>
      <w:sz w:val="20"/>
      <w:szCs w:val="24"/>
    </w:rPr>
  </w:style>
  <w:style w:type="paragraph" w:customStyle="1" w:styleId="InlineCode">
    <w:name w:val="Inline Code"/>
    <w:basedOn w:val="Normal"/>
    <w:link w:val="InlineCodeChar"/>
    <w:qFormat/>
    <w:rsid w:val="001F4FDB"/>
    <w:pPr>
      <w:spacing w:before="120" w:line="259" w:lineRule="auto"/>
      <w:ind w:left="851"/>
    </w:pPr>
    <w:rPr>
      <w:rFonts w:ascii="Consolas" w:hAnsi="Consolas" w:cstheme="minorBidi"/>
      <w:noProof/>
      <w:color w:val="4472C4" w:themeColor="accent1"/>
      <w:sz w:val="20"/>
    </w:rPr>
  </w:style>
  <w:style w:type="character" w:customStyle="1" w:styleId="InlineCodeChar">
    <w:name w:val="Inline Code Char"/>
    <w:basedOn w:val="DefaultParagraphFont"/>
    <w:link w:val="InlineCode"/>
    <w:rsid w:val="001F4FDB"/>
    <w:rPr>
      <w:rFonts w:ascii="Consolas" w:hAnsi="Consolas"/>
      <w:noProof/>
      <w:color w:val="4472C4" w:themeColor="accent1"/>
      <w:sz w:val="20"/>
    </w:rPr>
  </w:style>
  <w:style w:type="character" w:styleId="IntenseReference">
    <w:name w:val="Intense Reference"/>
    <w:basedOn w:val="DefaultParagraphFont"/>
    <w:uiPriority w:val="32"/>
    <w:qFormat/>
    <w:rsid w:val="001F4FDB"/>
    <w:rPr>
      <w:b/>
      <w:bCs/>
      <w:smallCaps/>
      <w:color w:val="4472C4" w:themeColor="accent1"/>
      <w:spacing w:val="5"/>
    </w:rPr>
  </w:style>
  <w:style w:type="paragraph" w:styleId="Quote">
    <w:name w:val="Quote"/>
    <w:basedOn w:val="Normal"/>
    <w:next w:val="Normal"/>
    <w:link w:val="QuoteChar"/>
    <w:uiPriority w:val="29"/>
    <w:qFormat/>
    <w:rsid w:val="001F4FDB"/>
    <w:pPr>
      <w:spacing w:before="200" w:after="160" w:line="259" w:lineRule="auto"/>
      <w:ind w:left="864" w:right="864"/>
      <w:jc w:val="center"/>
    </w:pPr>
    <w:rPr>
      <w:rFonts w:cstheme="minorBidi"/>
      <w:i/>
      <w:iCs/>
      <w:color w:val="404040" w:themeColor="text1" w:themeTint="BF"/>
      <w:sz w:val="20"/>
    </w:rPr>
  </w:style>
  <w:style w:type="character" w:customStyle="1" w:styleId="QuoteChar">
    <w:name w:val="Quote Char"/>
    <w:basedOn w:val="DefaultParagraphFont"/>
    <w:link w:val="Quote"/>
    <w:uiPriority w:val="29"/>
    <w:rsid w:val="001F4FDB"/>
    <w:rPr>
      <w:rFonts w:ascii="Arial" w:hAnsi="Arial"/>
      <w:i/>
      <w:iCs/>
      <w:color w:val="404040" w:themeColor="text1" w:themeTint="BF"/>
      <w:sz w:val="20"/>
    </w:rPr>
  </w:style>
  <w:style w:type="paragraph" w:customStyle="1" w:styleId="RuleInfo">
    <w:name w:val="Rule Info"/>
    <w:basedOn w:val="Normal"/>
    <w:next w:val="Normal"/>
    <w:qFormat/>
    <w:rsid w:val="00386983"/>
    <w:pPr>
      <w:keepNext/>
      <w:spacing w:before="120" w:after="60"/>
    </w:pPr>
    <w:rPr>
      <w:b/>
    </w:rPr>
  </w:style>
  <w:style w:type="paragraph" w:styleId="ListBullet">
    <w:name w:val="List Bullet"/>
    <w:basedOn w:val="Normal"/>
    <w:uiPriority w:val="99"/>
    <w:semiHidden/>
    <w:unhideWhenUsed/>
    <w:rsid w:val="00386983"/>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1459">
      <w:bodyDiv w:val="1"/>
      <w:marLeft w:val="0"/>
      <w:marRight w:val="0"/>
      <w:marTop w:val="0"/>
      <w:marBottom w:val="0"/>
      <w:divBdr>
        <w:top w:val="none" w:sz="0" w:space="0" w:color="auto"/>
        <w:left w:val="none" w:sz="0" w:space="0" w:color="auto"/>
        <w:bottom w:val="none" w:sz="0" w:space="0" w:color="auto"/>
        <w:right w:val="none" w:sz="0" w:space="0" w:color="auto"/>
      </w:divBdr>
    </w:div>
    <w:div w:id="22367268">
      <w:bodyDiv w:val="1"/>
      <w:marLeft w:val="0"/>
      <w:marRight w:val="0"/>
      <w:marTop w:val="0"/>
      <w:marBottom w:val="0"/>
      <w:divBdr>
        <w:top w:val="none" w:sz="0" w:space="0" w:color="auto"/>
        <w:left w:val="none" w:sz="0" w:space="0" w:color="auto"/>
        <w:bottom w:val="none" w:sz="0" w:space="0" w:color="auto"/>
        <w:right w:val="none" w:sz="0" w:space="0" w:color="auto"/>
      </w:divBdr>
    </w:div>
    <w:div w:id="37973296">
      <w:bodyDiv w:val="1"/>
      <w:marLeft w:val="0"/>
      <w:marRight w:val="0"/>
      <w:marTop w:val="0"/>
      <w:marBottom w:val="0"/>
      <w:divBdr>
        <w:top w:val="none" w:sz="0" w:space="0" w:color="auto"/>
        <w:left w:val="none" w:sz="0" w:space="0" w:color="auto"/>
        <w:bottom w:val="none" w:sz="0" w:space="0" w:color="auto"/>
        <w:right w:val="none" w:sz="0" w:space="0" w:color="auto"/>
      </w:divBdr>
    </w:div>
    <w:div w:id="58947909">
      <w:bodyDiv w:val="1"/>
      <w:marLeft w:val="0"/>
      <w:marRight w:val="0"/>
      <w:marTop w:val="0"/>
      <w:marBottom w:val="0"/>
      <w:divBdr>
        <w:top w:val="none" w:sz="0" w:space="0" w:color="auto"/>
        <w:left w:val="none" w:sz="0" w:space="0" w:color="auto"/>
        <w:bottom w:val="none" w:sz="0" w:space="0" w:color="auto"/>
        <w:right w:val="none" w:sz="0" w:space="0" w:color="auto"/>
      </w:divBdr>
      <w:divsChild>
        <w:div w:id="1796438792">
          <w:marLeft w:val="0"/>
          <w:marRight w:val="0"/>
          <w:marTop w:val="0"/>
          <w:marBottom w:val="0"/>
          <w:divBdr>
            <w:top w:val="none" w:sz="0" w:space="0" w:color="auto"/>
            <w:left w:val="none" w:sz="0" w:space="0" w:color="auto"/>
            <w:bottom w:val="none" w:sz="0" w:space="0" w:color="auto"/>
            <w:right w:val="none" w:sz="0" w:space="0" w:color="auto"/>
          </w:divBdr>
          <w:divsChild>
            <w:div w:id="174583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1000">
      <w:bodyDiv w:val="1"/>
      <w:marLeft w:val="0"/>
      <w:marRight w:val="0"/>
      <w:marTop w:val="0"/>
      <w:marBottom w:val="0"/>
      <w:divBdr>
        <w:top w:val="none" w:sz="0" w:space="0" w:color="auto"/>
        <w:left w:val="none" w:sz="0" w:space="0" w:color="auto"/>
        <w:bottom w:val="none" w:sz="0" w:space="0" w:color="auto"/>
        <w:right w:val="none" w:sz="0" w:space="0" w:color="auto"/>
      </w:divBdr>
    </w:div>
    <w:div w:id="81294635">
      <w:bodyDiv w:val="1"/>
      <w:marLeft w:val="0"/>
      <w:marRight w:val="0"/>
      <w:marTop w:val="0"/>
      <w:marBottom w:val="0"/>
      <w:divBdr>
        <w:top w:val="none" w:sz="0" w:space="0" w:color="auto"/>
        <w:left w:val="none" w:sz="0" w:space="0" w:color="auto"/>
        <w:bottom w:val="none" w:sz="0" w:space="0" w:color="auto"/>
        <w:right w:val="none" w:sz="0" w:space="0" w:color="auto"/>
      </w:divBdr>
      <w:divsChild>
        <w:div w:id="158423223">
          <w:marLeft w:val="0"/>
          <w:marRight w:val="0"/>
          <w:marTop w:val="0"/>
          <w:marBottom w:val="0"/>
          <w:divBdr>
            <w:top w:val="none" w:sz="0" w:space="0" w:color="auto"/>
            <w:left w:val="none" w:sz="0" w:space="0" w:color="auto"/>
            <w:bottom w:val="none" w:sz="0" w:space="0" w:color="auto"/>
            <w:right w:val="none" w:sz="0" w:space="0" w:color="auto"/>
          </w:divBdr>
          <w:divsChild>
            <w:div w:id="170251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17689">
      <w:bodyDiv w:val="1"/>
      <w:marLeft w:val="0"/>
      <w:marRight w:val="0"/>
      <w:marTop w:val="0"/>
      <w:marBottom w:val="0"/>
      <w:divBdr>
        <w:top w:val="none" w:sz="0" w:space="0" w:color="auto"/>
        <w:left w:val="none" w:sz="0" w:space="0" w:color="auto"/>
        <w:bottom w:val="none" w:sz="0" w:space="0" w:color="auto"/>
        <w:right w:val="none" w:sz="0" w:space="0" w:color="auto"/>
      </w:divBdr>
    </w:div>
    <w:div w:id="91170496">
      <w:bodyDiv w:val="1"/>
      <w:marLeft w:val="0"/>
      <w:marRight w:val="0"/>
      <w:marTop w:val="0"/>
      <w:marBottom w:val="0"/>
      <w:divBdr>
        <w:top w:val="none" w:sz="0" w:space="0" w:color="auto"/>
        <w:left w:val="none" w:sz="0" w:space="0" w:color="auto"/>
        <w:bottom w:val="none" w:sz="0" w:space="0" w:color="auto"/>
        <w:right w:val="none" w:sz="0" w:space="0" w:color="auto"/>
      </w:divBdr>
    </w:div>
    <w:div w:id="109516579">
      <w:bodyDiv w:val="1"/>
      <w:marLeft w:val="0"/>
      <w:marRight w:val="0"/>
      <w:marTop w:val="0"/>
      <w:marBottom w:val="0"/>
      <w:divBdr>
        <w:top w:val="none" w:sz="0" w:space="0" w:color="auto"/>
        <w:left w:val="none" w:sz="0" w:space="0" w:color="auto"/>
        <w:bottom w:val="none" w:sz="0" w:space="0" w:color="auto"/>
        <w:right w:val="none" w:sz="0" w:space="0" w:color="auto"/>
      </w:divBdr>
    </w:div>
    <w:div w:id="109591448">
      <w:bodyDiv w:val="1"/>
      <w:marLeft w:val="0"/>
      <w:marRight w:val="0"/>
      <w:marTop w:val="0"/>
      <w:marBottom w:val="0"/>
      <w:divBdr>
        <w:top w:val="none" w:sz="0" w:space="0" w:color="auto"/>
        <w:left w:val="none" w:sz="0" w:space="0" w:color="auto"/>
        <w:bottom w:val="none" w:sz="0" w:space="0" w:color="auto"/>
        <w:right w:val="none" w:sz="0" w:space="0" w:color="auto"/>
      </w:divBdr>
    </w:div>
    <w:div w:id="118187606">
      <w:bodyDiv w:val="1"/>
      <w:marLeft w:val="0"/>
      <w:marRight w:val="0"/>
      <w:marTop w:val="0"/>
      <w:marBottom w:val="0"/>
      <w:divBdr>
        <w:top w:val="none" w:sz="0" w:space="0" w:color="auto"/>
        <w:left w:val="none" w:sz="0" w:space="0" w:color="auto"/>
        <w:bottom w:val="none" w:sz="0" w:space="0" w:color="auto"/>
        <w:right w:val="none" w:sz="0" w:space="0" w:color="auto"/>
      </w:divBdr>
    </w:div>
    <w:div w:id="118842565">
      <w:bodyDiv w:val="1"/>
      <w:marLeft w:val="0"/>
      <w:marRight w:val="0"/>
      <w:marTop w:val="0"/>
      <w:marBottom w:val="0"/>
      <w:divBdr>
        <w:top w:val="none" w:sz="0" w:space="0" w:color="auto"/>
        <w:left w:val="none" w:sz="0" w:space="0" w:color="auto"/>
        <w:bottom w:val="none" w:sz="0" w:space="0" w:color="auto"/>
        <w:right w:val="none" w:sz="0" w:space="0" w:color="auto"/>
      </w:divBdr>
    </w:div>
    <w:div w:id="122577330">
      <w:bodyDiv w:val="1"/>
      <w:marLeft w:val="0"/>
      <w:marRight w:val="0"/>
      <w:marTop w:val="0"/>
      <w:marBottom w:val="0"/>
      <w:divBdr>
        <w:top w:val="none" w:sz="0" w:space="0" w:color="auto"/>
        <w:left w:val="none" w:sz="0" w:space="0" w:color="auto"/>
        <w:bottom w:val="none" w:sz="0" w:space="0" w:color="auto"/>
        <w:right w:val="none" w:sz="0" w:space="0" w:color="auto"/>
      </w:divBdr>
    </w:div>
    <w:div w:id="126287996">
      <w:bodyDiv w:val="1"/>
      <w:marLeft w:val="0"/>
      <w:marRight w:val="0"/>
      <w:marTop w:val="0"/>
      <w:marBottom w:val="0"/>
      <w:divBdr>
        <w:top w:val="none" w:sz="0" w:space="0" w:color="auto"/>
        <w:left w:val="none" w:sz="0" w:space="0" w:color="auto"/>
        <w:bottom w:val="none" w:sz="0" w:space="0" w:color="auto"/>
        <w:right w:val="none" w:sz="0" w:space="0" w:color="auto"/>
      </w:divBdr>
      <w:divsChild>
        <w:div w:id="283117415">
          <w:marLeft w:val="0"/>
          <w:marRight w:val="0"/>
          <w:marTop w:val="0"/>
          <w:marBottom w:val="0"/>
          <w:divBdr>
            <w:top w:val="none" w:sz="0" w:space="0" w:color="auto"/>
            <w:left w:val="none" w:sz="0" w:space="0" w:color="auto"/>
            <w:bottom w:val="none" w:sz="0" w:space="0" w:color="auto"/>
            <w:right w:val="none" w:sz="0" w:space="0" w:color="auto"/>
          </w:divBdr>
          <w:divsChild>
            <w:div w:id="197632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0891">
      <w:bodyDiv w:val="1"/>
      <w:marLeft w:val="0"/>
      <w:marRight w:val="0"/>
      <w:marTop w:val="0"/>
      <w:marBottom w:val="0"/>
      <w:divBdr>
        <w:top w:val="none" w:sz="0" w:space="0" w:color="auto"/>
        <w:left w:val="none" w:sz="0" w:space="0" w:color="auto"/>
        <w:bottom w:val="none" w:sz="0" w:space="0" w:color="auto"/>
        <w:right w:val="none" w:sz="0" w:space="0" w:color="auto"/>
      </w:divBdr>
    </w:div>
    <w:div w:id="140270169">
      <w:bodyDiv w:val="1"/>
      <w:marLeft w:val="0"/>
      <w:marRight w:val="0"/>
      <w:marTop w:val="0"/>
      <w:marBottom w:val="0"/>
      <w:divBdr>
        <w:top w:val="none" w:sz="0" w:space="0" w:color="auto"/>
        <w:left w:val="none" w:sz="0" w:space="0" w:color="auto"/>
        <w:bottom w:val="none" w:sz="0" w:space="0" w:color="auto"/>
        <w:right w:val="none" w:sz="0" w:space="0" w:color="auto"/>
      </w:divBdr>
    </w:div>
    <w:div w:id="147523292">
      <w:bodyDiv w:val="1"/>
      <w:marLeft w:val="0"/>
      <w:marRight w:val="0"/>
      <w:marTop w:val="0"/>
      <w:marBottom w:val="0"/>
      <w:divBdr>
        <w:top w:val="none" w:sz="0" w:space="0" w:color="auto"/>
        <w:left w:val="none" w:sz="0" w:space="0" w:color="auto"/>
        <w:bottom w:val="none" w:sz="0" w:space="0" w:color="auto"/>
        <w:right w:val="none" w:sz="0" w:space="0" w:color="auto"/>
      </w:divBdr>
    </w:div>
    <w:div w:id="166097534">
      <w:bodyDiv w:val="1"/>
      <w:marLeft w:val="0"/>
      <w:marRight w:val="0"/>
      <w:marTop w:val="0"/>
      <w:marBottom w:val="0"/>
      <w:divBdr>
        <w:top w:val="none" w:sz="0" w:space="0" w:color="auto"/>
        <w:left w:val="none" w:sz="0" w:space="0" w:color="auto"/>
        <w:bottom w:val="none" w:sz="0" w:space="0" w:color="auto"/>
        <w:right w:val="none" w:sz="0" w:space="0" w:color="auto"/>
      </w:divBdr>
    </w:div>
    <w:div w:id="166871299">
      <w:bodyDiv w:val="1"/>
      <w:marLeft w:val="0"/>
      <w:marRight w:val="0"/>
      <w:marTop w:val="0"/>
      <w:marBottom w:val="0"/>
      <w:divBdr>
        <w:top w:val="none" w:sz="0" w:space="0" w:color="auto"/>
        <w:left w:val="none" w:sz="0" w:space="0" w:color="auto"/>
        <w:bottom w:val="none" w:sz="0" w:space="0" w:color="auto"/>
        <w:right w:val="none" w:sz="0" w:space="0" w:color="auto"/>
      </w:divBdr>
      <w:divsChild>
        <w:div w:id="481578423">
          <w:marLeft w:val="0"/>
          <w:marRight w:val="0"/>
          <w:marTop w:val="0"/>
          <w:marBottom w:val="0"/>
          <w:divBdr>
            <w:top w:val="none" w:sz="0" w:space="0" w:color="auto"/>
            <w:left w:val="none" w:sz="0" w:space="0" w:color="auto"/>
            <w:bottom w:val="none" w:sz="0" w:space="0" w:color="auto"/>
            <w:right w:val="none" w:sz="0" w:space="0" w:color="auto"/>
          </w:divBdr>
          <w:divsChild>
            <w:div w:id="40830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20480">
      <w:bodyDiv w:val="1"/>
      <w:marLeft w:val="0"/>
      <w:marRight w:val="0"/>
      <w:marTop w:val="0"/>
      <w:marBottom w:val="0"/>
      <w:divBdr>
        <w:top w:val="none" w:sz="0" w:space="0" w:color="auto"/>
        <w:left w:val="none" w:sz="0" w:space="0" w:color="auto"/>
        <w:bottom w:val="none" w:sz="0" w:space="0" w:color="auto"/>
        <w:right w:val="none" w:sz="0" w:space="0" w:color="auto"/>
      </w:divBdr>
    </w:div>
    <w:div w:id="177500708">
      <w:bodyDiv w:val="1"/>
      <w:marLeft w:val="0"/>
      <w:marRight w:val="0"/>
      <w:marTop w:val="0"/>
      <w:marBottom w:val="0"/>
      <w:divBdr>
        <w:top w:val="none" w:sz="0" w:space="0" w:color="auto"/>
        <w:left w:val="none" w:sz="0" w:space="0" w:color="auto"/>
        <w:bottom w:val="none" w:sz="0" w:space="0" w:color="auto"/>
        <w:right w:val="none" w:sz="0" w:space="0" w:color="auto"/>
      </w:divBdr>
    </w:div>
    <w:div w:id="183637300">
      <w:bodyDiv w:val="1"/>
      <w:marLeft w:val="0"/>
      <w:marRight w:val="0"/>
      <w:marTop w:val="0"/>
      <w:marBottom w:val="0"/>
      <w:divBdr>
        <w:top w:val="none" w:sz="0" w:space="0" w:color="auto"/>
        <w:left w:val="none" w:sz="0" w:space="0" w:color="auto"/>
        <w:bottom w:val="none" w:sz="0" w:space="0" w:color="auto"/>
        <w:right w:val="none" w:sz="0" w:space="0" w:color="auto"/>
      </w:divBdr>
      <w:divsChild>
        <w:div w:id="657538990">
          <w:marLeft w:val="0"/>
          <w:marRight w:val="0"/>
          <w:marTop w:val="0"/>
          <w:marBottom w:val="0"/>
          <w:divBdr>
            <w:top w:val="none" w:sz="0" w:space="0" w:color="auto"/>
            <w:left w:val="none" w:sz="0" w:space="0" w:color="auto"/>
            <w:bottom w:val="none" w:sz="0" w:space="0" w:color="auto"/>
            <w:right w:val="none" w:sz="0" w:space="0" w:color="auto"/>
          </w:divBdr>
          <w:divsChild>
            <w:div w:id="51658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9440">
      <w:bodyDiv w:val="1"/>
      <w:marLeft w:val="0"/>
      <w:marRight w:val="0"/>
      <w:marTop w:val="0"/>
      <w:marBottom w:val="0"/>
      <w:divBdr>
        <w:top w:val="none" w:sz="0" w:space="0" w:color="auto"/>
        <w:left w:val="none" w:sz="0" w:space="0" w:color="auto"/>
        <w:bottom w:val="none" w:sz="0" w:space="0" w:color="auto"/>
        <w:right w:val="none" w:sz="0" w:space="0" w:color="auto"/>
      </w:divBdr>
    </w:div>
    <w:div w:id="192232610">
      <w:bodyDiv w:val="1"/>
      <w:marLeft w:val="0"/>
      <w:marRight w:val="0"/>
      <w:marTop w:val="0"/>
      <w:marBottom w:val="0"/>
      <w:divBdr>
        <w:top w:val="none" w:sz="0" w:space="0" w:color="auto"/>
        <w:left w:val="none" w:sz="0" w:space="0" w:color="auto"/>
        <w:bottom w:val="none" w:sz="0" w:space="0" w:color="auto"/>
        <w:right w:val="none" w:sz="0" w:space="0" w:color="auto"/>
      </w:divBdr>
    </w:div>
    <w:div w:id="193470257">
      <w:bodyDiv w:val="1"/>
      <w:marLeft w:val="0"/>
      <w:marRight w:val="0"/>
      <w:marTop w:val="0"/>
      <w:marBottom w:val="0"/>
      <w:divBdr>
        <w:top w:val="none" w:sz="0" w:space="0" w:color="auto"/>
        <w:left w:val="none" w:sz="0" w:space="0" w:color="auto"/>
        <w:bottom w:val="none" w:sz="0" w:space="0" w:color="auto"/>
        <w:right w:val="none" w:sz="0" w:space="0" w:color="auto"/>
      </w:divBdr>
      <w:divsChild>
        <w:div w:id="708148004">
          <w:marLeft w:val="0"/>
          <w:marRight w:val="0"/>
          <w:marTop w:val="0"/>
          <w:marBottom w:val="0"/>
          <w:divBdr>
            <w:top w:val="none" w:sz="0" w:space="0" w:color="auto"/>
            <w:left w:val="none" w:sz="0" w:space="0" w:color="auto"/>
            <w:bottom w:val="none" w:sz="0" w:space="0" w:color="auto"/>
            <w:right w:val="none" w:sz="0" w:space="0" w:color="auto"/>
          </w:divBdr>
          <w:divsChild>
            <w:div w:id="728577920">
              <w:marLeft w:val="0"/>
              <w:marRight w:val="0"/>
              <w:marTop w:val="0"/>
              <w:marBottom w:val="0"/>
              <w:divBdr>
                <w:top w:val="none" w:sz="0" w:space="0" w:color="auto"/>
                <w:left w:val="none" w:sz="0" w:space="0" w:color="auto"/>
                <w:bottom w:val="none" w:sz="0" w:space="0" w:color="auto"/>
                <w:right w:val="none" w:sz="0" w:space="0" w:color="auto"/>
              </w:divBdr>
            </w:div>
            <w:div w:id="1289162871">
              <w:marLeft w:val="0"/>
              <w:marRight w:val="0"/>
              <w:marTop w:val="0"/>
              <w:marBottom w:val="0"/>
              <w:divBdr>
                <w:top w:val="none" w:sz="0" w:space="0" w:color="auto"/>
                <w:left w:val="none" w:sz="0" w:space="0" w:color="auto"/>
                <w:bottom w:val="none" w:sz="0" w:space="0" w:color="auto"/>
                <w:right w:val="none" w:sz="0" w:space="0" w:color="auto"/>
              </w:divBdr>
            </w:div>
          </w:divsChild>
        </w:div>
        <w:div w:id="1731074764">
          <w:marLeft w:val="0"/>
          <w:marRight w:val="0"/>
          <w:marTop w:val="0"/>
          <w:marBottom w:val="0"/>
          <w:divBdr>
            <w:top w:val="none" w:sz="0" w:space="0" w:color="auto"/>
            <w:left w:val="none" w:sz="0" w:space="0" w:color="auto"/>
            <w:bottom w:val="none" w:sz="0" w:space="0" w:color="auto"/>
            <w:right w:val="none" w:sz="0" w:space="0" w:color="auto"/>
          </w:divBdr>
          <w:divsChild>
            <w:div w:id="908687598">
              <w:marLeft w:val="0"/>
              <w:marRight w:val="0"/>
              <w:marTop w:val="0"/>
              <w:marBottom w:val="0"/>
              <w:divBdr>
                <w:top w:val="none" w:sz="0" w:space="0" w:color="auto"/>
                <w:left w:val="none" w:sz="0" w:space="0" w:color="auto"/>
                <w:bottom w:val="none" w:sz="0" w:space="0" w:color="auto"/>
                <w:right w:val="none" w:sz="0" w:space="0" w:color="auto"/>
              </w:divBdr>
            </w:div>
          </w:divsChild>
        </w:div>
        <w:div w:id="1788429171">
          <w:marLeft w:val="0"/>
          <w:marRight w:val="0"/>
          <w:marTop w:val="0"/>
          <w:marBottom w:val="0"/>
          <w:divBdr>
            <w:top w:val="none" w:sz="0" w:space="0" w:color="auto"/>
            <w:left w:val="none" w:sz="0" w:space="0" w:color="auto"/>
            <w:bottom w:val="none" w:sz="0" w:space="0" w:color="auto"/>
            <w:right w:val="none" w:sz="0" w:space="0" w:color="auto"/>
          </w:divBdr>
          <w:divsChild>
            <w:div w:id="92866865">
              <w:marLeft w:val="0"/>
              <w:marRight w:val="0"/>
              <w:marTop w:val="0"/>
              <w:marBottom w:val="0"/>
              <w:divBdr>
                <w:top w:val="none" w:sz="0" w:space="0" w:color="auto"/>
                <w:left w:val="none" w:sz="0" w:space="0" w:color="auto"/>
                <w:bottom w:val="none" w:sz="0" w:space="0" w:color="auto"/>
                <w:right w:val="none" w:sz="0" w:space="0" w:color="auto"/>
              </w:divBdr>
            </w:div>
            <w:div w:id="645815549">
              <w:marLeft w:val="0"/>
              <w:marRight w:val="0"/>
              <w:marTop w:val="0"/>
              <w:marBottom w:val="0"/>
              <w:divBdr>
                <w:top w:val="none" w:sz="0" w:space="0" w:color="auto"/>
                <w:left w:val="none" w:sz="0" w:space="0" w:color="auto"/>
                <w:bottom w:val="none" w:sz="0" w:space="0" w:color="auto"/>
                <w:right w:val="none" w:sz="0" w:space="0" w:color="auto"/>
              </w:divBdr>
            </w:div>
            <w:div w:id="214646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6010">
      <w:bodyDiv w:val="1"/>
      <w:marLeft w:val="0"/>
      <w:marRight w:val="0"/>
      <w:marTop w:val="0"/>
      <w:marBottom w:val="0"/>
      <w:divBdr>
        <w:top w:val="none" w:sz="0" w:space="0" w:color="auto"/>
        <w:left w:val="none" w:sz="0" w:space="0" w:color="auto"/>
        <w:bottom w:val="none" w:sz="0" w:space="0" w:color="auto"/>
        <w:right w:val="none" w:sz="0" w:space="0" w:color="auto"/>
      </w:divBdr>
      <w:divsChild>
        <w:div w:id="55204914">
          <w:marLeft w:val="302"/>
          <w:marRight w:val="0"/>
          <w:marTop w:val="0"/>
          <w:marBottom w:val="0"/>
          <w:divBdr>
            <w:top w:val="none" w:sz="0" w:space="0" w:color="auto"/>
            <w:left w:val="none" w:sz="0" w:space="0" w:color="auto"/>
            <w:bottom w:val="none" w:sz="0" w:space="0" w:color="auto"/>
            <w:right w:val="none" w:sz="0" w:space="0" w:color="auto"/>
          </w:divBdr>
        </w:div>
        <w:div w:id="278031679">
          <w:marLeft w:val="446"/>
          <w:marRight w:val="0"/>
          <w:marTop w:val="0"/>
          <w:marBottom w:val="0"/>
          <w:divBdr>
            <w:top w:val="none" w:sz="0" w:space="0" w:color="auto"/>
            <w:left w:val="none" w:sz="0" w:space="0" w:color="auto"/>
            <w:bottom w:val="none" w:sz="0" w:space="0" w:color="auto"/>
            <w:right w:val="none" w:sz="0" w:space="0" w:color="auto"/>
          </w:divBdr>
        </w:div>
        <w:div w:id="370542888">
          <w:marLeft w:val="850"/>
          <w:marRight w:val="0"/>
          <w:marTop w:val="0"/>
          <w:marBottom w:val="0"/>
          <w:divBdr>
            <w:top w:val="none" w:sz="0" w:space="0" w:color="auto"/>
            <w:left w:val="none" w:sz="0" w:space="0" w:color="auto"/>
            <w:bottom w:val="none" w:sz="0" w:space="0" w:color="auto"/>
            <w:right w:val="none" w:sz="0" w:space="0" w:color="auto"/>
          </w:divBdr>
        </w:div>
        <w:div w:id="856038038">
          <w:marLeft w:val="850"/>
          <w:marRight w:val="0"/>
          <w:marTop w:val="0"/>
          <w:marBottom w:val="0"/>
          <w:divBdr>
            <w:top w:val="none" w:sz="0" w:space="0" w:color="auto"/>
            <w:left w:val="none" w:sz="0" w:space="0" w:color="auto"/>
            <w:bottom w:val="none" w:sz="0" w:space="0" w:color="auto"/>
            <w:right w:val="none" w:sz="0" w:space="0" w:color="auto"/>
          </w:divBdr>
        </w:div>
        <w:div w:id="1091436790">
          <w:marLeft w:val="850"/>
          <w:marRight w:val="0"/>
          <w:marTop w:val="0"/>
          <w:marBottom w:val="0"/>
          <w:divBdr>
            <w:top w:val="none" w:sz="0" w:space="0" w:color="auto"/>
            <w:left w:val="none" w:sz="0" w:space="0" w:color="auto"/>
            <w:bottom w:val="none" w:sz="0" w:space="0" w:color="auto"/>
            <w:right w:val="none" w:sz="0" w:space="0" w:color="auto"/>
          </w:divBdr>
        </w:div>
        <w:div w:id="1189565704">
          <w:marLeft w:val="850"/>
          <w:marRight w:val="0"/>
          <w:marTop w:val="0"/>
          <w:marBottom w:val="0"/>
          <w:divBdr>
            <w:top w:val="none" w:sz="0" w:space="0" w:color="auto"/>
            <w:left w:val="none" w:sz="0" w:space="0" w:color="auto"/>
            <w:bottom w:val="none" w:sz="0" w:space="0" w:color="auto"/>
            <w:right w:val="none" w:sz="0" w:space="0" w:color="auto"/>
          </w:divBdr>
        </w:div>
        <w:div w:id="1714117391">
          <w:marLeft w:val="446"/>
          <w:marRight w:val="0"/>
          <w:marTop w:val="240"/>
          <w:marBottom w:val="0"/>
          <w:divBdr>
            <w:top w:val="none" w:sz="0" w:space="0" w:color="auto"/>
            <w:left w:val="none" w:sz="0" w:space="0" w:color="auto"/>
            <w:bottom w:val="none" w:sz="0" w:space="0" w:color="auto"/>
            <w:right w:val="none" w:sz="0" w:space="0" w:color="auto"/>
          </w:divBdr>
        </w:div>
        <w:div w:id="1925872577">
          <w:marLeft w:val="446"/>
          <w:marRight w:val="0"/>
          <w:marTop w:val="240"/>
          <w:marBottom w:val="0"/>
          <w:divBdr>
            <w:top w:val="none" w:sz="0" w:space="0" w:color="auto"/>
            <w:left w:val="none" w:sz="0" w:space="0" w:color="auto"/>
            <w:bottom w:val="none" w:sz="0" w:space="0" w:color="auto"/>
            <w:right w:val="none" w:sz="0" w:space="0" w:color="auto"/>
          </w:divBdr>
        </w:div>
        <w:div w:id="2083675841">
          <w:marLeft w:val="446"/>
          <w:marRight w:val="0"/>
          <w:marTop w:val="240"/>
          <w:marBottom w:val="0"/>
          <w:divBdr>
            <w:top w:val="none" w:sz="0" w:space="0" w:color="auto"/>
            <w:left w:val="none" w:sz="0" w:space="0" w:color="auto"/>
            <w:bottom w:val="none" w:sz="0" w:space="0" w:color="auto"/>
            <w:right w:val="none" w:sz="0" w:space="0" w:color="auto"/>
          </w:divBdr>
        </w:div>
      </w:divsChild>
    </w:div>
    <w:div w:id="214317681">
      <w:bodyDiv w:val="1"/>
      <w:marLeft w:val="0"/>
      <w:marRight w:val="0"/>
      <w:marTop w:val="0"/>
      <w:marBottom w:val="0"/>
      <w:divBdr>
        <w:top w:val="none" w:sz="0" w:space="0" w:color="auto"/>
        <w:left w:val="none" w:sz="0" w:space="0" w:color="auto"/>
        <w:bottom w:val="none" w:sz="0" w:space="0" w:color="auto"/>
        <w:right w:val="none" w:sz="0" w:space="0" w:color="auto"/>
      </w:divBdr>
    </w:div>
    <w:div w:id="214707624">
      <w:bodyDiv w:val="1"/>
      <w:marLeft w:val="0"/>
      <w:marRight w:val="0"/>
      <w:marTop w:val="0"/>
      <w:marBottom w:val="0"/>
      <w:divBdr>
        <w:top w:val="none" w:sz="0" w:space="0" w:color="auto"/>
        <w:left w:val="none" w:sz="0" w:space="0" w:color="auto"/>
        <w:bottom w:val="none" w:sz="0" w:space="0" w:color="auto"/>
        <w:right w:val="none" w:sz="0" w:space="0" w:color="auto"/>
      </w:divBdr>
      <w:divsChild>
        <w:div w:id="202139038">
          <w:marLeft w:val="0"/>
          <w:marRight w:val="0"/>
          <w:marTop w:val="0"/>
          <w:marBottom w:val="0"/>
          <w:divBdr>
            <w:top w:val="none" w:sz="0" w:space="0" w:color="auto"/>
            <w:left w:val="none" w:sz="0" w:space="0" w:color="auto"/>
            <w:bottom w:val="none" w:sz="0" w:space="0" w:color="auto"/>
            <w:right w:val="none" w:sz="0" w:space="0" w:color="auto"/>
          </w:divBdr>
          <w:divsChild>
            <w:div w:id="76311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19425">
      <w:bodyDiv w:val="1"/>
      <w:marLeft w:val="0"/>
      <w:marRight w:val="0"/>
      <w:marTop w:val="0"/>
      <w:marBottom w:val="0"/>
      <w:divBdr>
        <w:top w:val="none" w:sz="0" w:space="0" w:color="auto"/>
        <w:left w:val="none" w:sz="0" w:space="0" w:color="auto"/>
        <w:bottom w:val="none" w:sz="0" w:space="0" w:color="auto"/>
        <w:right w:val="none" w:sz="0" w:space="0" w:color="auto"/>
      </w:divBdr>
      <w:divsChild>
        <w:div w:id="15929285">
          <w:marLeft w:val="0"/>
          <w:marRight w:val="0"/>
          <w:marTop w:val="0"/>
          <w:marBottom w:val="0"/>
          <w:divBdr>
            <w:top w:val="none" w:sz="0" w:space="0" w:color="auto"/>
            <w:left w:val="none" w:sz="0" w:space="0" w:color="auto"/>
            <w:bottom w:val="none" w:sz="0" w:space="0" w:color="auto"/>
            <w:right w:val="none" w:sz="0" w:space="0" w:color="auto"/>
          </w:divBdr>
        </w:div>
      </w:divsChild>
    </w:div>
    <w:div w:id="225191831">
      <w:bodyDiv w:val="1"/>
      <w:marLeft w:val="0"/>
      <w:marRight w:val="0"/>
      <w:marTop w:val="0"/>
      <w:marBottom w:val="0"/>
      <w:divBdr>
        <w:top w:val="none" w:sz="0" w:space="0" w:color="auto"/>
        <w:left w:val="none" w:sz="0" w:space="0" w:color="auto"/>
        <w:bottom w:val="none" w:sz="0" w:space="0" w:color="auto"/>
        <w:right w:val="none" w:sz="0" w:space="0" w:color="auto"/>
      </w:divBdr>
      <w:divsChild>
        <w:div w:id="1001857327">
          <w:marLeft w:val="0"/>
          <w:marRight w:val="0"/>
          <w:marTop w:val="0"/>
          <w:marBottom w:val="0"/>
          <w:divBdr>
            <w:top w:val="none" w:sz="0" w:space="0" w:color="auto"/>
            <w:left w:val="none" w:sz="0" w:space="0" w:color="auto"/>
            <w:bottom w:val="none" w:sz="0" w:space="0" w:color="auto"/>
            <w:right w:val="none" w:sz="0" w:space="0" w:color="auto"/>
          </w:divBdr>
          <w:divsChild>
            <w:div w:id="17305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7488">
      <w:bodyDiv w:val="1"/>
      <w:marLeft w:val="0"/>
      <w:marRight w:val="0"/>
      <w:marTop w:val="0"/>
      <w:marBottom w:val="0"/>
      <w:divBdr>
        <w:top w:val="none" w:sz="0" w:space="0" w:color="auto"/>
        <w:left w:val="none" w:sz="0" w:space="0" w:color="auto"/>
        <w:bottom w:val="none" w:sz="0" w:space="0" w:color="auto"/>
        <w:right w:val="none" w:sz="0" w:space="0" w:color="auto"/>
      </w:divBdr>
    </w:div>
    <w:div w:id="252014466">
      <w:bodyDiv w:val="1"/>
      <w:marLeft w:val="0"/>
      <w:marRight w:val="0"/>
      <w:marTop w:val="0"/>
      <w:marBottom w:val="0"/>
      <w:divBdr>
        <w:top w:val="none" w:sz="0" w:space="0" w:color="auto"/>
        <w:left w:val="none" w:sz="0" w:space="0" w:color="auto"/>
        <w:bottom w:val="none" w:sz="0" w:space="0" w:color="auto"/>
        <w:right w:val="none" w:sz="0" w:space="0" w:color="auto"/>
      </w:divBdr>
      <w:divsChild>
        <w:div w:id="981889172">
          <w:marLeft w:val="0"/>
          <w:marRight w:val="0"/>
          <w:marTop w:val="0"/>
          <w:marBottom w:val="0"/>
          <w:divBdr>
            <w:top w:val="none" w:sz="0" w:space="0" w:color="auto"/>
            <w:left w:val="none" w:sz="0" w:space="0" w:color="auto"/>
            <w:bottom w:val="none" w:sz="0" w:space="0" w:color="auto"/>
            <w:right w:val="none" w:sz="0" w:space="0" w:color="auto"/>
          </w:divBdr>
          <w:divsChild>
            <w:div w:id="123281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87924">
      <w:bodyDiv w:val="1"/>
      <w:marLeft w:val="0"/>
      <w:marRight w:val="0"/>
      <w:marTop w:val="0"/>
      <w:marBottom w:val="0"/>
      <w:divBdr>
        <w:top w:val="none" w:sz="0" w:space="0" w:color="auto"/>
        <w:left w:val="none" w:sz="0" w:space="0" w:color="auto"/>
        <w:bottom w:val="none" w:sz="0" w:space="0" w:color="auto"/>
        <w:right w:val="none" w:sz="0" w:space="0" w:color="auto"/>
      </w:divBdr>
    </w:div>
    <w:div w:id="298461177">
      <w:bodyDiv w:val="1"/>
      <w:marLeft w:val="0"/>
      <w:marRight w:val="0"/>
      <w:marTop w:val="0"/>
      <w:marBottom w:val="0"/>
      <w:divBdr>
        <w:top w:val="none" w:sz="0" w:space="0" w:color="auto"/>
        <w:left w:val="none" w:sz="0" w:space="0" w:color="auto"/>
        <w:bottom w:val="none" w:sz="0" w:space="0" w:color="auto"/>
        <w:right w:val="none" w:sz="0" w:space="0" w:color="auto"/>
      </w:divBdr>
      <w:divsChild>
        <w:div w:id="224923499">
          <w:marLeft w:val="0"/>
          <w:marRight w:val="0"/>
          <w:marTop w:val="0"/>
          <w:marBottom w:val="0"/>
          <w:divBdr>
            <w:top w:val="none" w:sz="0" w:space="0" w:color="auto"/>
            <w:left w:val="none" w:sz="0" w:space="0" w:color="auto"/>
            <w:bottom w:val="none" w:sz="0" w:space="0" w:color="auto"/>
            <w:right w:val="none" w:sz="0" w:space="0" w:color="auto"/>
          </w:divBdr>
          <w:divsChild>
            <w:div w:id="84235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3264">
      <w:bodyDiv w:val="1"/>
      <w:marLeft w:val="0"/>
      <w:marRight w:val="0"/>
      <w:marTop w:val="0"/>
      <w:marBottom w:val="0"/>
      <w:divBdr>
        <w:top w:val="none" w:sz="0" w:space="0" w:color="auto"/>
        <w:left w:val="none" w:sz="0" w:space="0" w:color="auto"/>
        <w:bottom w:val="none" w:sz="0" w:space="0" w:color="auto"/>
        <w:right w:val="none" w:sz="0" w:space="0" w:color="auto"/>
      </w:divBdr>
    </w:div>
    <w:div w:id="307975797">
      <w:bodyDiv w:val="1"/>
      <w:marLeft w:val="0"/>
      <w:marRight w:val="0"/>
      <w:marTop w:val="0"/>
      <w:marBottom w:val="0"/>
      <w:divBdr>
        <w:top w:val="none" w:sz="0" w:space="0" w:color="auto"/>
        <w:left w:val="none" w:sz="0" w:space="0" w:color="auto"/>
        <w:bottom w:val="none" w:sz="0" w:space="0" w:color="auto"/>
        <w:right w:val="none" w:sz="0" w:space="0" w:color="auto"/>
      </w:divBdr>
    </w:div>
    <w:div w:id="311714147">
      <w:bodyDiv w:val="1"/>
      <w:marLeft w:val="0"/>
      <w:marRight w:val="0"/>
      <w:marTop w:val="0"/>
      <w:marBottom w:val="0"/>
      <w:divBdr>
        <w:top w:val="none" w:sz="0" w:space="0" w:color="auto"/>
        <w:left w:val="none" w:sz="0" w:space="0" w:color="auto"/>
        <w:bottom w:val="none" w:sz="0" w:space="0" w:color="auto"/>
        <w:right w:val="none" w:sz="0" w:space="0" w:color="auto"/>
      </w:divBdr>
      <w:divsChild>
        <w:div w:id="637223768">
          <w:marLeft w:val="0"/>
          <w:marRight w:val="0"/>
          <w:marTop w:val="0"/>
          <w:marBottom w:val="0"/>
          <w:divBdr>
            <w:top w:val="none" w:sz="0" w:space="0" w:color="auto"/>
            <w:left w:val="none" w:sz="0" w:space="0" w:color="auto"/>
            <w:bottom w:val="none" w:sz="0" w:space="0" w:color="auto"/>
            <w:right w:val="none" w:sz="0" w:space="0" w:color="auto"/>
          </w:divBdr>
          <w:divsChild>
            <w:div w:id="126472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03612">
      <w:bodyDiv w:val="1"/>
      <w:marLeft w:val="0"/>
      <w:marRight w:val="0"/>
      <w:marTop w:val="0"/>
      <w:marBottom w:val="0"/>
      <w:divBdr>
        <w:top w:val="none" w:sz="0" w:space="0" w:color="auto"/>
        <w:left w:val="none" w:sz="0" w:space="0" w:color="auto"/>
        <w:bottom w:val="none" w:sz="0" w:space="0" w:color="auto"/>
        <w:right w:val="none" w:sz="0" w:space="0" w:color="auto"/>
      </w:divBdr>
    </w:div>
    <w:div w:id="343216471">
      <w:bodyDiv w:val="1"/>
      <w:marLeft w:val="0"/>
      <w:marRight w:val="0"/>
      <w:marTop w:val="0"/>
      <w:marBottom w:val="0"/>
      <w:divBdr>
        <w:top w:val="none" w:sz="0" w:space="0" w:color="auto"/>
        <w:left w:val="none" w:sz="0" w:space="0" w:color="auto"/>
        <w:bottom w:val="none" w:sz="0" w:space="0" w:color="auto"/>
        <w:right w:val="none" w:sz="0" w:space="0" w:color="auto"/>
      </w:divBdr>
      <w:divsChild>
        <w:div w:id="1679119073">
          <w:marLeft w:val="0"/>
          <w:marRight w:val="0"/>
          <w:marTop w:val="0"/>
          <w:marBottom w:val="0"/>
          <w:divBdr>
            <w:top w:val="none" w:sz="0" w:space="0" w:color="auto"/>
            <w:left w:val="none" w:sz="0" w:space="0" w:color="auto"/>
            <w:bottom w:val="none" w:sz="0" w:space="0" w:color="auto"/>
            <w:right w:val="none" w:sz="0" w:space="0" w:color="auto"/>
          </w:divBdr>
          <w:divsChild>
            <w:div w:id="21793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50034">
      <w:bodyDiv w:val="1"/>
      <w:marLeft w:val="0"/>
      <w:marRight w:val="0"/>
      <w:marTop w:val="0"/>
      <w:marBottom w:val="0"/>
      <w:divBdr>
        <w:top w:val="none" w:sz="0" w:space="0" w:color="auto"/>
        <w:left w:val="none" w:sz="0" w:space="0" w:color="auto"/>
        <w:bottom w:val="none" w:sz="0" w:space="0" w:color="auto"/>
        <w:right w:val="none" w:sz="0" w:space="0" w:color="auto"/>
      </w:divBdr>
      <w:divsChild>
        <w:div w:id="1774977051">
          <w:marLeft w:val="0"/>
          <w:marRight w:val="0"/>
          <w:marTop w:val="0"/>
          <w:marBottom w:val="0"/>
          <w:divBdr>
            <w:top w:val="none" w:sz="0" w:space="0" w:color="auto"/>
            <w:left w:val="none" w:sz="0" w:space="0" w:color="auto"/>
            <w:bottom w:val="none" w:sz="0" w:space="0" w:color="auto"/>
            <w:right w:val="none" w:sz="0" w:space="0" w:color="auto"/>
          </w:divBdr>
          <w:divsChild>
            <w:div w:id="112296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99842">
      <w:bodyDiv w:val="1"/>
      <w:marLeft w:val="0"/>
      <w:marRight w:val="0"/>
      <w:marTop w:val="0"/>
      <w:marBottom w:val="0"/>
      <w:divBdr>
        <w:top w:val="none" w:sz="0" w:space="0" w:color="auto"/>
        <w:left w:val="none" w:sz="0" w:space="0" w:color="auto"/>
        <w:bottom w:val="none" w:sz="0" w:space="0" w:color="auto"/>
        <w:right w:val="none" w:sz="0" w:space="0" w:color="auto"/>
      </w:divBdr>
      <w:divsChild>
        <w:div w:id="2021618967">
          <w:marLeft w:val="0"/>
          <w:marRight w:val="0"/>
          <w:marTop w:val="0"/>
          <w:marBottom w:val="0"/>
          <w:divBdr>
            <w:top w:val="none" w:sz="0" w:space="0" w:color="auto"/>
            <w:left w:val="none" w:sz="0" w:space="0" w:color="auto"/>
            <w:bottom w:val="none" w:sz="0" w:space="0" w:color="auto"/>
            <w:right w:val="none" w:sz="0" w:space="0" w:color="auto"/>
          </w:divBdr>
          <w:divsChild>
            <w:div w:id="100586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6716">
      <w:bodyDiv w:val="1"/>
      <w:marLeft w:val="0"/>
      <w:marRight w:val="0"/>
      <w:marTop w:val="0"/>
      <w:marBottom w:val="0"/>
      <w:divBdr>
        <w:top w:val="none" w:sz="0" w:space="0" w:color="auto"/>
        <w:left w:val="none" w:sz="0" w:space="0" w:color="auto"/>
        <w:bottom w:val="none" w:sz="0" w:space="0" w:color="auto"/>
        <w:right w:val="none" w:sz="0" w:space="0" w:color="auto"/>
      </w:divBdr>
      <w:divsChild>
        <w:div w:id="45761317">
          <w:marLeft w:val="0"/>
          <w:marRight w:val="0"/>
          <w:marTop w:val="0"/>
          <w:marBottom w:val="120"/>
          <w:divBdr>
            <w:top w:val="none" w:sz="0" w:space="0" w:color="auto"/>
            <w:left w:val="none" w:sz="0" w:space="0" w:color="auto"/>
            <w:bottom w:val="none" w:sz="0" w:space="0" w:color="auto"/>
            <w:right w:val="none" w:sz="0" w:space="0" w:color="auto"/>
          </w:divBdr>
          <w:divsChild>
            <w:div w:id="1844513256">
              <w:marLeft w:val="0"/>
              <w:marRight w:val="240"/>
              <w:marTop w:val="0"/>
              <w:marBottom w:val="0"/>
              <w:divBdr>
                <w:top w:val="none" w:sz="0" w:space="0" w:color="auto"/>
                <w:left w:val="none" w:sz="0" w:space="0" w:color="auto"/>
                <w:bottom w:val="none" w:sz="0" w:space="0" w:color="auto"/>
                <w:right w:val="none" w:sz="0" w:space="0" w:color="auto"/>
              </w:divBdr>
            </w:div>
          </w:divsChild>
        </w:div>
        <w:div w:id="2071342050">
          <w:marLeft w:val="0"/>
          <w:marRight w:val="0"/>
          <w:marTop w:val="0"/>
          <w:marBottom w:val="0"/>
          <w:divBdr>
            <w:top w:val="none" w:sz="0" w:space="0" w:color="auto"/>
            <w:left w:val="none" w:sz="0" w:space="0" w:color="auto"/>
            <w:bottom w:val="none" w:sz="0" w:space="0" w:color="auto"/>
            <w:right w:val="none" w:sz="0" w:space="0" w:color="auto"/>
          </w:divBdr>
        </w:div>
      </w:divsChild>
    </w:div>
    <w:div w:id="358969480">
      <w:bodyDiv w:val="1"/>
      <w:marLeft w:val="0"/>
      <w:marRight w:val="0"/>
      <w:marTop w:val="0"/>
      <w:marBottom w:val="0"/>
      <w:divBdr>
        <w:top w:val="none" w:sz="0" w:space="0" w:color="auto"/>
        <w:left w:val="none" w:sz="0" w:space="0" w:color="auto"/>
        <w:bottom w:val="none" w:sz="0" w:space="0" w:color="auto"/>
        <w:right w:val="none" w:sz="0" w:space="0" w:color="auto"/>
      </w:divBdr>
      <w:divsChild>
        <w:div w:id="239605045">
          <w:marLeft w:val="0"/>
          <w:marRight w:val="0"/>
          <w:marTop w:val="0"/>
          <w:marBottom w:val="0"/>
          <w:divBdr>
            <w:top w:val="none" w:sz="0" w:space="0" w:color="auto"/>
            <w:left w:val="none" w:sz="0" w:space="0" w:color="auto"/>
            <w:bottom w:val="none" w:sz="0" w:space="0" w:color="auto"/>
            <w:right w:val="none" w:sz="0" w:space="0" w:color="auto"/>
          </w:divBdr>
          <w:divsChild>
            <w:div w:id="14196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149462">
      <w:bodyDiv w:val="1"/>
      <w:marLeft w:val="0"/>
      <w:marRight w:val="0"/>
      <w:marTop w:val="0"/>
      <w:marBottom w:val="0"/>
      <w:divBdr>
        <w:top w:val="none" w:sz="0" w:space="0" w:color="auto"/>
        <w:left w:val="none" w:sz="0" w:space="0" w:color="auto"/>
        <w:bottom w:val="none" w:sz="0" w:space="0" w:color="auto"/>
        <w:right w:val="none" w:sz="0" w:space="0" w:color="auto"/>
      </w:divBdr>
    </w:div>
    <w:div w:id="370544438">
      <w:bodyDiv w:val="1"/>
      <w:marLeft w:val="0"/>
      <w:marRight w:val="0"/>
      <w:marTop w:val="0"/>
      <w:marBottom w:val="0"/>
      <w:divBdr>
        <w:top w:val="none" w:sz="0" w:space="0" w:color="auto"/>
        <w:left w:val="none" w:sz="0" w:space="0" w:color="auto"/>
        <w:bottom w:val="none" w:sz="0" w:space="0" w:color="auto"/>
        <w:right w:val="none" w:sz="0" w:space="0" w:color="auto"/>
      </w:divBdr>
    </w:div>
    <w:div w:id="380441806">
      <w:bodyDiv w:val="1"/>
      <w:marLeft w:val="0"/>
      <w:marRight w:val="0"/>
      <w:marTop w:val="0"/>
      <w:marBottom w:val="0"/>
      <w:divBdr>
        <w:top w:val="none" w:sz="0" w:space="0" w:color="auto"/>
        <w:left w:val="none" w:sz="0" w:space="0" w:color="auto"/>
        <w:bottom w:val="none" w:sz="0" w:space="0" w:color="auto"/>
        <w:right w:val="none" w:sz="0" w:space="0" w:color="auto"/>
      </w:divBdr>
    </w:div>
    <w:div w:id="384377839">
      <w:bodyDiv w:val="1"/>
      <w:marLeft w:val="0"/>
      <w:marRight w:val="0"/>
      <w:marTop w:val="0"/>
      <w:marBottom w:val="0"/>
      <w:divBdr>
        <w:top w:val="none" w:sz="0" w:space="0" w:color="auto"/>
        <w:left w:val="none" w:sz="0" w:space="0" w:color="auto"/>
        <w:bottom w:val="none" w:sz="0" w:space="0" w:color="auto"/>
        <w:right w:val="none" w:sz="0" w:space="0" w:color="auto"/>
      </w:divBdr>
    </w:div>
    <w:div w:id="409273042">
      <w:bodyDiv w:val="1"/>
      <w:marLeft w:val="0"/>
      <w:marRight w:val="0"/>
      <w:marTop w:val="0"/>
      <w:marBottom w:val="0"/>
      <w:divBdr>
        <w:top w:val="none" w:sz="0" w:space="0" w:color="auto"/>
        <w:left w:val="none" w:sz="0" w:space="0" w:color="auto"/>
        <w:bottom w:val="none" w:sz="0" w:space="0" w:color="auto"/>
        <w:right w:val="none" w:sz="0" w:space="0" w:color="auto"/>
      </w:divBdr>
    </w:div>
    <w:div w:id="414085437">
      <w:bodyDiv w:val="1"/>
      <w:marLeft w:val="0"/>
      <w:marRight w:val="0"/>
      <w:marTop w:val="0"/>
      <w:marBottom w:val="0"/>
      <w:divBdr>
        <w:top w:val="none" w:sz="0" w:space="0" w:color="auto"/>
        <w:left w:val="none" w:sz="0" w:space="0" w:color="auto"/>
        <w:bottom w:val="none" w:sz="0" w:space="0" w:color="auto"/>
        <w:right w:val="none" w:sz="0" w:space="0" w:color="auto"/>
      </w:divBdr>
    </w:div>
    <w:div w:id="418217129">
      <w:bodyDiv w:val="1"/>
      <w:marLeft w:val="0"/>
      <w:marRight w:val="0"/>
      <w:marTop w:val="0"/>
      <w:marBottom w:val="0"/>
      <w:divBdr>
        <w:top w:val="none" w:sz="0" w:space="0" w:color="auto"/>
        <w:left w:val="none" w:sz="0" w:space="0" w:color="auto"/>
        <w:bottom w:val="none" w:sz="0" w:space="0" w:color="auto"/>
        <w:right w:val="none" w:sz="0" w:space="0" w:color="auto"/>
      </w:divBdr>
      <w:divsChild>
        <w:div w:id="1976252804">
          <w:marLeft w:val="0"/>
          <w:marRight w:val="0"/>
          <w:marTop w:val="0"/>
          <w:marBottom w:val="0"/>
          <w:divBdr>
            <w:top w:val="none" w:sz="0" w:space="0" w:color="auto"/>
            <w:left w:val="none" w:sz="0" w:space="0" w:color="auto"/>
            <w:bottom w:val="none" w:sz="0" w:space="0" w:color="auto"/>
            <w:right w:val="none" w:sz="0" w:space="0" w:color="auto"/>
          </w:divBdr>
          <w:divsChild>
            <w:div w:id="204748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33572">
      <w:bodyDiv w:val="1"/>
      <w:marLeft w:val="0"/>
      <w:marRight w:val="0"/>
      <w:marTop w:val="0"/>
      <w:marBottom w:val="0"/>
      <w:divBdr>
        <w:top w:val="none" w:sz="0" w:space="0" w:color="auto"/>
        <w:left w:val="none" w:sz="0" w:space="0" w:color="auto"/>
        <w:bottom w:val="none" w:sz="0" w:space="0" w:color="auto"/>
        <w:right w:val="none" w:sz="0" w:space="0" w:color="auto"/>
      </w:divBdr>
    </w:div>
    <w:div w:id="428047657">
      <w:bodyDiv w:val="1"/>
      <w:marLeft w:val="0"/>
      <w:marRight w:val="0"/>
      <w:marTop w:val="0"/>
      <w:marBottom w:val="0"/>
      <w:divBdr>
        <w:top w:val="none" w:sz="0" w:space="0" w:color="auto"/>
        <w:left w:val="none" w:sz="0" w:space="0" w:color="auto"/>
        <w:bottom w:val="none" w:sz="0" w:space="0" w:color="auto"/>
        <w:right w:val="none" w:sz="0" w:space="0" w:color="auto"/>
      </w:divBdr>
      <w:divsChild>
        <w:div w:id="1765832446">
          <w:marLeft w:val="0"/>
          <w:marRight w:val="0"/>
          <w:marTop w:val="0"/>
          <w:marBottom w:val="0"/>
          <w:divBdr>
            <w:top w:val="none" w:sz="0" w:space="0" w:color="auto"/>
            <w:left w:val="none" w:sz="0" w:space="0" w:color="auto"/>
            <w:bottom w:val="none" w:sz="0" w:space="0" w:color="auto"/>
            <w:right w:val="none" w:sz="0" w:space="0" w:color="auto"/>
          </w:divBdr>
          <w:divsChild>
            <w:div w:id="111726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20736">
      <w:bodyDiv w:val="1"/>
      <w:marLeft w:val="0"/>
      <w:marRight w:val="0"/>
      <w:marTop w:val="0"/>
      <w:marBottom w:val="0"/>
      <w:divBdr>
        <w:top w:val="none" w:sz="0" w:space="0" w:color="auto"/>
        <w:left w:val="none" w:sz="0" w:space="0" w:color="auto"/>
        <w:bottom w:val="none" w:sz="0" w:space="0" w:color="auto"/>
        <w:right w:val="none" w:sz="0" w:space="0" w:color="auto"/>
      </w:divBdr>
    </w:div>
    <w:div w:id="431826979">
      <w:bodyDiv w:val="1"/>
      <w:marLeft w:val="0"/>
      <w:marRight w:val="0"/>
      <w:marTop w:val="0"/>
      <w:marBottom w:val="0"/>
      <w:divBdr>
        <w:top w:val="none" w:sz="0" w:space="0" w:color="auto"/>
        <w:left w:val="none" w:sz="0" w:space="0" w:color="auto"/>
        <w:bottom w:val="none" w:sz="0" w:space="0" w:color="auto"/>
        <w:right w:val="none" w:sz="0" w:space="0" w:color="auto"/>
      </w:divBdr>
    </w:div>
    <w:div w:id="432288441">
      <w:bodyDiv w:val="1"/>
      <w:marLeft w:val="0"/>
      <w:marRight w:val="0"/>
      <w:marTop w:val="0"/>
      <w:marBottom w:val="0"/>
      <w:divBdr>
        <w:top w:val="none" w:sz="0" w:space="0" w:color="auto"/>
        <w:left w:val="none" w:sz="0" w:space="0" w:color="auto"/>
        <w:bottom w:val="none" w:sz="0" w:space="0" w:color="auto"/>
        <w:right w:val="none" w:sz="0" w:space="0" w:color="auto"/>
      </w:divBdr>
    </w:div>
    <w:div w:id="437918804">
      <w:bodyDiv w:val="1"/>
      <w:marLeft w:val="0"/>
      <w:marRight w:val="0"/>
      <w:marTop w:val="0"/>
      <w:marBottom w:val="0"/>
      <w:divBdr>
        <w:top w:val="none" w:sz="0" w:space="0" w:color="auto"/>
        <w:left w:val="none" w:sz="0" w:space="0" w:color="auto"/>
        <w:bottom w:val="none" w:sz="0" w:space="0" w:color="auto"/>
        <w:right w:val="none" w:sz="0" w:space="0" w:color="auto"/>
      </w:divBdr>
    </w:div>
    <w:div w:id="441417078">
      <w:bodyDiv w:val="1"/>
      <w:marLeft w:val="0"/>
      <w:marRight w:val="0"/>
      <w:marTop w:val="0"/>
      <w:marBottom w:val="0"/>
      <w:divBdr>
        <w:top w:val="none" w:sz="0" w:space="0" w:color="auto"/>
        <w:left w:val="none" w:sz="0" w:space="0" w:color="auto"/>
        <w:bottom w:val="none" w:sz="0" w:space="0" w:color="auto"/>
        <w:right w:val="none" w:sz="0" w:space="0" w:color="auto"/>
      </w:divBdr>
    </w:div>
    <w:div w:id="449740233">
      <w:bodyDiv w:val="1"/>
      <w:marLeft w:val="0"/>
      <w:marRight w:val="0"/>
      <w:marTop w:val="0"/>
      <w:marBottom w:val="0"/>
      <w:divBdr>
        <w:top w:val="none" w:sz="0" w:space="0" w:color="auto"/>
        <w:left w:val="none" w:sz="0" w:space="0" w:color="auto"/>
        <w:bottom w:val="none" w:sz="0" w:space="0" w:color="auto"/>
        <w:right w:val="none" w:sz="0" w:space="0" w:color="auto"/>
      </w:divBdr>
    </w:div>
    <w:div w:id="469716525">
      <w:bodyDiv w:val="1"/>
      <w:marLeft w:val="0"/>
      <w:marRight w:val="0"/>
      <w:marTop w:val="0"/>
      <w:marBottom w:val="0"/>
      <w:divBdr>
        <w:top w:val="none" w:sz="0" w:space="0" w:color="auto"/>
        <w:left w:val="none" w:sz="0" w:space="0" w:color="auto"/>
        <w:bottom w:val="none" w:sz="0" w:space="0" w:color="auto"/>
        <w:right w:val="none" w:sz="0" w:space="0" w:color="auto"/>
      </w:divBdr>
    </w:div>
    <w:div w:id="473524079">
      <w:bodyDiv w:val="1"/>
      <w:marLeft w:val="0"/>
      <w:marRight w:val="0"/>
      <w:marTop w:val="0"/>
      <w:marBottom w:val="0"/>
      <w:divBdr>
        <w:top w:val="none" w:sz="0" w:space="0" w:color="auto"/>
        <w:left w:val="none" w:sz="0" w:space="0" w:color="auto"/>
        <w:bottom w:val="none" w:sz="0" w:space="0" w:color="auto"/>
        <w:right w:val="none" w:sz="0" w:space="0" w:color="auto"/>
      </w:divBdr>
      <w:divsChild>
        <w:div w:id="1824084411">
          <w:marLeft w:val="446"/>
          <w:marRight w:val="0"/>
          <w:marTop w:val="240"/>
          <w:marBottom w:val="0"/>
          <w:divBdr>
            <w:top w:val="none" w:sz="0" w:space="0" w:color="auto"/>
            <w:left w:val="none" w:sz="0" w:space="0" w:color="auto"/>
            <w:bottom w:val="none" w:sz="0" w:space="0" w:color="auto"/>
            <w:right w:val="none" w:sz="0" w:space="0" w:color="auto"/>
          </w:divBdr>
        </w:div>
      </w:divsChild>
    </w:div>
    <w:div w:id="476268690">
      <w:bodyDiv w:val="1"/>
      <w:marLeft w:val="0"/>
      <w:marRight w:val="0"/>
      <w:marTop w:val="0"/>
      <w:marBottom w:val="0"/>
      <w:divBdr>
        <w:top w:val="none" w:sz="0" w:space="0" w:color="auto"/>
        <w:left w:val="none" w:sz="0" w:space="0" w:color="auto"/>
        <w:bottom w:val="none" w:sz="0" w:space="0" w:color="auto"/>
        <w:right w:val="none" w:sz="0" w:space="0" w:color="auto"/>
      </w:divBdr>
    </w:div>
    <w:div w:id="487401536">
      <w:bodyDiv w:val="1"/>
      <w:marLeft w:val="0"/>
      <w:marRight w:val="0"/>
      <w:marTop w:val="0"/>
      <w:marBottom w:val="0"/>
      <w:divBdr>
        <w:top w:val="none" w:sz="0" w:space="0" w:color="auto"/>
        <w:left w:val="none" w:sz="0" w:space="0" w:color="auto"/>
        <w:bottom w:val="none" w:sz="0" w:space="0" w:color="auto"/>
        <w:right w:val="none" w:sz="0" w:space="0" w:color="auto"/>
      </w:divBdr>
      <w:divsChild>
        <w:div w:id="1676763390">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488668181">
      <w:bodyDiv w:val="1"/>
      <w:marLeft w:val="0"/>
      <w:marRight w:val="0"/>
      <w:marTop w:val="0"/>
      <w:marBottom w:val="0"/>
      <w:divBdr>
        <w:top w:val="none" w:sz="0" w:space="0" w:color="auto"/>
        <w:left w:val="none" w:sz="0" w:space="0" w:color="auto"/>
        <w:bottom w:val="none" w:sz="0" w:space="0" w:color="auto"/>
        <w:right w:val="none" w:sz="0" w:space="0" w:color="auto"/>
      </w:divBdr>
    </w:div>
    <w:div w:id="489831293">
      <w:bodyDiv w:val="1"/>
      <w:marLeft w:val="0"/>
      <w:marRight w:val="0"/>
      <w:marTop w:val="0"/>
      <w:marBottom w:val="0"/>
      <w:divBdr>
        <w:top w:val="none" w:sz="0" w:space="0" w:color="auto"/>
        <w:left w:val="none" w:sz="0" w:space="0" w:color="auto"/>
        <w:bottom w:val="none" w:sz="0" w:space="0" w:color="auto"/>
        <w:right w:val="none" w:sz="0" w:space="0" w:color="auto"/>
      </w:divBdr>
    </w:div>
    <w:div w:id="492647275">
      <w:bodyDiv w:val="1"/>
      <w:marLeft w:val="0"/>
      <w:marRight w:val="0"/>
      <w:marTop w:val="0"/>
      <w:marBottom w:val="0"/>
      <w:divBdr>
        <w:top w:val="none" w:sz="0" w:space="0" w:color="auto"/>
        <w:left w:val="none" w:sz="0" w:space="0" w:color="auto"/>
        <w:bottom w:val="none" w:sz="0" w:space="0" w:color="auto"/>
        <w:right w:val="none" w:sz="0" w:space="0" w:color="auto"/>
      </w:divBdr>
      <w:divsChild>
        <w:div w:id="939802878">
          <w:marLeft w:val="0"/>
          <w:marRight w:val="0"/>
          <w:marTop w:val="0"/>
          <w:marBottom w:val="120"/>
          <w:divBdr>
            <w:top w:val="none" w:sz="0" w:space="0" w:color="auto"/>
            <w:left w:val="none" w:sz="0" w:space="0" w:color="auto"/>
            <w:bottom w:val="none" w:sz="0" w:space="0" w:color="auto"/>
            <w:right w:val="none" w:sz="0" w:space="0" w:color="auto"/>
          </w:divBdr>
          <w:divsChild>
            <w:div w:id="1908419392">
              <w:marLeft w:val="0"/>
              <w:marRight w:val="240"/>
              <w:marTop w:val="0"/>
              <w:marBottom w:val="0"/>
              <w:divBdr>
                <w:top w:val="none" w:sz="0" w:space="0" w:color="auto"/>
                <w:left w:val="none" w:sz="0" w:space="0" w:color="auto"/>
                <w:bottom w:val="none" w:sz="0" w:space="0" w:color="auto"/>
                <w:right w:val="none" w:sz="0" w:space="0" w:color="auto"/>
              </w:divBdr>
            </w:div>
          </w:divsChild>
        </w:div>
        <w:div w:id="2038039696">
          <w:marLeft w:val="0"/>
          <w:marRight w:val="0"/>
          <w:marTop w:val="0"/>
          <w:marBottom w:val="0"/>
          <w:divBdr>
            <w:top w:val="none" w:sz="0" w:space="0" w:color="auto"/>
            <w:left w:val="none" w:sz="0" w:space="0" w:color="auto"/>
            <w:bottom w:val="none" w:sz="0" w:space="0" w:color="auto"/>
            <w:right w:val="none" w:sz="0" w:space="0" w:color="auto"/>
          </w:divBdr>
        </w:div>
      </w:divsChild>
    </w:div>
    <w:div w:id="494608231">
      <w:bodyDiv w:val="1"/>
      <w:marLeft w:val="0"/>
      <w:marRight w:val="0"/>
      <w:marTop w:val="0"/>
      <w:marBottom w:val="0"/>
      <w:divBdr>
        <w:top w:val="none" w:sz="0" w:space="0" w:color="auto"/>
        <w:left w:val="none" w:sz="0" w:space="0" w:color="auto"/>
        <w:bottom w:val="none" w:sz="0" w:space="0" w:color="auto"/>
        <w:right w:val="none" w:sz="0" w:space="0" w:color="auto"/>
      </w:divBdr>
    </w:div>
    <w:div w:id="496700422">
      <w:bodyDiv w:val="1"/>
      <w:marLeft w:val="0"/>
      <w:marRight w:val="0"/>
      <w:marTop w:val="0"/>
      <w:marBottom w:val="0"/>
      <w:divBdr>
        <w:top w:val="none" w:sz="0" w:space="0" w:color="auto"/>
        <w:left w:val="none" w:sz="0" w:space="0" w:color="auto"/>
        <w:bottom w:val="none" w:sz="0" w:space="0" w:color="auto"/>
        <w:right w:val="none" w:sz="0" w:space="0" w:color="auto"/>
      </w:divBdr>
    </w:div>
    <w:div w:id="499395535">
      <w:bodyDiv w:val="1"/>
      <w:marLeft w:val="0"/>
      <w:marRight w:val="0"/>
      <w:marTop w:val="0"/>
      <w:marBottom w:val="0"/>
      <w:divBdr>
        <w:top w:val="none" w:sz="0" w:space="0" w:color="auto"/>
        <w:left w:val="none" w:sz="0" w:space="0" w:color="auto"/>
        <w:bottom w:val="none" w:sz="0" w:space="0" w:color="auto"/>
        <w:right w:val="none" w:sz="0" w:space="0" w:color="auto"/>
      </w:divBdr>
      <w:divsChild>
        <w:div w:id="1306664673">
          <w:marLeft w:val="0"/>
          <w:marRight w:val="0"/>
          <w:marTop w:val="0"/>
          <w:marBottom w:val="0"/>
          <w:divBdr>
            <w:top w:val="none" w:sz="0" w:space="0" w:color="auto"/>
            <w:left w:val="none" w:sz="0" w:space="0" w:color="auto"/>
            <w:bottom w:val="none" w:sz="0" w:space="0" w:color="auto"/>
            <w:right w:val="none" w:sz="0" w:space="0" w:color="auto"/>
          </w:divBdr>
        </w:div>
      </w:divsChild>
    </w:div>
    <w:div w:id="507132955">
      <w:bodyDiv w:val="1"/>
      <w:marLeft w:val="0"/>
      <w:marRight w:val="0"/>
      <w:marTop w:val="0"/>
      <w:marBottom w:val="0"/>
      <w:divBdr>
        <w:top w:val="none" w:sz="0" w:space="0" w:color="auto"/>
        <w:left w:val="none" w:sz="0" w:space="0" w:color="auto"/>
        <w:bottom w:val="none" w:sz="0" w:space="0" w:color="auto"/>
        <w:right w:val="none" w:sz="0" w:space="0" w:color="auto"/>
      </w:divBdr>
      <w:divsChild>
        <w:div w:id="1034649446">
          <w:marLeft w:val="0"/>
          <w:marRight w:val="0"/>
          <w:marTop w:val="0"/>
          <w:marBottom w:val="0"/>
          <w:divBdr>
            <w:top w:val="none" w:sz="0" w:space="0" w:color="auto"/>
            <w:left w:val="none" w:sz="0" w:space="0" w:color="auto"/>
            <w:bottom w:val="none" w:sz="0" w:space="0" w:color="auto"/>
            <w:right w:val="none" w:sz="0" w:space="0" w:color="auto"/>
          </w:divBdr>
          <w:divsChild>
            <w:div w:id="153742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131237">
      <w:bodyDiv w:val="1"/>
      <w:marLeft w:val="0"/>
      <w:marRight w:val="0"/>
      <w:marTop w:val="0"/>
      <w:marBottom w:val="0"/>
      <w:divBdr>
        <w:top w:val="none" w:sz="0" w:space="0" w:color="auto"/>
        <w:left w:val="none" w:sz="0" w:space="0" w:color="auto"/>
        <w:bottom w:val="none" w:sz="0" w:space="0" w:color="auto"/>
        <w:right w:val="none" w:sz="0" w:space="0" w:color="auto"/>
      </w:divBdr>
    </w:div>
    <w:div w:id="535657947">
      <w:bodyDiv w:val="1"/>
      <w:marLeft w:val="0"/>
      <w:marRight w:val="0"/>
      <w:marTop w:val="0"/>
      <w:marBottom w:val="0"/>
      <w:divBdr>
        <w:top w:val="none" w:sz="0" w:space="0" w:color="auto"/>
        <w:left w:val="none" w:sz="0" w:space="0" w:color="auto"/>
        <w:bottom w:val="none" w:sz="0" w:space="0" w:color="auto"/>
        <w:right w:val="none" w:sz="0" w:space="0" w:color="auto"/>
      </w:divBdr>
    </w:div>
    <w:div w:id="545222359">
      <w:bodyDiv w:val="1"/>
      <w:marLeft w:val="0"/>
      <w:marRight w:val="0"/>
      <w:marTop w:val="0"/>
      <w:marBottom w:val="0"/>
      <w:divBdr>
        <w:top w:val="none" w:sz="0" w:space="0" w:color="auto"/>
        <w:left w:val="none" w:sz="0" w:space="0" w:color="auto"/>
        <w:bottom w:val="none" w:sz="0" w:space="0" w:color="auto"/>
        <w:right w:val="none" w:sz="0" w:space="0" w:color="auto"/>
      </w:divBdr>
    </w:div>
    <w:div w:id="549657086">
      <w:bodyDiv w:val="1"/>
      <w:marLeft w:val="0"/>
      <w:marRight w:val="0"/>
      <w:marTop w:val="0"/>
      <w:marBottom w:val="0"/>
      <w:divBdr>
        <w:top w:val="none" w:sz="0" w:space="0" w:color="auto"/>
        <w:left w:val="none" w:sz="0" w:space="0" w:color="auto"/>
        <w:bottom w:val="none" w:sz="0" w:space="0" w:color="auto"/>
        <w:right w:val="none" w:sz="0" w:space="0" w:color="auto"/>
      </w:divBdr>
      <w:divsChild>
        <w:div w:id="1424180677">
          <w:marLeft w:val="0"/>
          <w:marRight w:val="0"/>
          <w:marTop w:val="0"/>
          <w:marBottom w:val="0"/>
          <w:divBdr>
            <w:top w:val="none" w:sz="0" w:space="0" w:color="auto"/>
            <w:left w:val="none" w:sz="0" w:space="0" w:color="auto"/>
            <w:bottom w:val="none" w:sz="0" w:space="0" w:color="auto"/>
            <w:right w:val="none" w:sz="0" w:space="0" w:color="auto"/>
          </w:divBdr>
          <w:divsChild>
            <w:div w:id="197605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128399">
      <w:bodyDiv w:val="1"/>
      <w:marLeft w:val="0"/>
      <w:marRight w:val="0"/>
      <w:marTop w:val="0"/>
      <w:marBottom w:val="0"/>
      <w:divBdr>
        <w:top w:val="none" w:sz="0" w:space="0" w:color="auto"/>
        <w:left w:val="none" w:sz="0" w:space="0" w:color="auto"/>
        <w:bottom w:val="none" w:sz="0" w:space="0" w:color="auto"/>
        <w:right w:val="none" w:sz="0" w:space="0" w:color="auto"/>
      </w:divBdr>
    </w:div>
    <w:div w:id="564755325">
      <w:bodyDiv w:val="1"/>
      <w:marLeft w:val="0"/>
      <w:marRight w:val="0"/>
      <w:marTop w:val="0"/>
      <w:marBottom w:val="0"/>
      <w:divBdr>
        <w:top w:val="none" w:sz="0" w:space="0" w:color="auto"/>
        <w:left w:val="none" w:sz="0" w:space="0" w:color="auto"/>
        <w:bottom w:val="none" w:sz="0" w:space="0" w:color="auto"/>
        <w:right w:val="none" w:sz="0" w:space="0" w:color="auto"/>
      </w:divBdr>
    </w:div>
    <w:div w:id="570964769">
      <w:bodyDiv w:val="1"/>
      <w:marLeft w:val="0"/>
      <w:marRight w:val="0"/>
      <w:marTop w:val="0"/>
      <w:marBottom w:val="0"/>
      <w:divBdr>
        <w:top w:val="none" w:sz="0" w:space="0" w:color="auto"/>
        <w:left w:val="none" w:sz="0" w:space="0" w:color="auto"/>
        <w:bottom w:val="none" w:sz="0" w:space="0" w:color="auto"/>
        <w:right w:val="none" w:sz="0" w:space="0" w:color="auto"/>
      </w:divBdr>
    </w:div>
    <w:div w:id="571812214">
      <w:bodyDiv w:val="1"/>
      <w:marLeft w:val="0"/>
      <w:marRight w:val="0"/>
      <w:marTop w:val="0"/>
      <w:marBottom w:val="0"/>
      <w:divBdr>
        <w:top w:val="none" w:sz="0" w:space="0" w:color="auto"/>
        <w:left w:val="none" w:sz="0" w:space="0" w:color="auto"/>
        <w:bottom w:val="none" w:sz="0" w:space="0" w:color="auto"/>
        <w:right w:val="none" w:sz="0" w:space="0" w:color="auto"/>
      </w:divBdr>
      <w:divsChild>
        <w:div w:id="83037529">
          <w:marLeft w:val="0"/>
          <w:marRight w:val="0"/>
          <w:marTop w:val="0"/>
          <w:marBottom w:val="0"/>
          <w:divBdr>
            <w:top w:val="none" w:sz="0" w:space="0" w:color="auto"/>
            <w:left w:val="none" w:sz="0" w:space="0" w:color="auto"/>
            <w:bottom w:val="none" w:sz="0" w:space="0" w:color="auto"/>
            <w:right w:val="none" w:sz="0" w:space="0" w:color="auto"/>
          </w:divBdr>
          <w:divsChild>
            <w:div w:id="1820460780">
              <w:marLeft w:val="0"/>
              <w:marRight w:val="0"/>
              <w:marTop w:val="0"/>
              <w:marBottom w:val="0"/>
              <w:divBdr>
                <w:top w:val="none" w:sz="0" w:space="0" w:color="auto"/>
                <w:left w:val="none" w:sz="0" w:space="0" w:color="auto"/>
                <w:bottom w:val="none" w:sz="0" w:space="0" w:color="auto"/>
                <w:right w:val="none" w:sz="0" w:space="0" w:color="auto"/>
              </w:divBdr>
            </w:div>
          </w:divsChild>
        </w:div>
        <w:div w:id="977614992">
          <w:marLeft w:val="0"/>
          <w:marRight w:val="0"/>
          <w:marTop w:val="0"/>
          <w:marBottom w:val="0"/>
          <w:divBdr>
            <w:top w:val="none" w:sz="0" w:space="0" w:color="auto"/>
            <w:left w:val="none" w:sz="0" w:space="0" w:color="auto"/>
            <w:bottom w:val="none" w:sz="0" w:space="0" w:color="auto"/>
            <w:right w:val="none" w:sz="0" w:space="0" w:color="auto"/>
          </w:divBdr>
          <w:divsChild>
            <w:div w:id="627132059">
              <w:marLeft w:val="0"/>
              <w:marRight w:val="0"/>
              <w:marTop w:val="0"/>
              <w:marBottom w:val="0"/>
              <w:divBdr>
                <w:top w:val="none" w:sz="0" w:space="0" w:color="auto"/>
                <w:left w:val="none" w:sz="0" w:space="0" w:color="auto"/>
                <w:bottom w:val="none" w:sz="0" w:space="0" w:color="auto"/>
                <w:right w:val="none" w:sz="0" w:space="0" w:color="auto"/>
              </w:divBdr>
            </w:div>
            <w:div w:id="720517159">
              <w:marLeft w:val="0"/>
              <w:marRight w:val="0"/>
              <w:marTop w:val="0"/>
              <w:marBottom w:val="0"/>
              <w:divBdr>
                <w:top w:val="none" w:sz="0" w:space="0" w:color="auto"/>
                <w:left w:val="none" w:sz="0" w:space="0" w:color="auto"/>
                <w:bottom w:val="none" w:sz="0" w:space="0" w:color="auto"/>
                <w:right w:val="none" w:sz="0" w:space="0" w:color="auto"/>
              </w:divBdr>
            </w:div>
            <w:div w:id="895775458">
              <w:marLeft w:val="0"/>
              <w:marRight w:val="0"/>
              <w:marTop w:val="0"/>
              <w:marBottom w:val="0"/>
              <w:divBdr>
                <w:top w:val="none" w:sz="0" w:space="0" w:color="auto"/>
                <w:left w:val="none" w:sz="0" w:space="0" w:color="auto"/>
                <w:bottom w:val="none" w:sz="0" w:space="0" w:color="auto"/>
                <w:right w:val="none" w:sz="0" w:space="0" w:color="auto"/>
              </w:divBdr>
            </w:div>
            <w:div w:id="1457680988">
              <w:marLeft w:val="0"/>
              <w:marRight w:val="0"/>
              <w:marTop w:val="0"/>
              <w:marBottom w:val="0"/>
              <w:divBdr>
                <w:top w:val="none" w:sz="0" w:space="0" w:color="auto"/>
                <w:left w:val="none" w:sz="0" w:space="0" w:color="auto"/>
                <w:bottom w:val="none" w:sz="0" w:space="0" w:color="auto"/>
                <w:right w:val="none" w:sz="0" w:space="0" w:color="auto"/>
              </w:divBdr>
            </w:div>
            <w:div w:id="17230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20076">
      <w:bodyDiv w:val="1"/>
      <w:marLeft w:val="0"/>
      <w:marRight w:val="0"/>
      <w:marTop w:val="0"/>
      <w:marBottom w:val="0"/>
      <w:divBdr>
        <w:top w:val="none" w:sz="0" w:space="0" w:color="auto"/>
        <w:left w:val="none" w:sz="0" w:space="0" w:color="auto"/>
        <w:bottom w:val="none" w:sz="0" w:space="0" w:color="auto"/>
        <w:right w:val="none" w:sz="0" w:space="0" w:color="auto"/>
      </w:divBdr>
    </w:div>
    <w:div w:id="583106021">
      <w:bodyDiv w:val="1"/>
      <w:marLeft w:val="0"/>
      <w:marRight w:val="0"/>
      <w:marTop w:val="0"/>
      <w:marBottom w:val="0"/>
      <w:divBdr>
        <w:top w:val="none" w:sz="0" w:space="0" w:color="auto"/>
        <w:left w:val="none" w:sz="0" w:space="0" w:color="auto"/>
        <w:bottom w:val="none" w:sz="0" w:space="0" w:color="auto"/>
        <w:right w:val="none" w:sz="0" w:space="0" w:color="auto"/>
      </w:divBdr>
      <w:divsChild>
        <w:div w:id="1595942438">
          <w:marLeft w:val="0"/>
          <w:marRight w:val="0"/>
          <w:marTop w:val="0"/>
          <w:marBottom w:val="0"/>
          <w:divBdr>
            <w:top w:val="none" w:sz="0" w:space="0" w:color="auto"/>
            <w:left w:val="none" w:sz="0" w:space="0" w:color="auto"/>
            <w:bottom w:val="none" w:sz="0" w:space="0" w:color="auto"/>
            <w:right w:val="none" w:sz="0" w:space="0" w:color="auto"/>
          </w:divBdr>
          <w:divsChild>
            <w:div w:id="82432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27269">
      <w:bodyDiv w:val="1"/>
      <w:marLeft w:val="0"/>
      <w:marRight w:val="0"/>
      <w:marTop w:val="0"/>
      <w:marBottom w:val="0"/>
      <w:divBdr>
        <w:top w:val="none" w:sz="0" w:space="0" w:color="auto"/>
        <w:left w:val="none" w:sz="0" w:space="0" w:color="auto"/>
        <w:bottom w:val="none" w:sz="0" w:space="0" w:color="auto"/>
        <w:right w:val="none" w:sz="0" w:space="0" w:color="auto"/>
      </w:divBdr>
    </w:div>
    <w:div w:id="604583305">
      <w:bodyDiv w:val="1"/>
      <w:marLeft w:val="0"/>
      <w:marRight w:val="0"/>
      <w:marTop w:val="0"/>
      <w:marBottom w:val="0"/>
      <w:divBdr>
        <w:top w:val="none" w:sz="0" w:space="0" w:color="auto"/>
        <w:left w:val="none" w:sz="0" w:space="0" w:color="auto"/>
        <w:bottom w:val="none" w:sz="0" w:space="0" w:color="auto"/>
        <w:right w:val="none" w:sz="0" w:space="0" w:color="auto"/>
      </w:divBdr>
      <w:divsChild>
        <w:div w:id="723992761">
          <w:marLeft w:val="0"/>
          <w:marRight w:val="0"/>
          <w:marTop w:val="0"/>
          <w:marBottom w:val="0"/>
          <w:divBdr>
            <w:top w:val="none" w:sz="0" w:space="0" w:color="auto"/>
            <w:left w:val="none" w:sz="0" w:space="0" w:color="auto"/>
            <w:bottom w:val="none" w:sz="0" w:space="0" w:color="auto"/>
            <w:right w:val="none" w:sz="0" w:space="0" w:color="auto"/>
          </w:divBdr>
          <w:divsChild>
            <w:div w:id="1784672">
              <w:marLeft w:val="0"/>
              <w:marRight w:val="0"/>
              <w:marTop w:val="0"/>
              <w:marBottom w:val="0"/>
              <w:divBdr>
                <w:top w:val="none" w:sz="0" w:space="0" w:color="auto"/>
                <w:left w:val="none" w:sz="0" w:space="0" w:color="auto"/>
                <w:bottom w:val="none" w:sz="0" w:space="0" w:color="auto"/>
                <w:right w:val="none" w:sz="0" w:space="0" w:color="auto"/>
              </w:divBdr>
            </w:div>
            <w:div w:id="22639814">
              <w:marLeft w:val="0"/>
              <w:marRight w:val="0"/>
              <w:marTop w:val="0"/>
              <w:marBottom w:val="0"/>
              <w:divBdr>
                <w:top w:val="none" w:sz="0" w:space="0" w:color="auto"/>
                <w:left w:val="none" w:sz="0" w:space="0" w:color="auto"/>
                <w:bottom w:val="none" w:sz="0" w:space="0" w:color="auto"/>
                <w:right w:val="none" w:sz="0" w:space="0" w:color="auto"/>
              </w:divBdr>
            </w:div>
            <w:div w:id="32384613">
              <w:marLeft w:val="0"/>
              <w:marRight w:val="0"/>
              <w:marTop w:val="0"/>
              <w:marBottom w:val="0"/>
              <w:divBdr>
                <w:top w:val="none" w:sz="0" w:space="0" w:color="auto"/>
                <w:left w:val="none" w:sz="0" w:space="0" w:color="auto"/>
                <w:bottom w:val="none" w:sz="0" w:space="0" w:color="auto"/>
                <w:right w:val="none" w:sz="0" w:space="0" w:color="auto"/>
              </w:divBdr>
            </w:div>
            <w:div w:id="160200053">
              <w:marLeft w:val="0"/>
              <w:marRight w:val="0"/>
              <w:marTop w:val="0"/>
              <w:marBottom w:val="0"/>
              <w:divBdr>
                <w:top w:val="none" w:sz="0" w:space="0" w:color="auto"/>
                <w:left w:val="none" w:sz="0" w:space="0" w:color="auto"/>
                <w:bottom w:val="none" w:sz="0" w:space="0" w:color="auto"/>
                <w:right w:val="none" w:sz="0" w:space="0" w:color="auto"/>
              </w:divBdr>
            </w:div>
            <w:div w:id="166487061">
              <w:marLeft w:val="0"/>
              <w:marRight w:val="0"/>
              <w:marTop w:val="0"/>
              <w:marBottom w:val="0"/>
              <w:divBdr>
                <w:top w:val="none" w:sz="0" w:space="0" w:color="auto"/>
                <w:left w:val="none" w:sz="0" w:space="0" w:color="auto"/>
                <w:bottom w:val="none" w:sz="0" w:space="0" w:color="auto"/>
                <w:right w:val="none" w:sz="0" w:space="0" w:color="auto"/>
              </w:divBdr>
            </w:div>
            <w:div w:id="190148474">
              <w:marLeft w:val="0"/>
              <w:marRight w:val="0"/>
              <w:marTop w:val="0"/>
              <w:marBottom w:val="0"/>
              <w:divBdr>
                <w:top w:val="none" w:sz="0" w:space="0" w:color="auto"/>
                <w:left w:val="none" w:sz="0" w:space="0" w:color="auto"/>
                <w:bottom w:val="none" w:sz="0" w:space="0" w:color="auto"/>
                <w:right w:val="none" w:sz="0" w:space="0" w:color="auto"/>
              </w:divBdr>
            </w:div>
            <w:div w:id="247422146">
              <w:marLeft w:val="0"/>
              <w:marRight w:val="0"/>
              <w:marTop w:val="0"/>
              <w:marBottom w:val="0"/>
              <w:divBdr>
                <w:top w:val="none" w:sz="0" w:space="0" w:color="auto"/>
                <w:left w:val="none" w:sz="0" w:space="0" w:color="auto"/>
                <w:bottom w:val="none" w:sz="0" w:space="0" w:color="auto"/>
                <w:right w:val="none" w:sz="0" w:space="0" w:color="auto"/>
              </w:divBdr>
            </w:div>
            <w:div w:id="250548119">
              <w:marLeft w:val="0"/>
              <w:marRight w:val="0"/>
              <w:marTop w:val="0"/>
              <w:marBottom w:val="0"/>
              <w:divBdr>
                <w:top w:val="none" w:sz="0" w:space="0" w:color="auto"/>
                <w:left w:val="none" w:sz="0" w:space="0" w:color="auto"/>
                <w:bottom w:val="none" w:sz="0" w:space="0" w:color="auto"/>
                <w:right w:val="none" w:sz="0" w:space="0" w:color="auto"/>
              </w:divBdr>
            </w:div>
            <w:div w:id="263656526">
              <w:marLeft w:val="0"/>
              <w:marRight w:val="0"/>
              <w:marTop w:val="0"/>
              <w:marBottom w:val="0"/>
              <w:divBdr>
                <w:top w:val="none" w:sz="0" w:space="0" w:color="auto"/>
                <w:left w:val="none" w:sz="0" w:space="0" w:color="auto"/>
                <w:bottom w:val="none" w:sz="0" w:space="0" w:color="auto"/>
                <w:right w:val="none" w:sz="0" w:space="0" w:color="auto"/>
              </w:divBdr>
            </w:div>
            <w:div w:id="272324222">
              <w:marLeft w:val="0"/>
              <w:marRight w:val="0"/>
              <w:marTop w:val="0"/>
              <w:marBottom w:val="0"/>
              <w:divBdr>
                <w:top w:val="none" w:sz="0" w:space="0" w:color="auto"/>
                <w:left w:val="none" w:sz="0" w:space="0" w:color="auto"/>
                <w:bottom w:val="none" w:sz="0" w:space="0" w:color="auto"/>
                <w:right w:val="none" w:sz="0" w:space="0" w:color="auto"/>
              </w:divBdr>
            </w:div>
            <w:div w:id="320156091">
              <w:marLeft w:val="0"/>
              <w:marRight w:val="0"/>
              <w:marTop w:val="0"/>
              <w:marBottom w:val="0"/>
              <w:divBdr>
                <w:top w:val="none" w:sz="0" w:space="0" w:color="auto"/>
                <w:left w:val="none" w:sz="0" w:space="0" w:color="auto"/>
                <w:bottom w:val="none" w:sz="0" w:space="0" w:color="auto"/>
                <w:right w:val="none" w:sz="0" w:space="0" w:color="auto"/>
              </w:divBdr>
            </w:div>
            <w:div w:id="392313086">
              <w:marLeft w:val="0"/>
              <w:marRight w:val="0"/>
              <w:marTop w:val="0"/>
              <w:marBottom w:val="0"/>
              <w:divBdr>
                <w:top w:val="none" w:sz="0" w:space="0" w:color="auto"/>
                <w:left w:val="none" w:sz="0" w:space="0" w:color="auto"/>
                <w:bottom w:val="none" w:sz="0" w:space="0" w:color="auto"/>
                <w:right w:val="none" w:sz="0" w:space="0" w:color="auto"/>
              </w:divBdr>
            </w:div>
            <w:div w:id="427189927">
              <w:marLeft w:val="0"/>
              <w:marRight w:val="0"/>
              <w:marTop w:val="0"/>
              <w:marBottom w:val="0"/>
              <w:divBdr>
                <w:top w:val="none" w:sz="0" w:space="0" w:color="auto"/>
                <w:left w:val="none" w:sz="0" w:space="0" w:color="auto"/>
                <w:bottom w:val="none" w:sz="0" w:space="0" w:color="auto"/>
                <w:right w:val="none" w:sz="0" w:space="0" w:color="auto"/>
              </w:divBdr>
            </w:div>
            <w:div w:id="460154782">
              <w:marLeft w:val="0"/>
              <w:marRight w:val="0"/>
              <w:marTop w:val="0"/>
              <w:marBottom w:val="0"/>
              <w:divBdr>
                <w:top w:val="none" w:sz="0" w:space="0" w:color="auto"/>
                <w:left w:val="none" w:sz="0" w:space="0" w:color="auto"/>
                <w:bottom w:val="none" w:sz="0" w:space="0" w:color="auto"/>
                <w:right w:val="none" w:sz="0" w:space="0" w:color="auto"/>
              </w:divBdr>
            </w:div>
            <w:div w:id="479543666">
              <w:marLeft w:val="0"/>
              <w:marRight w:val="0"/>
              <w:marTop w:val="0"/>
              <w:marBottom w:val="0"/>
              <w:divBdr>
                <w:top w:val="none" w:sz="0" w:space="0" w:color="auto"/>
                <w:left w:val="none" w:sz="0" w:space="0" w:color="auto"/>
                <w:bottom w:val="none" w:sz="0" w:space="0" w:color="auto"/>
                <w:right w:val="none" w:sz="0" w:space="0" w:color="auto"/>
              </w:divBdr>
            </w:div>
            <w:div w:id="481850138">
              <w:marLeft w:val="0"/>
              <w:marRight w:val="0"/>
              <w:marTop w:val="0"/>
              <w:marBottom w:val="0"/>
              <w:divBdr>
                <w:top w:val="none" w:sz="0" w:space="0" w:color="auto"/>
                <w:left w:val="none" w:sz="0" w:space="0" w:color="auto"/>
                <w:bottom w:val="none" w:sz="0" w:space="0" w:color="auto"/>
                <w:right w:val="none" w:sz="0" w:space="0" w:color="auto"/>
              </w:divBdr>
            </w:div>
            <w:div w:id="492067389">
              <w:marLeft w:val="0"/>
              <w:marRight w:val="0"/>
              <w:marTop w:val="0"/>
              <w:marBottom w:val="0"/>
              <w:divBdr>
                <w:top w:val="none" w:sz="0" w:space="0" w:color="auto"/>
                <w:left w:val="none" w:sz="0" w:space="0" w:color="auto"/>
                <w:bottom w:val="none" w:sz="0" w:space="0" w:color="auto"/>
                <w:right w:val="none" w:sz="0" w:space="0" w:color="auto"/>
              </w:divBdr>
            </w:div>
            <w:div w:id="498467777">
              <w:marLeft w:val="0"/>
              <w:marRight w:val="0"/>
              <w:marTop w:val="0"/>
              <w:marBottom w:val="0"/>
              <w:divBdr>
                <w:top w:val="none" w:sz="0" w:space="0" w:color="auto"/>
                <w:left w:val="none" w:sz="0" w:space="0" w:color="auto"/>
                <w:bottom w:val="none" w:sz="0" w:space="0" w:color="auto"/>
                <w:right w:val="none" w:sz="0" w:space="0" w:color="auto"/>
              </w:divBdr>
            </w:div>
            <w:div w:id="565578668">
              <w:marLeft w:val="0"/>
              <w:marRight w:val="0"/>
              <w:marTop w:val="0"/>
              <w:marBottom w:val="0"/>
              <w:divBdr>
                <w:top w:val="none" w:sz="0" w:space="0" w:color="auto"/>
                <w:left w:val="none" w:sz="0" w:space="0" w:color="auto"/>
                <w:bottom w:val="none" w:sz="0" w:space="0" w:color="auto"/>
                <w:right w:val="none" w:sz="0" w:space="0" w:color="auto"/>
              </w:divBdr>
            </w:div>
            <w:div w:id="680862301">
              <w:marLeft w:val="0"/>
              <w:marRight w:val="0"/>
              <w:marTop w:val="0"/>
              <w:marBottom w:val="0"/>
              <w:divBdr>
                <w:top w:val="none" w:sz="0" w:space="0" w:color="auto"/>
                <w:left w:val="none" w:sz="0" w:space="0" w:color="auto"/>
                <w:bottom w:val="none" w:sz="0" w:space="0" w:color="auto"/>
                <w:right w:val="none" w:sz="0" w:space="0" w:color="auto"/>
              </w:divBdr>
            </w:div>
            <w:div w:id="682977087">
              <w:marLeft w:val="0"/>
              <w:marRight w:val="0"/>
              <w:marTop w:val="0"/>
              <w:marBottom w:val="0"/>
              <w:divBdr>
                <w:top w:val="none" w:sz="0" w:space="0" w:color="auto"/>
                <w:left w:val="none" w:sz="0" w:space="0" w:color="auto"/>
                <w:bottom w:val="none" w:sz="0" w:space="0" w:color="auto"/>
                <w:right w:val="none" w:sz="0" w:space="0" w:color="auto"/>
              </w:divBdr>
            </w:div>
            <w:div w:id="684670289">
              <w:marLeft w:val="0"/>
              <w:marRight w:val="0"/>
              <w:marTop w:val="0"/>
              <w:marBottom w:val="0"/>
              <w:divBdr>
                <w:top w:val="none" w:sz="0" w:space="0" w:color="auto"/>
                <w:left w:val="none" w:sz="0" w:space="0" w:color="auto"/>
                <w:bottom w:val="none" w:sz="0" w:space="0" w:color="auto"/>
                <w:right w:val="none" w:sz="0" w:space="0" w:color="auto"/>
              </w:divBdr>
            </w:div>
            <w:div w:id="690643404">
              <w:marLeft w:val="0"/>
              <w:marRight w:val="0"/>
              <w:marTop w:val="0"/>
              <w:marBottom w:val="0"/>
              <w:divBdr>
                <w:top w:val="none" w:sz="0" w:space="0" w:color="auto"/>
                <w:left w:val="none" w:sz="0" w:space="0" w:color="auto"/>
                <w:bottom w:val="none" w:sz="0" w:space="0" w:color="auto"/>
                <w:right w:val="none" w:sz="0" w:space="0" w:color="auto"/>
              </w:divBdr>
            </w:div>
            <w:div w:id="760562379">
              <w:marLeft w:val="0"/>
              <w:marRight w:val="0"/>
              <w:marTop w:val="0"/>
              <w:marBottom w:val="0"/>
              <w:divBdr>
                <w:top w:val="none" w:sz="0" w:space="0" w:color="auto"/>
                <w:left w:val="none" w:sz="0" w:space="0" w:color="auto"/>
                <w:bottom w:val="none" w:sz="0" w:space="0" w:color="auto"/>
                <w:right w:val="none" w:sz="0" w:space="0" w:color="auto"/>
              </w:divBdr>
            </w:div>
            <w:div w:id="769548525">
              <w:marLeft w:val="0"/>
              <w:marRight w:val="0"/>
              <w:marTop w:val="0"/>
              <w:marBottom w:val="0"/>
              <w:divBdr>
                <w:top w:val="none" w:sz="0" w:space="0" w:color="auto"/>
                <w:left w:val="none" w:sz="0" w:space="0" w:color="auto"/>
                <w:bottom w:val="none" w:sz="0" w:space="0" w:color="auto"/>
                <w:right w:val="none" w:sz="0" w:space="0" w:color="auto"/>
              </w:divBdr>
            </w:div>
            <w:div w:id="869300007">
              <w:marLeft w:val="0"/>
              <w:marRight w:val="0"/>
              <w:marTop w:val="0"/>
              <w:marBottom w:val="0"/>
              <w:divBdr>
                <w:top w:val="none" w:sz="0" w:space="0" w:color="auto"/>
                <w:left w:val="none" w:sz="0" w:space="0" w:color="auto"/>
                <w:bottom w:val="none" w:sz="0" w:space="0" w:color="auto"/>
                <w:right w:val="none" w:sz="0" w:space="0" w:color="auto"/>
              </w:divBdr>
            </w:div>
            <w:div w:id="872500101">
              <w:marLeft w:val="0"/>
              <w:marRight w:val="0"/>
              <w:marTop w:val="0"/>
              <w:marBottom w:val="0"/>
              <w:divBdr>
                <w:top w:val="none" w:sz="0" w:space="0" w:color="auto"/>
                <w:left w:val="none" w:sz="0" w:space="0" w:color="auto"/>
                <w:bottom w:val="none" w:sz="0" w:space="0" w:color="auto"/>
                <w:right w:val="none" w:sz="0" w:space="0" w:color="auto"/>
              </w:divBdr>
            </w:div>
            <w:div w:id="886144405">
              <w:marLeft w:val="0"/>
              <w:marRight w:val="0"/>
              <w:marTop w:val="0"/>
              <w:marBottom w:val="0"/>
              <w:divBdr>
                <w:top w:val="none" w:sz="0" w:space="0" w:color="auto"/>
                <w:left w:val="none" w:sz="0" w:space="0" w:color="auto"/>
                <w:bottom w:val="none" w:sz="0" w:space="0" w:color="auto"/>
                <w:right w:val="none" w:sz="0" w:space="0" w:color="auto"/>
              </w:divBdr>
            </w:div>
            <w:div w:id="915285336">
              <w:marLeft w:val="0"/>
              <w:marRight w:val="0"/>
              <w:marTop w:val="0"/>
              <w:marBottom w:val="0"/>
              <w:divBdr>
                <w:top w:val="none" w:sz="0" w:space="0" w:color="auto"/>
                <w:left w:val="none" w:sz="0" w:space="0" w:color="auto"/>
                <w:bottom w:val="none" w:sz="0" w:space="0" w:color="auto"/>
                <w:right w:val="none" w:sz="0" w:space="0" w:color="auto"/>
              </w:divBdr>
            </w:div>
            <w:div w:id="916789201">
              <w:marLeft w:val="0"/>
              <w:marRight w:val="0"/>
              <w:marTop w:val="0"/>
              <w:marBottom w:val="0"/>
              <w:divBdr>
                <w:top w:val="none" w:sz="0" w:space="0" w:color="auto"/>
                <w:left w:val="none" w:sz="0" w:space="0" w:color="auto"/>
                <w:bottom w:val="none" w:sz="0" w:space="0" w:color="auto"/>
                <w:right w:val="none" w:sz="0" w:space="0" w:color="auto"/>
              </w:divBdr>
            </w:div>
            <w:div w:id="925071280">
              <w:marLeft w:val="0"/>
              <w:marRight w:val="0"/>
              <w:marTop w:val="0"/>
              <w:marBottom w:val="0"/>
              <w:divBdr>
                <w:top w:val="none" w:sz="0" w:space="0" w:color="auto"/>
                <w:left w:val="none" w:sz="0" w:space="0" w:color="auto"/>
                <w:bottom w:val="none" w:sz="0" w:space="0" w:color="auto"/>
                <w:right w:val="none" w:sz="0" w:space="0" w:color="auto"/>
              </w:divBdr>
            </w:div>
            <w:div w:id="945163462">
              <w:marLeft w:val="0"/>
              <w:marRight w:val="0"/>
              <w:marTop w:val="0"/>
              <w:marBottom w:val="0"/>
              <w:divBdr>
                <w:top w:val="none" w:sz="0" w:space="0" w:color="auto"/>
                <w:left w:val="none" w:sz="0" w:space="0" w:color="auto"/>
                <w:bottom w:val="none" w:sz="0" w:space="0" w:color="auto"/>
                <w:right w:val="none" w:sz="0" w:space="0" w:color="auto"/>
              </w:divBdr>
            </w:div>
            <w:div w:id="953949110">
              <w:marLeft w:val="0"/>
              <w:marRight w:val="0"/>
              <w:marTop w:val="0"/>
              <w:marBottom w:val="0"/>
              <w:divBdr>
                <w:top w:val="none" w:sz="0" w:space="0" w:color="auto"/>
                <w:left w:val="none" w:sz="0" w:space="0" w:color="auto"/>
                <w:bottom w:val="none" w:sz="0" w:space="0" w:color="auto"/>
                <w:right w:val="none" w:sz="0" w:space="0" w:color="auto"/>
              </w:divBdr>
            </w:div>
            <w:div w:id="959073590">
              <w:marLeft w:val="0"/>
              <w:marRight w:val="0"/>
              <w:marTop w:val="0"/>
              <w:marBottom w:val="0"/>
              <w:divBdr>
                <w:top w:val="none" w:sz="0" w:space="0" w:color="auto"/>
                <w:left w:val="none" w:sz="0" w:space="0" w:color="auto"/>
                <w:bottom w:val="none" w:sz="0" w:space="0" w:color="auto"/>
                <w:right w:val="none" w:sz="0" w:space="0" w:color="auto"/>
              </w:divBdr>
            </w:div>
            <w:div w:id="980577750">
              <w:marLeft w:val="0"/>
              <w:marRight w:val="0"/>
              <w:marTop w:val="0"/>
              <w:marBottom w:val="0"/>
              <w:divBdr>
                <w:top w:val="none" w:sz="0" w:space="0" w:color="auto"/>
                <w:left w:val="none" w:sz="0" w:space="0" w:color="auto"/>
                <w:bottom w:val="none" w:sz="0" w:space="0" w:color="auto"/>
                <w:right w:val="none" w:sz="0" w:space="0" w:color="auto"/>
              </w:divBdr>
            </w:div>
            <w:div w:id="992608861">
              <w:marLeft w:val="0"/>
              <w:marRight w:val="0"/>
              <w:marTop w:val="0"/>
              <w:marBottom w:val="0"/>
              <w:divBdr>
                <w:top w:val="none" w:sz="0" w:space="0" w:color="auto"/>
                <w:left w:val="none" w:sz="0" w:space="0" w:color="auto"/>
                <w:bottom w:val="none" w:sz="0" w:space="0" w:color="auto"/>
                <w:right w:val="none" w:sz="0" w:space="0" w:color="auto"/>
              </w:divBdr>
            </w:div>
            <w:div w:id="995259610">
              <w:marLeft w:val="0"/>
              <w:marRight w:val="0"/>
              <w:marTop w:val="0"/>
              <w:marBottom w:val="0"/>
              <w:divBdr>
                <w:top w:val="none" w:sz="0" w:space="0" w:color="auto"/>
                <w:left w:val="none" w:sz="0" w:space="0" w:color="auto"/>
                <w:bottom w:val="none" w:sz="0" w:space="0" w:color="auto"/>
                <w:right w:val="none" w:sz="0" w:space="0" w:color="auto"/>
              </w:divBdr>
            </w:div>
            <w:div w:id="1020854492">
              <w:marLeft w:val="0"/>
              <w:marRight w:val="0"/>
              <w:marTop w:val="0"/>
              <w:marBottom w:val="0"/>
              <w:divBdr>
                <w:top w:val="none" w:sz="0" w:space="0" w:color="auto"/>
                <w:left w:val="none" w:sz="0" w:space="0" w:color="auto"/>
                <w:bottom w:val="none" w:sz="0" w:space="0" w:color="auto"/>
                <w:right w:val="none" w:sz="0" w:space="0" w:color="auto"/>
              </w:divBdr>
            </w:div>
            <w:div w:id="1036155462">
              <w:marLeft w:val="0"/>
              <w:marRight w:val="0"/>
              <w:marTop w:val="0"/>
              <w:marBottom w:val="0"/>
              <w:divBdr>
                <w:top w:val="none" w:sz="0" w:space="0" w:color="auto"/>
                <w:left w:val="none" w:sz="0" w:space="0" w:color="auto"/>
                <w:bottom w:val="none" w:sz="0" w:space="0" w:color="auto"/>
                <w:right w:val="none" w:sz="0" w:space="0" w:color="auto"/>
              </w:divBdr>
            </w:div>
            <w:div w:id="1098938955">
              <w:marLeft w:val="0"/>
              <w:marRight w:val="0"/>
              <w:marTop w:val="0"/>
              <w:marBottom w:val="0"/>
              <w:divBdr>
                <w:top w:val="none" w:sz="0" w:space="0" w:color="auto"/>
                <w:left w:val="none" w:sz="0" w:space="0" w:color="auto"/>
                <w:bottom w:val="none" w:sz="0" w:space="0" w:color="auto"/>
                <w:right w:val="none" w:sz="0" w:space="0" w:color="auto"/>
              </w:divBdr>
            </w:div>
            <w:div w:id="1122505637">
              <w:marLeft w:val="0"/>
              <w:marRight w:val="0"/>
              <w:marTop w:val="0"/>
              <w:marBottom w:val="0"/>
              <w:divBdr>
                <w:top w:val="none" w:sz="0" w:space="0" w:color="auto"/>
                <w:left w:val="none" w:sz="0" w:space="0" w:color="auto"/>
                <w:bottom w:val="none" w:sz="0" w:space="0" w:color="auto"/>
                <w:right w:val="none" w:sz="0" w:space="0" w:color="auto"/>
              </w:divBdr>
            </w:div>
            <w:div w:id="1135175694">
              <w:marLeft w:val="0"/>
              <w:marRight w:val="0"/>
              <w:marTop w:val="0"/>
              <w:marBottom w:val="0"/>
              <w:divBdr>
                <w:top w:val="none" w:sz="0" w:space="0" w:color="auto"/>
                <w:left w:val="none" w:sz="0" w:space="0" w:color="auto"/>
                <w:bottom w:val="none" w:sz="0" w:space="0" w:color="auto"/>
                <w:right w:val="none" w:sz="0" w:space="0" w:color="auto"/>
              </w:divBdr>
            </w:div>
            <w:div w:id="1162936500">
              <w:marLeft w:val="0"/>
              <w:marRight w:val="0"/>
              <w:marTop w:val="0"/>
              <w:marBottom w:val="0"/>
              <w:divBdr>
                <w:top w:val="none" w:sz="0" w:space="0" w:color="auto"/>
                <w:left w:val="none" w:sz="0" w:space="0" w:color="auto"/>
                <w:bottom w:val="none" w:sz="0" w:space="0" w:color="auto"/>
                <w:right w:val="none" w:sz="0" w:space="0" w:color="auto"/>
              </w:divBdr>
            </w:div>
            <w:div w:id="1220894457">
              <w:marLeft w:val="0"/>
              <w:marRight w:val="0"/>
              <w:marTop w:val="0"/>
              <w:marBottom w:val="0"/>
              <w:divBdr>
                <w:top w:val="none" w:sz="0" w:space="0" w:color="auto"/>
                <w:left w:val="none" w:sz="0" w:space="0" w:color="auto"/>
                <w:bottom w:val="none" w:sz="0" w:space="0" w:color="auto"/>
                <w:right w:val="none" w:sz="0" w:space="0" w:color="auto"/>
              </w:divBdr>
            </w:div>
            <w:div w:id="1228997390">
              <w:marLeft w:val="0"/>
              <w:marRight w:val="0"/>
              <w:marTop w:val="0"/>
              <w:marBottom w:val="0"/>
              <w:divBdr>
                <w:top w:val="none" w:sz="0" w:space="0" w:color="auto"/>
                <w:left w:val="none" w:sz="0" w:space="0" w:color="auto"/>
                <w:bottom w:val="none" w:sz="0" w:space="0" w:color="auto"/>
                <w:right w:val="none" w:sz="0" w:space="0" w:color="auto"/>
              </w:divBdr>
            </w:div>
            <w:div w:id="1229657124">
              <w:marLeft w:val="0"/>
              <w:marRight w:val="0"/>
              <w:marTop w:val="0"/>
              <w:marBottom w:val="0"/>
              <w:divBdr>
                <w:top w:val="none" w:sz="0" w:space="0" w:color="auto"/>
                <w:left w:val="none" w:sz="0" w:space="0" w:color="auto"/>
                <w:bottom w:val="none" w:sz="0" w:space="0" w:color="auto"/>
                <w:right w:val="none" w:sz="0" w:space="0" w:color="auto"/>
              </w:divBdr>
            </w:div>
            <w:div w:id="1266693010">
              <w:marLeft w:val="0"/>
              <w:marRight w:val="0"/>
              <w:marTop w:val="0"/>
              <w:marBottom w:val="0"/>
              <w:divBdr>
                <w:top w:val="none" w:sz="0" w:space="0" w:color="auto"/>
                <w:left w:val="none" w:sz="0" w:space="0" w:color="auto"/>
                <w:bottom w:val="none" w:sz="0" w:space="0" w:color="auto"/>
                <w:right w:val="none" w:sz="0" w:space="0" w:color="auto"/>
              </w:divBdr>
            </w:div>
            <w:div w:id="1357928506">
              <w:marLeft w:val="0"/>
              <w:marRight w:val="0"/>
              <w:marTop w:val="0"/>
              <w:marBottom w:val="0"/>
              <w:divBdr>
                <w:top w:val="none" w:sz="0" w:space="0" w:color="auto"/>
                <w:left w:val="none" w:sz="0" w:space="0" w:color="auto"/>
                <w:bottom w:val="none" w:sz="0" w:space="0" w:color="auto"/>
                <w:right w:val="none" w:sz="0" w:space="0" w:color="auto"/>
              </w:divBdr>
            </w:div>
            <w:div w:id="1415667559">
              <w:marLeft w:val="0"/>
              <w:marRight w:val="0"/>
              <w:marTop w:val="0"/>
              <w:marBottom w:val="0"/>
              <w:divBdr>
                <w:top w:val="none" w:sz="0" w:space="0" w:color="auto"/>
                <w:left w:val="none" w:sz="0" w:space="0" w:color="auto"/>
                <w:bottom w:val="none" w:sz="0" w:space="0" w:color="auto"/>
                <w:right w:val="none" w:sz="0" w:space="0" w:color="auto"/>
              </w:divBdr>
            </w:div>
            <w:div w:id="1443768649">
              <w:marLeft w:val="0"/>
              <w:marRight w:val="0"/>
              <w:marTop w:val="0"/>
              <w:marBottom w:val="0"/>
              <w:divBdr>
                <w:top w:val="none" w:sz="0" w:space="0" w:color="auto"/>
                <w:left w:val="none" w:sz="0" w:space="0" w:color="auto"/>
                <w:bottom w:val="none" w:sz="0" w:space="0" w:color="auto"/>
                <w:right w:val="none" w:sz="0" w:space="0" w:color="auto"/>
              </w:divBdr>
            </w:div>
            <w:div w:id="1445998045">
              <w:marLeft w:val="0"/>
              <w:marRight w:val="0"/>
              <w:marTop w:val="0"/>
              <w:marBottom w:val="0"/>
              <w:divBdr>
                <w:top w:val="none" w:sz="0" w:space="0" w:color="auto"/>
                <w:left w:val="none" w:sz="0" w:space="0" w:color="auto"/>
                <w:bottom w:val="none" w:sz="0" w:space="0" w:color="auto"/>
                <w:right w:val="none" w:sz="0" w:space="0" w:color="auto"/>
              </w:divBdr>
            </w:div>
            <w:div w:id="1476991065">
              <w:marLeft w:val="0"/>
              <w:marRight w:val="0"/>
              <w:marTop w:val="0"/>
              <w:marBottom w:val="0"/>
              <w:divBdr>
                <w:top w:val="none" w:sz="0" w:space="0" w:color="auto"/>
                <w:left w:val="none" w:sz="0" w:space="0" w:color="auto"/>
                <w:bottom w:val="none" w:sz="0" w:space="0" w:color="auto"/>
                <w:right w:val="none" w:sz="0" w:space="0" w:color="auto"/>
              </w:divBdr>
            </w:div>
            <w:div w:id="1496267212">
              <w:marLeft w:val="0"/>
              <w:marRight w:val="0"/>
              <w:marTop w:val="0"/>
              <w:marBottom w:val="0"/>
              <w:divBdr>
                <w:top w:val="none" w:sz="0" w:space="0" w:color="auto"/>
                <w:left w:val="none" w:sz="0" w:space="0" w:color="auto"/>
                <w:bottom w:val="none" w:sz="0" w:space="0" w:color="auto"/>
                <w:right w:val="none" w:sz="0" w:space="0" w:color="auto"/>
              </w:divBdr>
            </w:div>
            <w:div w:id="1512183795">
              <w:marLeft w:val="0"/>
              <w:marRight w:val="0"/>
              <w:marTop w:val="0"/>
              <w:marBottom w:val="0"/>
              <w:divBdr>
                <w:top w:val="none" w:sz="0" w:space="0" w:color="auto"/>
                <w:left w:val="none" w:sz="0" w:space="0" w:color="auto"/>
                <w:bottom w:val="none" w:sz="0" w:space="0" w:color="auto"/>
                <w:right w:val="none" w:sz="0" w:space="0" w:color="auto"/>
              </w:divBdr>
            </w:div>
            <w:div w:id="1566256754">
              <w:marLeft w:val="0"/>
              <w:marRight w:val="0"/>
              <w:marTop w:val="0"/>
              <w:marBottom w:val="0"/>
              <w:divBdr>
                <w:top w:val="none" w:sz="0" w:space="0" w:color="auto"/>
                <w:left w:val="none" w:sz="0" w:space="0" w:color="auto"/>
                <w:bottom w:val="none" w:sz="0" w:space="0" w:color="auto"/>
                <w:right w:val="none" w:sz="0" w:space="0" w:color="auto"/>
              </w:divBdr>
            </w:div>
            <w:div w:id="1572306906">
              <w:marLeft w:val="0"/>
              <w:marRight w:val="0"/>
              <w:marTop w:val="0"/>
              <w:marBottom w:val="0"/>
              <w:divBdr>
                <w:top w:val="none" w:sz="0" w:space="0" w:color="auto"/>
                <w:left w:val="none" w:sz="0" w:space="0" w:color="auto"/>
                <w:bottom w:val="none" w:sz="0" w:space="0" w:color="auto"/>
                <w:right w:val="none" w:sz="0" w:space="0" w:color="auto"/>
              </w:divBdr>
            </w:div>
            <w:div w:id="1606420812">
              <w:marLeft w:val="0"/>
              <w:marRight w:val="0"/>
              <w:marTop w:val="0"/>
              <w:marBottom w:val="0"/>
              <w:divBdr>
                <w:top w:val="none" w:sz="0" w:space="0" w:color="auto"/>
                <w:left w:val="none" w:sz="0" w:space="0" w:color="auto"/>
                <w:bottom w:val="none" w:sz="0" w:space="0" w:color="auto"/>
                <w:right w:val="none" w:sz="0" w:space="0" w:color="auto"/>
              </w:divBdr>
            </w:div>
            <w:div w:id="1619944318">
              <w:marLeft w:val="0"/>
              <w:marRight w:val="0"/>
              <w:marTop w:val="0"/>
              <w:marBottom w:val="0"/>
              <w:divBdr>
                <w:top w:val="none" w:sz="0" w:space="0" w:color="auto"/>
                <w:left w:val="none" w:sz="0" w:space="0" w:color="auto"/>
                <w:bottom w:val="none" w:sz="0" w:space="0" w:color="auto"/>
                <w:right w:val="none" w:sz="0" w:space="0" w:color="auto"/>
              </w:divBdr>
            </w:div>
            <w:div w:id="1693652093">
              <w:marLeft w:val="0"/>
              <w:marRight w:val="0"/>
              <w:marTop w:val="0"/>
              <w:marBottom w:val="0"/>
              <w:divBdr>
                <w:top w:val="none" w:sz="0" w:space="0" w:color="auto"/>
                <w:left w:val="none" w:sz="0" w:space="0" w:color="auto"/>
                <w:bottom w:val="none" w:sz="0" w:space="0" w:color="auto"/>
                <w:right w:val="none" w:sz="0" w:space="0" w:color="auto"/>
              </w:divBdr>
            </w:div>
            <w:div w:id="1728609257">
              <w:marLeft w:val="0"/>
              <w:marRight w:val="0"/>
              <w:marTop w:val="0"/>
              <w:marBottom w:val="0"/>
              <w:divBdr>
                <w:top w:val="none" w:sz="0" w:space="0" w:color="auto"/>
                <w:left w:val="none" w:sz="0" w:space="0" w:color="auto"/>
                <w:bottom w:val="none" w:sz="0" w:space="0" w:color="auto"/>
                <w:right w:val="none" w:sz="0" w:space="0" w:color="auto"/>
              </w:divBdr>
            </w:div>
            <w:div w:id="1735666885">
              <w:marLeft w:val="0"/>
              <w:marRight w:val="0"/>
              <w:marTop w:val="0"/>
              <w:marBottom w:val="0"/>
              <w:divBdr>
                <w:top w:val="none" w:sz="0" w:space="0" w:color="auto"/>
                <w:left w:val="none" w:sz="0" w:space="0" w:color="auto"/>
                <w:bottom w:val="none" w:sz="0" w:space="0" w:color="auto"/>
                <w:right w:val="none" w:sz="0" w:space="0" w:color="auto"/>
              </w:divBdr>
            </w:div>
            <w:div w:id="1761632331">
              <w:marLeft w:val="0"/>
              <w:marRight w:val="0"/>
              <w:marTop w:val="0"/>
              <w:marBottom w:val="0"/>
              <w:divBdr>
                <w:top w:val="none" w:sz="0" w:space="0" w:color="auto"/>
                <w:left w:val="none" w:sz="0" w:space="0" w:color="auto"/>
                <w:bottom w:val="none" w:sz="0" w:space="0" w:color="auto"/>
                <w:right w:val="none" w:sz="0" w:space="0" w:color="auto"/>
              </w:divBdr>
            </w:div>
            <w:div w:id="1784182382">
              <w:marLeft w:val="0"/>
              <w:marRight w:val="0"/>
              <w:marTop w:val="0"/>
              <w:marBottom w:val="0"/>
              <w:divBdr>
                <w:top w:val="none" w:sz="0" w:space="0" w:color="auto"/>
                <w:left w:val="none" w:sz="0" w:space="0" w:color="auto"/>
                <w:bottom w:val="none" w:sz="0" w:space="0" w:color="auto"/>
                <w:right w:val="none" w:sz="0" w:space="0" w:color="auto"/>
              </w:divBdr>
            </w:div>
            <w:div w:id="1808668872">
              <w:marLeft w:val="0"/>
              <w:marRight w:val="0"/>
              <w:marTop w:val="0"/>
              <w:marBottom w:val="0"/>
              <w:divBdr>
                <w:top w:val="none" w:sz="0" w:space="0" w:color="auto"/>
                <w:left w:val="none" w:sz="0" w:space="0" w:color="auto"/>
                <w:bottom w:val="none" w:sz="0" w:space="0" w:color="auto"/>
                <w:right w:val="none" w:sz="0" w:space="0" w:color="auto"/>
              </w:divBdr>
            </w:div>
            <w:div w:id="1809396928">
              <w:marLeft w:val="0"/>
              <w:marRight w:val="0"/>
              <w:marTop w:val="0"/>
              <w:marBottom w:val="0"/>
              <w:divBdr>
                <w:top w:val="none" w:sz="0" w:space="0" w:color="auto"/>
                <w:left w:val="none" w:sz="0" w:space="0" w:color="auto"/>
                <w:bottom w:val="none" w:sz="0" w:space="0" w:color="auto"/>
                <w:right w:val="none" w:sz="0" w:space="0" w:color="auto"/>
              </w:divBdr>
            </w:div>
            <w:div w:id="1829132122">
              <w:marLeft w:val="0"/>
              <w:marRight w:val="0"/>
              <w:marTop w:val="0"/>
              <w:marBottom w:val="0"/>
              <w:divBdr>
                <w:top w:val="none" w:sz="0" w:space="0" w:color="auto"/>
                <w:left w:val="none" w:sz="0" w:space="0" w:color="auto"/>
                <w:bottom w:val="none" w:sz="0" w:space="0" w:color="auto"/>
                <w:right w:val="none" w:sz="0" w:space="0" w:color="auto"/>
              </w:divBdr>
            </w:div>
            <w:div w:id="1920940865">
              <w:marLeft w:val="0"/>
              <w:marRight w:val="0"/>
              <w:marTop w:val="0"/>
              <w:marBottom w:val="0"/>
              <w:divBdr>
                <w:top w:val="none" w:sz="0" w:space="0" w:color="auto"/>
                <w:left w:val="none" w:sz="0" w:space="0" w:color="auto"/>
                <w:bottom w:val="none" w:sz="0" w:space="0" w:color="auto"/>
                <w:right w:val="none" w:sz="0" w:space="0" w:color="auto"/>
              </w:divBdr>
            </w:div>
            <w:div w:id="1928729939">
              <w:marLeft w:val="0"/>
              <w:marRight w:val="0"/>
              <w:marTop w:val="0"/>
              <w:marBottom w:val="0"/>
              <w:divBdr>
                <w:top w:val="none" w:sz="0" w:space="0" w:color="auto"/>
                <w:left w:val="none" w:sz="0" w:space="0" w:color="auto"/>
                <w:bottom w:val="none" w:sz="0" w:space="0" w:color="auto"/>
                <w:right w:val="none" w:sz="0" w:space="0" w:color="auto"/>
              </w:divBdr>
            </w:div>
            <w:div w:id="1958826109">
              <w:marLeft w:val="0"/>
              <w:marRight w:val="0"/>
              <w:marTop w:val="0"/>
              <w:marBottom w:val="0"/>
              <w:divBdr>
                <w:top w:val="none" w:sz="0" w:space="0" w:color="auto"/>
                <w:left w:val="none" w:sz="0" w:space="0" w:color="auto"/>
                <w:bottom w:val="none" w:sz="0" w:space="0" w:color="auto"/>
                <w:right w:val="none" w:sz="0" w:space="0" w:color="auto"/>
              </w:divBdr>
            </w:div>
            <w:div w:id="1983458527">
              <w:marLeft w:val="0"/>
              <w:marRight w:val="0"/>
              <w:marTop w:val="0"/>
              <w:marBottom w:val="0"/>
              <w:divBdr>
                <w:top w:val="none" w:sz="0" w:space="0" w:color="auto"/>
                <w:left w:val="none" w:sz="0" w:space="0" w:color="auto"/>
                <w:bottom w:val="none" w:sz="0" w:space="0" w:color="auto"/>
                <w:right w:val="none" w:sz="0" w:space="0" w:color="auto"/>
              </w:divBdr>
            </w:div>
            <w:div w:id="2031225506">
              <w:marLeft w:val="0"/>
              <w:marRight w:val="0"/>
              <w:marTop w:val="0"/>
              <w:marBottom w:val="0"/>
              <w:divBdr>
                <w:top w:val="none" w:sz="0" w:space="0" w:color="auto"/>
                <w:left w:val="none" w:sz="0" w:space="0" w:color="auto"/>
                <w:bottom w:val="none" w:sz="0" w:space="0" w:color="auto"/>
                <w:right w:val="none" w:sz="0" w:space="0" w:color="auto"/>
              </w:divBdr>
            </w:div>
            <w:div w:id="2076781488">
              <w:marLeft w:val="0"/>
              <w:marRight w:val="0"/>
              <w:marTop w:val="0"/>
              <w:marBottom w:val="0"/>
              <w:divBdr>
                <w:top w:val="none" w:sz="0" w:space="0" w:color="auto"/>
                <w:left w:val="none" w:sz="0" w:space="0" w:color="auto"/>
                <w:bottom w:val="none" w:sz="0" w:space="0" w:color="auto"/>
                <w:right w:val="none" w:sz="0" w:space="0" w:color="auto"/>
              </w:divBdr>
            </w:div>
            <w:div w:id="2104766653">
              <w:marLeft w:val="0"/>
              <w:marRight w:val="0"/>
              <w:marTop w:val="0"/>
              <w:marBottom w:val="0"/>
              <w:divBdr>
                <w:top w:val="none" w:sz="0" w:space="0" w:color="auto"/>
                <w:left w:val="none" w:sz="0" w:space="0" w:color="auto"/>
                <w:bottom w:val="none" w:sz="0" w:space="0" w:color="auto"/>
                <w:right w:val="none" w:sz="0" w:space="0" w:color="auto"/>
              </w:divBdr>
            </w:div>
            <w:div w:id="2107266009">
              <w:marLeft w:val="0"/>
              <w:marRight w:val="0"/>
              <w:marTop w:val="0"/>
              <w:marBottom w:val="0"/>
              <w:divBdr>
                <w:top w:val="none" w:sz="0" w:space="0" w:color="auto"/>
                <w:left w:val="none" w:sz="0" w:space="0" w:color="auto"/>
                <w:bottom w:val="none" w:sz="0" w:space="0" w:color="auto"/>
                <w:right w:val="none" w:sz="0" w:space="0" w:color="auto"/>
              </w:divBdr>
            </w:div>
            <w:div w:id="2118139022">
              <w:marLeft w:val="0"/>
              <w:marRight w:val="0"/>
              <w:marTop w:val="0"/>
              <w:marBottom w:val="0"/>
              <w:divBdr>
                <w:top w:val="none" w:sz="0" w:space="0" w:color="auto"/>
                <w:left w:val="none" w:sz="0" w:space="0" w:color="auto"/>
                <w:bottom w:val="none" w:sz="0" w:space="0" w:color="auto"/>
                <w:right w:val="none" w:sz="0" w:space="0" w:color="auto"/>
              </w:divBdr>
            </w:div>
            <w:div w:id="2121216510">
              <w:marLeft w:val="0"/>
              <w:marRight w:val="0"/>
              <w:marTop w:val="0"/>
              <w:marBottom w:val="0"/>
              <w:divBdr>
                <w:top w:val="none" w:sz="0" w:space="0" w:color="auto"/>
                <w:left w:val="none" w:sz="0" w:space="0" w:color="auto"/>
                <w:bottom w:val="none" w:sz="0" w:space="0" w:color="auto"/>
                <w:right w:val="none" w:sz="0" w:space="0" w:color="auto"/>
              </w:divBdr>
            </w:div>
            <w:div w:id="2138865053">
              <w:marLeft w:val="0"/>
              <w:marRight w:val="0"/>
              <w:marTop w:val="0"/>
              <w:marBottom w:val="0"/>
              <w:divBdr>
                <w:top w:val="none" w:sz="0" w:space="0" w:color="auto"/>
                <w:left w:val="none" w:sz="0" w:space="0" w:color="auto"/>
                <w:bottom w:val="none" w:sz="0" w:space="0" w:color="auto"/>
                <w:right w:val="none" w:sz="0" w:space="0" w:color="auto"/>
              </w:divBdr>
            </w:div>
            <w:div w:id="214342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93437">
      <w:bodyDiv w:val="1"/>
      <w:marLeft w:val="0"/>
      <w:marRight w:val="0"/>
      <w:marTop w:val="0"/>
      <w:marBottom w:val="0"/>
      <w:divBdr>
        <w:top w:val="none" w:sz="0" w:space="0" w:color="auto"/>
        <w:left w:val="none" w:sz="0" w:space="0" w:color="auto"/>
        <w:bottom w:val="none" w:sz="0" w:space="0" w:color="auto"/>
        <w:right w:val="none" w:sz="0" w:space="0" w:color="auto"/>
      </w:divBdr>
      <w:divsChild>
        <w:div w:id="372927580">
          <w:marLeft w:val="0"/>
          <w:marRight w:val="0"/>
          <w:marTop w:val="0"/>
          <w:marBottom w:val="0"/>
          <w:divBdr>
            <w:top w:val="none" w:sz="0" w:space="0" w:color="auto"/>
            <w:left w:val="none" w:sz="0" w:space="0" w:color="auto"/>
            <w:bottom w:val="none" w:sz="0" w:space="0" w:color="auto"/>
            <w:right w:val="none" w:sz="0" w:space="0" w:color="auto"/>
          </w:divBdr>
          <w:divsChild>
            <w:div w:id="95880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0460">
      <w:bodyDiv w:val="1"/>
      <w:marLeft w:val="0"/>
      <w:marRight w:val="0"/>
      <w:marTop w:val="0"/>
      <w:marBottom w:val="0"/>
      <w:divBdr>
        <w:top w:val="none" w:sz="0" w:space="0" w:color="auto"/>
        <w:left w:val="none" w:sz="0" w:space="0" w:color="auto"/>
        <w:bottom w:val="none" w:sz="0" w:space="0" w:color="auto"/>
        <w:right w:val="none" w:sz="0" w:space="0" w:color="auto"/>
      </w:divBdr>
      <w:divsChild>
        <w:div w:id="191109977">
          <w:marLeft w:val="0"/>
          <w:marRight w:val="0"/>
          <w:marTop w:val="120"/>
          <w:marBottom w:val="0"/>
          <w:divBdr>
            <w:top w:val="none" w:sz="0" w:space="0" w:color="auto"/>
            <w:left w:val="none" w:sz="0" w:space="0" w:color="auto"/>
            <w:bottom w:val="none" w:sz="0" w:space="0" w:color="auto"/>
            <w:right w:val="none" w:sz="0" w:space="0" w:color="auto"/>
          </w:divBdr>
        </w:div>
      </w:divsChild>
    </w:div>
    <w:div w:id="627081191">
      <w:bodyDiv w:val="1"/>
      <w:marLeft w:val="0"/>
      <w:marRight w:val="0"/>
      <w:marTop w:val="0"/>
      <w:marBottom w:val="0"/>
      <w:divBdr>
        <w:top w:val="none" w:sz="0" w:space="0" w:color="auto"/>
        <w:left w:val="none" w:sz="0" w:space="0" w:color="auto"/>
        <w:bottom w:val="none" w:sz="0" w:space="0" w:color="auto"/>
        <w:right w:val="none" w:sz="0" w:space="0" w:color="auto"/>
      </w:divBdr>
      <w:divsChild>
        <w:div w:id="551575726">
          <w:marLeft w:val="0"/>
          <w:marRight w:val="0"/>
          <w:marTop w:val="960"/>
          <w:marBottom w:val="360"/>
          <w:divBdr>
            <w:top w:val="none" w:sz="0" w:space="0" w:color="auto"/>
            <w:left w:val="none" w:sz="0" w:space="0" w:color="auto"/>
            <w:bottom w:val="single" w:sz="6" w:space="0" w:color="AAAAAA"/>
            <w:right w:val="none" w:sz="0" w:space="0" w:color="auto"/>
          </w:divBdr>
        </w:div>
      </w:divsChild>
    </w:div>
    <w:div w:id="635648428">
      <w:bodyDiv w:val="1"/>
      <w:marLeft w:val="0"/>
      <w:marRight w:val="0"/>
      <w:marTop w:val="0"/>
      <w:marBottom w:val="0"/>
      <w:divBdr>
        <w:top w:val="none" w:sz="0" w:space="0" w:color="auto"/>
        <w:left w:val="none" w:sz="0" w:space="0" w:color="auto"/>
        <w:bottom w:val="none" w:sz="0" w:space="0" w:color="auto"/>
        <w:right w:val="none" w:sz="0" w:space="0" w:color="auto"/>
      </w:divBdr>
      <w:divsChild>
        <w:div w:id="1248804029">
          <w:marLeft w:val="0"/>
          <w:marRight w:val="0"/>
          <w:marTop w:val="0"/>
          <w:marBottom w:val="0"/>
          <w:divBdr>
            <w:top w:val="none" w:sz="0" w:space="0" w:color="auto"/>
            <w:left w:val="none" w:sz="0" w:space="0" w:color="auto"/>
            <w:bottom w:val="none" w:sz="0" w:space="0" w:color="auto"/>
            <w:right w:val="none" w:sz="0" w:space="0" w:color="auto"/>
          </w:divBdr>
          <w:divsChild>
            <w:div w:id="84216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32178">
      <w:bodyDiv w:val="1"/>
      <w:marLeft w:val="0"/>
      <w:marRight w:val="0"/>
      <w:marTop w:val="0"/>
      <w:marBottom w:val="0"/>
      <w:divBdr>
        <w:top w:val="none" w:sz="0" w:space="0" w:color="auto"/>
        <w:left w:val="none" w:sz="0" w:space="0" w:color="auto"/>
        <w:bottom w:val="none" w:sz="0" w:space="0" w:color="auto"/>
        <w:right w:val="none" w:sz="0" w:space="0" w:color="auto"/>
      </w:divBdr>
    </w:div>
    <w:div w:id="668020278">
      <w:bodyDiv w:val="1"/>
      <w:marLeft w:val="0"/>
      <w:marRight w:val="0"/>
      <w:marTop w:val="0"/>
      <w:marBottom w:val="0"/>
      <w:divBdr>
        <w:top w:val="none" w:sz="0" w:space="0" w:color="auto"/>
        <w:left w:val="none" w:sz="0" w:space="0" w:color="auto"/>
        <w:bottom w:val="none" w:sz="0" w:space="0" w:color="auto"/>
        <w:right w:val="none" w:sz="0" w:space="0" w:color="auto"/>
      </w:divBdr>
    </w:div>
    <w:div w:id="679695024">
      <w:bodyDiv w:val="1"/>
      <w:marLeft w:val="0"/>
      <w:marRight w:val="0"/>
      <w:marTop w:val="0"/>
      <w:marBottom w:val="0"/>
      <w:divBdr>
        <w:top w:val="none" w:sz="0" w:space="0" w:color="auto"/>
        <w:left w:val="none" w:sz="0" w:space="0" w:color="auto"/>
        <w:bottom w:val="none" w:sz="0" w:space="0" w:color="auto"/>
        <w:right w:val="none" w:sz="0" w:space="0" w:color="auto"/>
      </w:divBdr>
      <w:divsChild>
        <w:div w:id="1326936450">
          <w:marLeft w:val="0"/>
          <w:marRight w:val="0"/>
          <w:marTop w:val="0"/>
          <w:marBottom w:val="0"/>
          <w:divBdr>
            <w:top w:val="none" w:sz="0" w:space="0" w:color="auto"/>
            <w:left w:val="none" w:sz="0" w:space="0" w:color="auto"/>
            <w:bottom w:val="none" w:sz="0" w:space="0" w:color="auto"/>
            <w:right w:val="none" w:sz="0" w:space="0" w:color="auto"/>
          </w:divBdr>
          <w:divsChild>
            <w:div w:id="17708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26826">
      <w:bodyDiv w:val="1"/>
      <w:marLeft w:val="0"/>
      <w:marRight w:val="0"/>
      <w:marTop w:val="0"/>
      <w:marBottom w:val="0"/>
      <w:divBdr>
        <w:top w:val="none" w:sz="0" w:space="0" w:color="auto"/>
        <w:left w:val="none" w:sz="0" w:space="0" w:color="auto"/>
        <w:bottom w:val="none" w:sz="0" w:space="0" w:color="auto"/>
        <w:right w:val="none" w:sz="0" w:space="0" w:color="auto"/>
      </w:divBdr>
    </w:div>
    <w:div w:id="688914709">
      <w:bodyDiv w:val="1"/>
      <w:marLeft w:val="0"/>
      <w:marRight w:val="0"/>
      <w:marTop w:val="0"/>
      <w:marBottom w:val="0"/>
      <w:divBdr>
        <w:top w:val="none" w:sz="0" w:space="0" w:color="auto"/>
        <w:left w:val="none" w:sz="0" w:space="0" w:color="auto"/>
        <w:bottom w:val="none" w:sz="0" w:space="0" w:color="auto"/>
        <w:right w:val="none" w:sz="0" w:space="0" w:color="auto"/>
      </w:divBdr>
    </w:div>
    <w:div w:id="713382038">
      <w:bodyDiv w:val="1"/>
      <w:marLeft w:val="0"/>
      <w:marRight w:val="0"/>
      <w:marTop w:val="0"/>
      <w:marBottom w:val="0"/>
      <w:divBdr>
        <w:top w:val="none" w:sz="0" w:space="0" w:color="auto"/>
        <w:left w:val="none" w:sz="0" w:space="0" w:color="auto"/>
        <w:bottom w:val="none" w:sz="0" w:space="0" w:color="auto"/>
        <w:right w:val="none" w:sz="0" w:space="0" w:color="auto"/>
      </w:divBdr>
    </w:div>
    <w:div w:id="719943696">
      <w:bodyDiv w:val="1"/>
      <w:marLeft w:val="0"/>
      <w:marRight w:val="0"/>
      <w:marTop w:val="0"/>
      <w:marBottom w:val="0"/>
      <w:divBdr>
        <w:top w:val="none" w:sz="0" w:space="0" w:color="auto"/>
        <w:left w:val="none" w:sz="0" w:space="0" w:color="auto"/>
        <w:bottom w:val="none" w:sz="0" w:space="0" w:color="auto"/>
        <w:right w:val="none" w:sz="0" w:space="0" w:color="auto"/>
      </w:divBdr>
      <w:divsChild>
        <w:div w:id="1355426346">
          <w:marLeft w:val="0"/>
          <w:marRight w:val="0"/>
          <w:marTop w:val="0"/>
          <w:marBottom w:val="0"/>
          <w:divBdr>
            <w:top w:val="none" w:sz="0" w:space="0" w:color="auto"/>
            <w:left w:val="none" w:sz="0" w:space="0" w:color="auto"/>
            <w:bottom w:val="none" w:sz="0" w:space="0" w:color="auto"/>
            <w:right w:val="none" w:sz="0" w:space="0" w:color="auto"/>
          </w:divBdr>
          <w:divsChild>
            <w:div w:id="139319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2234">
      <w:bodyDiv w:val="1"/>
      <w:marLeft w:val="0"/>
      <w:marRight w:val="0"/>
      <w:marTop w:val="0"/>
      <w:marBottom w:val="0"/>
      <w:divBdr>
        <w:top w:val="none" w:sz="0" w:space="0" w:color="auto"/>
        <w:left w:val="none" w:sz="0" w:space="0" w:color="auto"/>
        <w:bottom w:val="none" w:sz="0" w:space="0" w:color="auto"/>
        <w:right w:val="none" w:sz="0" w:space="0" w:color="auto"/>
      </w:divBdr>
      <w:divsChild>
        <w:div w:id="40591284">
          <w:marLeft w:val="0"/>
          <w:marRight w:val="0"/>
          <w:marTop w:val="0"/>
          <w:marBottom w:val="0"/>
          <w:divBdr>
            <w:top w:val="none" w:sz="0" w:space="0" w:color="auto"/>
            <w:left w:val="none" w:sz="0" w:space="0" w:color="auto"/>
            <w:bottom w:val="none" w:sz="0" w:space="0" w:color="auto"/>
            <w:right w:val="none" w:sz="0" w:space="0" w:color="auto"/>
          </w:divBdr>
        </w:div>
      </w:divsChild>
    </w:div>
    <w:div w:id="731659694">
      <w:bodyDiv w:val="1"/>
      <w:marLeft w:val="0"/>
      <w:marRight w:val="0"/>
      <w:marTop w:val="0"/>
      <w:marBottom w:val="0"/>
      <w:divBdr>
        <w:top w:val="none" w:sz="0" w:space="0" w:color="auto"/>
        <w:left w:val="none" w:sz="0" w:space="0" w:color="auto"/>
        <w:bottom w:val="none" w:sz="0" w:space="0" w:color="auto"/>
        <w:right w:val="none" w:sz="0" w:space="0" w:color="auto"/>
      </w:divBdr>
    </w:div>
    <w:div w:id="750547264">
      <w:bodyDiv w:val="1"/>
      <w:marLeft w:val="0"/>
      <w:marRight w:val="0"/>
      <w:marTop w:val="0"/>
      <w:marBottom w:val="0"/>
      <w:divBdr>
        <w:top w:val="none" w:sz="0" w:space="0" w:color="auto"/>
        <w:left w:val="none" w:sz="0" w:space="0" w:color="auto"/>
        <w:bottom w:val="none" w:sz="0" w:space="0" w:color="auto"/>
        <w:right w:val="none" w:sz="0" w:space="0" w:color="auto"/>
      </w:divBdr>
    </w:div>
    <w:div w:id="754133496">
      <w:bodyDiv w:val="1"/>
      <w:marLeft w:val="0"/>
      <w:marRight w:val="0"/>
      <w:marTop w:val="0"/>
      <w:marBottom w:val="0"/>
      <w:divBdr>
        <w:top w:val="none" w:sz="0" w:space="0" w:color="auto"/>
        <w:left w:val="none" w:sz="0" w:space="0" w:color="auto"/>
        <w:bottom w:val="none" w:sz="0" w:space="0" w:color="auto"/>
        <w:right w:val="none" w:sz="0" w:space="0" w:color="auto"/>
      </w:divBdr>
      <w:divsChild>
        <w:div w:id="410589534">
          <w:marLeft w:val="0"/>
          <w:marRight w:val="0"/>
          <w:marTop w:val="0"/>
          <w:marBottom w:val="0"/>
          <w:divBdr>
            <w:top w:val="none" w:sz="0" w:space="0" w:color="auto"/>
            <w:left w:val="none" w:sz="0" w:space="0" w:color="auto"/>
            <w:bottom w:val="none" w:sz="0" w:space="0" w:color="auto"/>
            <w:right w:val="none" w:sz="0" w:space="0" w:color="auto"/>
          </w:divBdr>
          <w:divsChild>
            <w:div w:id="196276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99670">
      <w:bodyDiv w:val="1"/>
      <w:marLeft w:val="0"/>
      <w:marRight w:val="0"/>
      <w:marTop w:val="0"/>
      <w:marBottom w:val="0"/>
      <w:divBdr>
        <w:top w:val="none" w:sz="0" w:space="0" w:color="auto"/>
        <w:left w:val="none" w:sz="0" w:space="0" w:color="auto"/>
        <w:bottom w:val="none" w:sz="0" w:space="0" w:color="auto"/>
        <w:right w:val="none" w:sz="0" w:space="0" w:color="auto"/>
      </w:divBdr>
    </w:div>
    <w:div w:id="760758030">
      <w:bodyDiv w:val="1"/>
      <w:marLeft w:val="0"/>
      <w:marRight w:val="0"/>
      <w:marTop w:val="0"/>
      <w:marBottom w:val="0"/>
      <w:divBdr>
        <w:top w:val="none" w:sz="0" w:space="0" w:color="auto"/>
        <w:left w:val="none" w:sz="0" w:space="0" w:color="auto"/>
        <w:bottom w:val="none" w:sz="0" w:space="0" w:color="auto"/>
        <w:right w:val="none" w:sz="0" w:space="0" w:color="auto"/>
      </w:divBdr>
      <w:divsChild>
        <w:div w:id="302392253">
          <w:marLeft w:val="0"/>
          <w:marRight w:val="0"/>
          <w:marTop w:val="0"/>
          <w:marBottom w:val="0"/>
          <w:divBdr>
            <w:top w:val="none" w:sz="0" w:space="0" w:color="auto"/>
            <w:left w:val="none" w:sz="0" w:space="0" w:color="auto"/>
            <w:bottom w:val="none" w:sz="0" w:space="0" w:color="auto"/>
            <w:right w:val="none" w:sz="0" w:space="0" w:color="auto"/>
          </w:divBdr>
          <w:divsChild>
            <w:div w:id="128680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72245">
      <w:bodyDiv w:val="1"/>
      <w:marLeft w:val="0"/>
      <w:marRight w:val="0"/>
      <w:marTop w:val="0"/>
      <w:marBottom w:val="0"/>
      <w:divBdr>
        <w:top w:val="none" w:sz="0" w:space="0" w:color="auto"/>
        <w:left w:val="none" w:sz="0" w:space="0" w:color="auto"/>
        <w:bottom w:val="none" w:sz="0" w:space="0" w:color="auto"/>
        <w:right w:val="none" w:sz="0" w:space="0" w:color="auto"/>
      </w:divBdr>
    </w:div>
    <w:div w:id="761528491">
      <w:bodyDiv w:val="1"/>
      <w:marLeft w:val="0"/>
      <w:marRight w:val="0"/>
      <w:marTop w:val="0"/>
      <w:marBottom w:val="0"/>
      <w:divBdr>
        <w:top w:val="none" w:sz="0" w:space="0" w:color="auto"/>
        <w:left w:val="none" w:sz="0" w:space="0" w:color="auto"/>
        <w:bottom w:val="none" w:sz="0" w:space="0" w:color="auto"/>
        <w:right w:val="none" w:sz="0" w:space="0" w:color="auto"/>
      </w:divBdr>
    </w:div>
    <w:div w:id="766193061">
      <w:bodyDiv w:val="1"/>
      <w:marLeft w:val="0"/>
      <w:marRight w:val="0"/>
      <w:marTop w:val="0"/>
      <w:marBottom w:val="0"/>
      <w:divBdr>
        <w:top w:val="none" w:sz="0" w:space="0" w:color="auto"/>
        <w:left w:val="none" w:sz="0" w:space="0" w:color="auto"/>
        <w:bottom w:val="none" w:sz="0" w:space="0" w:color="auto"/>
        <w:right w:val="none" w:sz="0" w:space="0" w:color="auto"/>
      </w:divBdr>
      <w:divsChild>
        <w:div w:id="2070573702">
          <w:marLeft w:val="0"/>
          <w:marRight w:val="0"/>
          <w:marTop w:val="0"/>
          <w:marBottom w:val="0"/>
          <w:divBdr>
            <w:top w:val="none" w:sz="0" w:space="0" w:color="auto"/>
            <w:left w:val="none" w:sz="0" w:space="0" w:color="auto"/>
            <w:bottom w:val="none" w:sz="0" w:space="0" w:color="auto"/>
            <w:right w:val="none" w:sz="0" w:space="0" w:color="auto"/>
          </w:divBdr>
          <w:divsChild>
            <w:div w:id="161140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00189">
      <w:bodyDiv w:val="1"/>
      <w:marLeft w:val="0"/>
      <w:marRight w:val="0"/>
      <w:marTop w:val="0"/>
      <w:marBottom w:val="0"/>
      <w:divBdr>
        <w:top w:val="none" w:sz="0" w:space="0" w:color="auto"/>
        <w:left w:val="none" w:sz="0" w:space="0" w:color="auto"/>
        <w:bottom w:val="none" w:sz="0" w:space="0" w:color="auto"/>
        <w:right w:val="none" w:sz="0" w:space="0" w:color="auto"/>
      </w:divBdr>
    </w:div>
    <w:div w:id="776875781">
      <w:bodyDiv w:val="1"/>
      <w:marLeft w:val="0"/>
      <w:marRight w:val="0"/>
      <w:marTop w:val="0"/>
      <w:marBottom w:val="0"/>
      <w:divBdr>
        <w:top w:val="none" w:sz="0" w:space="0" w:color="auto"/>
        <w:left w:val="none" w:sz="0" w:space="0" w:color="auto"/>
        <w:bottom w:val="none" w:sz="0" w:space="0" w:color="auto"/>
        <w:right w:val="none" w:sz="0" w:space="0" w:color="auto"/>
      </w:divBdr>
    </w:div>
    <w:div w:id="793715766">
      <w:bodyDiv w:val="1"/>
      <w:marLeft w:val="0"/>
      <w:marRight w:val="0"/>
      <w:marTop w:val="0"/>
      <w:marBottom w:val="0"/>
      <w:divBdr>
        <w:top w:val="none" w:sz="0" w:space="0" w:color="auto"/>
        <w:left w:val="none" w:sz="0" w:space="0" w:color="auto"/>
        <w:bottom w:val="none" w:sz="0" w:space="0" w:color="auto"/>
        <w:right w:val="none" w:sz="0" w:space="0" w:color="auto"/>
      </w:divBdr>
      <w:divsChild>
        <w:div w:id="1615405533">
          <w:marLeft w:val="0"/>
          <w:marRight w:val="0"/>
          <w:marTop w:val="0"/>
          <w:marBottom w:val="0"/>
          <w:divBdr>
            <w:top w:val="none" w:sz="0" w:space="0" w:color="auto"/>
            <w:left w:val="none" w:sz="0" w:space="0" w:color="auto"/>
            <w:bottom w:val="none" w:sz="0" w:space="0" w:color="auto"/>
            <w:right w:val="none" w:sz="0" w:space="0" w:color="auto"/>
          </w:divBdr>
          <w:divsChild>
            <w:div w:id="43741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153695">
      <w:bodyDiv w:val="1"/>
      <w:marLeft w:val="0"/>
      <w:marRight w:val="0"/>
      <w:marTop w:val="0"/>
      <w:marBottom w:val="0"/>
      <w:divBdr>
        <w:top w:val="none" w:sz="0" w:space="0" w:color="auto"/>
        <w:left w:val="none" w:sz="0" w:space="0" w:color="auto"/>
        <w:bottom w:val="none" w:sz="0" w:space="0" w:color="auto"/>
        <w:right w:val="none" w:sz="0" w:space="0" w:color="auto"/>
      </w:divBdr>
    </w:div>
    <w:div w:id="811563824">
      <w:bodyDiv w:val="1"/>
      <w:marLeft w:val="0"/>
      <w:marRight w:val="0"/>
      <w:marTop w:val="0"/>
      <w:marBottom w:val="0"/>
      <w:divBdr>
        <w:top w:val="none" w:sz="0" w:space="0" w:color="auto"/>
        <w:left w:val="none" w:sz="0" w:space="0" w:color="auto"/>
        <w:bottom w:val="none" w:sz="0" w:space="0" w:color="auto"/>
        <w:right w:val="none" w:sz="0" w:space="0" w:color="auto"/>
      </w:divBdr>
    </w:div>
    <w:div w:id="814031001">
      <w:bodyDiv w:val="1"/>
      <w:marLeft w:val="0"/>
      <w:marRight w:val="0"/>
      <w:marTop w:val="0"/>
      <w:marBottom w:val="0"/>
      <w:divBdr>
        <w:top w:val="none" w:sz="0" w:space="0" w:color="auto"/>
        <w:left w:val="none" w:sz="0" w:space="0" w:color="auto"/>
        <w:bottom w:val="none" w:sz="0" w:space="0" w:color="auto"/>
        <w:right w:val="none" w:sz="0" w:space="0" w:color="auto"/>
      </w:divBdr>
    </w:div>
    <w:div w:id="816848640">
      <w:bodyDiv w:val="1"/>
      <w:marLeft w:val="0"/>
      <w:marRight w:val="0"/>
      <w:marTop w:val="0"/>
      <w:marBottom w:val="0"/>
      <w:divBdr>
        <w:top w:val="none" w:sz="0" w:space="0" w:color="auto"/>
        <w:left w:val="none" w:sz="0" w:space="0" w:color="auto"/>
        <w:bottom w:val="none" w:sz="0" w:space="0" w:color="auto"/>
        <w:right w:val="none" w:sz="0" w:space="0" w:color="auto"/>
      </w:divBdr>
    </w:div>
    <w:div w:id="819005601">
      <w:bodyDiv w:val="1"/>
      <w:marLeft w:val="0"/>
      <w:marRight w:val="0"/>
      <w:marTop w:val="0"/>
      <w:marBottom w:val="0"/>
      <w:divBdr>
        <w:top w:val="none" w:sz="0" w:space="0" w:color="auto"/>
        <w:left w:val="none" w:sz="0" w:space="0" w:color="auto"/>
        <w:bottom w:val="none" w:sz="0" w:space="0" w:color="auto"/>
        <w:right w:val="none" w:sz="0" w:space="0" w:color="auto"/>
      </w:divBdr>
    </w:div>
    <w:div w:id="836847406">
      <w:bodyDiv w:val="1"/>
      <w:marLeft w:val="0"/>
      <w:marRight w:val="0"/>
      <w:marTop w:val="0"/>
      <w:marBottom w:val="0"/>
      <w:divBdr>
        <w:top w:val="none" w:sz="0" w:space="0" w:color="auto"/>
        <w:left w:val="none" w:sz="0" w:space="0" w:color="auto"/>
        <w:bottom w:val="none" w:sz="0" w:space="0" w:color="auto"/>
        <w:right w:val="none" w:sz="0" w:space="0" w:color="auto"/>
      </w:divBdr>
    </w:div>
    <w:div w:id="851838408">
      <w:bodyDiv w:val="1"/>
      <w:marLeft w:val="0"/>
      <w:marRight w:val="0"/>
      <w:marTop w:val="0"/>
      <w:marBottom w:val="0"/>
      <w:divBdr>
        <w:top w:val="none" w:sz="0" w:space="0" w:color="auto"/>
        <w:left w:val="none" w:sz="0" w:space="0" w:color="auto"/>
        <w:bottom w:val="none" w:sz="0" w:space="0" w:color="auto"/>
        <w:right w:val="none" w:sz="0" w:space="0" w:color="auto"/>
      </w:divBdr>
    </w:div>
    <w:div w:id="859320860">
      <w:bodyDiv w:val="1"/>
      <w:marLeft w:val="0"/>
      <w:marRight w:val="0"/>
      <w:marTop w:val="0"/>
      <w:marBottom w:val="0"/>
      <w:divBdr>
        <w:top w:val="none" w:sz="0" w:space="0" w:color="auto"/>
        <w:left w:val="none" w:sz="0" w:space="0" w:color="auto"/>
        <w:bottom w:val="none" w:sz="0" w:space="0" w:color="auto"/>
        <w:right w:val="none" w:sz="0" w:space="0" w:color="auto"/>
      </w:divBdr>
    </w:div>
    <w:div w:id="862328009">
      <w:bodyDiv w:val="1"/>
      <w:marLeft w:val="0"/>
      <w:marRight w:val="0"/>
      <w:marTop w:val="0"/>
      <w:marBottom w:val="0"/>
      <w:divBdr>
        <w:top w:val="none" w:sz="0" w:space="0" w:color="auto"/>
        <w:left w:val="none" w:sz="0" w:space="0" w:color="auto"/>
        <w:bottom w:val="none" w:sz="0" w:space="0" w:color="auto"/>
        <w:right w:val="none" w:sz="0" w:space="0" w:color="auto"/>
      </w:divBdr>
    </w:div>
    <w:div w:id="870457311">
      <w:bodyDiv w:val="1"/>
      <w:marLeft w:val="0"/>
      <w:marRight w:val="0"/>
      <w:marTop w:val="0"/>
      <w:marBottom w:val="0"/>
      <w:divBdr>
        <w:top w:val="none" w:sz="0" w:space="0" w:color="auto"/>
        <w:left w:val="none" w:sz="0" w:space="0" w:color="auto"/>
        <w:bottom w:val="none" w:sz="0" w:space="0" w:color="auto"/>
        <w:right w:val="none" w:sz="0" w:space="0" w:color="auto"/>
      </w:divBdr>
    </w:div>
    <w:div w:id="871848810">
      <w:bodyDiv w:val="1"/>
      <w:marLeft w:val="0"/>
      <w:marRight w:val="0"/>
      <w:marTop w:val="0"/>
      <w:marBottom w:val="0"/>
      <w:divBdr>
        <w:top w:val="none" w:sz="0" w:space="0" w:color="auto"/>
        <w:left w:val="none" w:sz="0" w:space="0" w:color="auto"/>
        <w:bottom w:val="none" w:sz="0" w:space="0" w:color="auto"/>
        <w:right w:val="none" w:sz="0" w:space="0" w:color="auto"/>
      </w:divBdr>
    </w:div>
    <w:div w:id="874583432">
      <w:bodyDiv w:val="1"/>
      <w:marLeft w:val="0"/>
      <w:marRight w:val="0"/>
      <w:marTop w:val="0"/>
      <w:marBottom w:val="0"/>
      <w:divBdr>
        <w:top w:val="none" w:sz="0" w:space="0" w:color="auto"/>
        <w:left w:val="none" w:sz="0" w:space="0" w:color="auto"/>
        <w:bottom w:val="none" w:sz="0" w:space="0" w:color="auto"/>
        <w:right w:val="none" w:sz="0" w:space="0" w:color="auto"/>
      </w:divBdr>
      <w:divsChild>
        <w:div w:id="1775323256">
          <w:marLeft w:val="0"/>
          <w:marRight w:val="0"/>
          <w:marTop w:val="0"/>
          <w:marBottom w:val="0"/>
          <w:divBdr>
            <w:top w:val="none" w:sz="0" w:space="0" w:color="auto"/>
            <w:left w:val="none" w:sz="0" w:space="0" w:color="auto"/>
            <w:bottom w:val="none" w:sz="0" w:space="0" w:color="auto"/>
            <w:right w:val="none" w:sz="0" w:space="0" w:color="auto"/>
          </w:divBdr>
          <w:divsChild>
            <w:div w:id="167584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46426">
      <w:bodyDiv w:val="1"/>
      <w:marLeft w:val="0"/>
      <w:marRight w:val="0"/>
      <w:marTop w:val="0"/>
      <w:marBottom w:val="0"/>
      <w:divBdr>
        <w:top w:val="none" w:sz="0" w:space="0" w:color="auto"/>
        <w:left w:val="none" w:sz="0" w:space="0" w:color="auto"/>
        <w:bottom w:val="none" w:sz="0" w:space="0" w:color="auto"/>
        <w:right w:val="none" w:sz="0" w:space="0" w:color="auto"/>
      </w:divBdr>
    </w:div>
    <w:div w:id="895045482">
      <w:bodyDiv w:val="1"/>
      <w:marLeft w:val="0"/>
      <w:marRight w:val="0"/>
      <w:marTop w:val="0"/>
      <w:marBottom w:val="0"/>
      <w:divBdr>
        <w:top w:val="none" w:sz="0" w:space="0" w:color="auto"/>
        <w:left w:val="none" w:sz="0" w:space="0" w:color="auto"/>
        <w:bottom w:val="none" w:sz="0" w:space="0" w:color="auto"/>
        <w:right w:val="none" w:sz="0" w:space="0" w:color="auto"/>
      </w:divBdr>
    </w:div>
    <w:div w:id="905384902">
      <w:bodyDiv w:val="1"/>
      <w:marLeft w:val="0"/>
      <w:marRight w:val="0"/>
      <w:marTop w:val="0"/>
      <w:marBottom w:val="0"/>
      <w:divBdr>
        <w:top w:val="none" w:sz="0" w:space="0" w:color="auto"/>
        <w:left w:val="none" w:sz="0" w:space="0" w:color="auto"/>
        <w:bottom w:val="none" w:sz="0" w:space="0" w:color="auto"/>
        <w:right w:val="none" w:sz="0" w:space="0" w:color="auto"/>
      </w:divBdr>
    </w:div>
    <w:div w:id="910043214">
      <w:bodyDiv w:val="1"/>
      <w:marLeft w:val="0"/>
      <w:marRight w:val="0"/>
      <w:marTop w:val="0"/>
      <w:marBottom w:val="0"/>
      <w:divBdr>
        <w:top w:val="none" w:sz="0" w:space="0" w:color="auto"/>
        <w:left w:val="none" w:sz="0" w:space="0" w:color="auto"/>
        <w:bottom w:val="none" w:sz="0" w:space="0" w:color="auto"/>
        <w:right w:val="none" w:sz="0" w:space="0" w:color="auto"/>
      </w:divBdr>
    </w:div>
    <w:div w:id="913392781">
      <w:bodyDiv w:val="1"/>
      <w:marLeft w:val="0"/>
      <w:marRight w:val="0"/>
      <w:marTop w:val="0"/>
      <w:marBottom w:val="0"/>
      <w:divBdr>
        <w:top w:val="none" w:sz="0" w:space="0" w:color="auto"/>
        <w:left w:val="none" w:sz="0" w:space="0" w:color="auto"/>
        <w:bottom w:val="none" w:sz="0" w:space="0" w:color="auto"/>
        <w:right w:val="none" w:sz="0" w:space="0" w:color="auto"/>
      </w:divBdr>
    </w:div>
    <w:div w:id="914901418">
      <w:bodyDiv w:val="1"/>
      <w:marLeft w:val="0"/>
      <w:marRight w:val="0"/>
      <w:marTop w:val="0"/>
      <w:marBottom w:val="0"/>
      <w:divBdr>
        <w:top w:val="none" w:sz="0" w:space="0" w:color="auto"/>
        <w:left w:val="none" w:sz="0" w:space="0" w:color="auto"/>
        <w:bottom w:val="none" w:sz="0" w:space="0" w:color="auto"/>
        <w:right w:val="none" w:sz="0" w:space="0" w:color="auto"/>
      </w:divBdr>
    </w:div>
    <w:div w:id="918752341">
      <w:bodyDiv w:val="1"/>
      <w:marLeft w:val="0"/>
      <w:marRight w:val="0"/>
      <w:marTop w:val="0"/>
      <w:marBottom w:val="0"/>
      <w:divBdr>
        <w:top w:val="none" w:sz="0" w:space="0" w:color="auto"/>
        <w:left w:val="none" w:sz="0" w:space="0" w:color="auto"/>
        <w:bottom w:val="none" w:sz="0" w:space="0" w:color="auto"/>
        <w:right w:val="none" w:sz="0" w:space="0" w:color="auto"/>
      </w:divBdr>
    </w:div>
    <w:div w:id="919212957">
      <w:bodyDiv w:val="1"/>
      <w:marLeft w:val="0"/>
      <w:marRight w:val="0"/>
      <w:marTop w:val="0"/>
      <w:marBottom w:val="0"/>
      <w:divBdr>
        <w:top w:val="none" w:sz="0" w:space="0" w:color="auto"/>
        <w:left w:val="none" w:sz="0" w:space="0" w:color="auto"/>
        <w:bottom w:val="none" w:sz="0" w:space="0" w:color="auto"/>
        <w:right w:val="none" w:sz="0" w:space="0" w:color="auto"/>
      </w:divBdr>
    </w:div>
    <w:div w:id="920716464">
      <w:bodyDiv w:val="1"/>
      <w:marLeft w:val="0"/>
      <w:marRight w:val="0"/>
      <w:marTop w:val="0"/>
      <w:marBottom w:val="0"/>
      <w:divBdr>
        <w:top w:val="none" w:sz="0" w:space="0" w:color="auto"/>
        <w:left w:val="none" w:sz="0" w:space="0" w:color="auto"/>
        <w:bottom w:val="none" w:sz="0" w:space="0" w:color="auto"/>
        <w:right w:val="none" w:sz="0" w:space="0" w:color="auto"/>
      </w:divBdr>
    </w:div>
    <w:div w:id="928122552">
      <w:bodyDiv w:val="1"/>
      <w:marLeft w:val="0"/>
      <w:marRight w:val="0"/>
      <w:marTop w:val="0"/>
      <w:marBottom w:val="0"/>
      <w:divBdr>
        <w:top w:val="none" w:sz="0" w:space="0" w:color="auto"/>
        <w:left w:val="none" w:sz="0" w:space="0" w:color="auto"/>
        <w:bottom w:val="none" w:sz="0" w:space="0" w:color="auto"/>
        <w:right w:val="none" w:sz="0" w:space="0" w:color="auto"/>
      </w:divBdr>
    </w:div>
    <w:div w:id="935407242">
      <w:bodyDiv w:val="1"/>
      <w:marLeft w:val="0"/>
      <w:marRight w:val="0"/>
      <w:marTop w:val="0"/>
      <w:marBottom w:val="0"/>
      <w:divBdr>
        <w:top w:val="none" w:sz="0" w:space="0" w:color="auto"/>
        <w:left w:val="none" w:sz="0" w:space="0" w:color="auto"/>
        <w:bottom w:val="none" w:sz="0" w:space="0" w:color="auto"/>
        <w:right w:val="none" w:sz="0" w:space="0" w:color="auto"/>
      </w:divBdr>
    </w:div>
    <w:div w:id="961771141">
      <w:bodyDiv w:val="1"/>
      <w:marLeft w:val="0"/>
      <w:marRight w:val="0"/>
      <w:marTop w:val="0"/>
      <w:marBottom w:val="0"/>
      <w:divBdr>
        <w:top w:val="none" w:sz="0" w:space="0" w:color="auto"/>
        <w:left w:val="none" w:sz="0" w:space="0" w:color="auto"/>
        <w:bottom w:val="none" w:sz="0" w:space="0" w:color="auto"/>
        <w:right w:val="none" w:sz="0" w:space="0" w:color="auto"/>
      </w:divBdr>
    </w:div>
    <w:div w:id="971640033">
      <w:bodyDiv w:val="1"/>
      <w:marLeft w:val="0"/>
      <w:marRight w:val="0"/>
      <w:marTop w:val="0"/>
      <w:marBottom w:val="0"/>
      <w:divBdr>
        <w:top w:val="none" w:sz="0" w:space="0" w:color="auto"/>
        <w:left w:val="none" w:sz="0" w:space="0" w:color="auto"/>
        <w:bottom w:val="none" w:sz="0" w:space="0" w:color="auto"/>
        <w:right w:val="none" w:sz="0" w:space="0" w:color="auto"/>
      </w:divBdr>
    </w:div>
    <w:div w:id="972246275">
      <w:bodyDiv w:val="1"/>
      <w:marLeft w:val="0"/>
      <w:marRight w:val="0"/>
      <w:marTop w:val="0"/>
      <w:marBottom w:val="0"/>
      <w:divBdr>
        <w:top w:val="none" w:sz="0" w:space="0" w:color="auto"/>
        <w:left w:val="none" w:sz="0" w:space="0" w:color="auto"/>
        <w:bottom w:val="none" w:sz="0" w:space="0" w:color="auto"/>
        <w:right w:val="none" w:sz="0" w:space="0" w:color="auto"/>
      </w:divBdr>
    </w:div>
    <w:div w:id="972980095">
      <w:bodyDiv w:val="1"/>
      <w:marLeft w:val="0"/>
      <w:marRight w:val="0"/>
      <w:marTop w:val="0"/>
      <w:marBottom w:val="0"/>
      <w:divBdr>
        <w:top w:val="none" w:sz="0" w:space="0" w:color="auto"/>
        <w:left w:val="none" w:sz="0" w:space="0" w:color="auto"/>
        <w:bottom w:val="none" w:sz="0" w:space="0" w:color="auto"/>
        <w:right w:val="none" w:sz="0" w:space="0" w:color="auto"/>
      </w:divBdr>
    </w:div>
    <w:div w:id="977153136">
      <w:bodyDiv w:val="1"/>
      <w:marLeft w:val="0"/>
      <w:marRight w:val="0"/>
      <w:marTop w:val="0"/>
      <w:marBottom w:val="0"/>
      <w:divBdr>
        <w:top w:val="none" w:sz="0" w:space="0" w:color="auto"/>
        <w:left w:val="none" w:sz="0" w:space="0" w:color="auto"/>
        <w:bottom w:val="none" w:sz="0" w:space="0" w:color="auto"/>
        <w:right w:val="none" w:sz="0" w:space="0" w:color="auto"/>
      </w:divBdr>
    </w:div>
    <w:div w:id="980689990">
      <w:bodyDiv w:val="1"/>
      <w:marLeft w:val="0"/>
      <w:marRight w:val="0"/>
      <w:marTop w:val="0"/>
      <w:marBottom w:val="0"/>
      <w:divBdr>
        <w:top w:val="none" w:sz="0" w:space="0" w:color="auto"/>
        <w:left w:val="none" w:sz="0" w:space="0" w:color="auto"/>
        <w:bottom w:val="none" w:sz="0" w:space="0" w:color="auto"/>
        <w:right w:val="none" w:sz="0" w:space="0" w:color="auto"/>
      </w:divBdr>
    </w:div>
    <w:div w:id="982124999">
      <w:bodyDiv w:val="1"/>
      <w:marLeft w:val="0"/>
      <w:marRight w:val="0"/>
      <w:marTop w:val="0"/>
      <w:marBottom w:val="0"/>
      <w:divBdr>
        <w:top w:val="none" w:sz="0" w:space="0" w:color="auto"/>
        <w:left w:val="none" w:sz="0" w:space="0" w:color="auto"/>
        <w:bottom w:val="none" w:sz="0" w:space="0" w:color="auto"/>
        <w:right w:val="none" w:sz="0" w:space="0" w:color="auto"/>
      </w:divBdr>
    </w:div>
    <w:div w:id="987788088">
      <w:bodyDiv w:val="1"/>
      <w:marLeft w:val="0"/>
      <w:marRight w:val="0"/>
      <w:marTop w:val="0"/>
      <w:marBottom w:val="0"/>
      <w:divBdr>
        <w:top w:val="none" w:sz="0" w:space="0" w:color="auto"/>
        <w:left w:val="none" w:sz="0" w:space="0" w:color="auto"/>
        <w:bottom w:val="none" w:sz="0" w:space="0" w:color="auto"/>
        <w:right w:val="none" w:sz="0" w:space="0" w:color="auto"/>
      </w:divBdr>
    </w:div>
    <w:div w:id="997727731">
      <w:bodyDiv w:val="1"/>
      <w:marLeft w:val="0"/>
      <w:marRight w:val="0"/>
      <w:marTop w:val="0"/>
      <w:marBottom w:val="0"/>
      <w:divBdr>
        <w:top w:val="none" w:sz="0" w:space="0" w:color="auto"/>
        <w:left w:val="none" w:sz="0" w:space="0" w:color="auto"/>
        <w:bottom w:val="none" w:sz="0" w:space="0" w:color="auto"/>
        <w:right w:val="none" w:sz="0" w:space="0" w:color="auto"/>
      </w:divBdr>
    </w:div>
    <w:div w:id="1017855182">
      <w:bodyDiv w:val="1"/>
      <w:marLeft w:val="0"/>
      <w:marRight w:val="0"/>
      <w:marTop w:val="0"/>
      <w:marBottom w:val="0"/>
      <w:divBdr>
        <w:top w:val="none" w:sz="0" w:space="0" w:color="auto"/>
        <w:left w:val="none" w:sz="0" w:space="0" w:color="auto"/>
        <w:bottom w:val="none" w:sz="0" w:space="0" w:color="auto"/>
        <w:right w:val="none" w:sz="0" w:space="0" w:color="auto"/>
      </w:divBdr>
    </w:div>
    <w:div w:id="1020739482">
      <w:bodyDiv w:val="1"/>
      <w:marLeft w:val="0"/>
      <w:marRight w:val="0"/>
      <w:marTop w:val="0"/>
      <w:marBottom w:val="0"/>
      <w:divBdr>
        <w:top w:val="none" w:sz="0" w:space="0" w:color="auto"/>
        <w:left w:val="none" w:sz="0" w:space="0" w:color="auto"/>
        <w:bottom w:val="none" w:sz="0" w:space="0" w:color="auto"/>
        <w:right w:val="none" w:sz="0" w:space="0" w:color="auto"/>
      </w:divBdr>
    </w:div>
    <w:div w:id="1029571752">
      <w:bodyDiv w:val="1"/>
      <w:marLeft w:val="0"/>
      <w:marRight w:val="0"/>
      <w:marTop w:val="0"/>
      <w:marBottom w:val="0"/>
      <w:divBdr>
        <w:top w:val="none" w:sz="0" w:space="0" w:color="auto"/>
        <w:left w:val="none" w:sz="0" w:space="0" w:color="auto"/>
        <w:bottom w:val="none" w:sz="0" w:space="0" w:color="auto"/>
        <w:right w:val="none" w:sz="0" w:space="0" w:color="auto"/>
      </w:divBdr>
    </w:div>
    <w:div w:id="1030498499">
      <w:bodyDiv w:val="1"/>
      <w:marLeft w:val="0"/>
      <w:marRight w:val="0"/>
      <w:marTop w:val="0"/>
      <w:marBottom w:val="0"/>
      <w:divBdr>
        <w:top w:val="none" w:sz="0" w:space="0" w:color="auto"/>
        <w:left w:val="none" w:sz="0" w:space="0" w:color="auto"/>
        <w:bottom w:val="none" w:sz="0" w:space="0" w:color="auto"/>
        <w:right w:val="none" w:sz="0" w:space="0" w:color="auto"/>
      </w:divBdr>
    </w:div>
    <w:div w:id="1050887207">
      <w:bodyDiv w:val="1"/>
      <w:marLeft w:val="0"/>
      <w:marRight w:val="0"/>
      <w:marTop w:val="0"/>
      <w:marBottom w:val="0"/>
      <w:divBdr>
        <w:top w:val="none" w:sz="0" w:space="0" w:color="auto"/>
        <w:left w:val="none" w:sz="0" w:space="0" w:color="auto"/>
        <w:bottom w:val="none" w:sz="0" w:space="0" w:color="auto"/>
        <w:right w:val="none" w:sz="0" w:space="0" w:color="auto"/>
      </w:divBdr>
    </w:div>
    <w:div w:id="1052920551">
      <w:bodyDiv w:val="1"/>
      <w:marLeft w:val="0"/>
      <w:marRight w:val="0"/>
      <w:marTop w:val="0"/>
      <w:marBottom w:val="0"/>
      <w:divBdr>
        <w:top w:val="none" w:sz="0" w:space="0" w:color="auto"/>
        <w:left w:val="none" w:sz="0" w:space="0" w:color="auto"/>
        <w:bottom w:val="none" w:sz="0" w:space="0" w:color="auto"/>
        <w:right w:val="none" w:sz="0" w:space="0" w:color="auto"/>
      </w:divBdr>
    </w:div>
    <w:div w:id="1055158906">
      <w:bodyDiv w:val="1"/>
      <w:marLeft w:val="0"/>
      <w:marRight w:val="0"/>
      <w:marTop w:val="0"/>
      <w:marBottom w:val="0"/>
      <w:divBdr>
        <w:top w:val="none" w:sz="0" w:space="0" w:color="auto"/>
        <w:left w:val="none" w:sz="0" w:space="0" w:color="auto"/>
        <w:bottom w:val="none" w:sz="0" w:space="0" w:color="auto"/>
        <w:right w:val="none" w:sz="0" w:space="0" w:color="auto"/>
      </w:divBdr>
      <w:divsChild>
        <w:div w:id="2118327556">
          <w:marLeft w:val="0"/>
          <w:marRight w:val="0"/>
          <w:marTop w:val="0"/>
          <w:marBottom w:val="0"/>
          <w:divBdr>
            <w:top w:val="none" w:sz="0" w:space="0" w:color="auto"/>
            <w:left w:val="none" w:sz="0" w:space="0" w:color="auto"/>
            <w:bottom w:val="none" w:sz="0" w:space="0" w:color="auto"/>
            <w:right w:val="none" w:sz="0" w:space="0" w:color="auto"/>
          </w:divBdr>
          <w:divsChild>
            <w:div w:id="118628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0756">
      <w:bodyDiv w:val="1"/>
      <w:marLeft w:val="0"/>
      <w:marRight w:val="0"/>
      <w:marTop w:val="0"/>
      <w:marBottom w:val="0"/>
      <w:divBdr>
        <w:top w:val="none" w:sz="0" w:space="0" w:color="auto"/>
        <w:left w:val="none" w:sz="0" w:space="0" w:color="auto"/>
        <w:bottom w:val="none" w:sz="0" w:space="0" w:color="auto"/>
        <w:right w:val="none" w:sz="0" w:space="0" w:color="auto"/>
      </w:divBdr>
    </w:div>
    <w:div w:id="1068187592">
      <w:bodyDiv w:val="1"/>
      <w:marLeft w:val="0"/>
      <w:marRight w:val="0"/>
      <w:marTop w:val="0"/>
      <w:marBottom w:val="0"/>
      <w:divBdr>
        <w:top w:val="none" w:sz="0" w:space="0" w:color="auto"/>
        <w:left w:val="none" w:sz="0" w:space="0" w:color="auto"/>
        <w:bottom w:val="none" w:sz="0" w:space="0" w:color="auto"/>
        <w:right w:val="none" w:sz="0" w:space="0" w:color="auto"/>
      </w:divBdr>
    </w:div>
    <w:div w:id="1072266942">
      <w:bodyDiv w:val="1"/>
      <w:marLeft w:val="0"/>
      <w:marRight w:val="0"/>
      <w:marTop w:val="0"/>
      <w:marBottom w:val="0"/>
      <w:divBdr>
        <w:top w:val="none" w:sz="0" w:space="0" w:color="auto"/>
        <w:left w:val="none" w:sz="0" w:space="0" w:color="auto"/>
        <w:bottom w:val="none" w:sz="0" w:space="0" w:color="auto"/>
        <w:right w:val="none" w:sz="0" w:space="0" w:color="auto"/>
      </w:divBdr>
    </w:div>
    <w:div w:id="1073625815">
      <w:bodyDiv w:val="1"/>
      <w:marLeft w:val="0"/>
      <w:marRight w:val="0"/>
      <w:marTop w:val="0"/>
      <w:marBottom w:val="0"/>
      <w:divBdr>
        <w:top w:val="none" w:sz="0" w:space="0" w:color="auto"/>
        <w:left w:val="none" w:sz="0" w:space="0" w:color="auto"/>
        <w:bottom w:val="none" w:sz="0" w:space="0" w:color="auto"/>
        <w:right w:val="none" w:sz="0" w:space="0" w:color="auto"/>
      </w:divBdr>
      <w:divsChild>
        <w:div w:id="1512648766">
          <w:marLeft w:val="0"/>
          <w:marRight w:val="0"/>
          <w:marTop w:val="0"/>
          <w:marBottom w:val="0"/>
          <w:divBdr>
            <w:top w:val="none" w:sz="0" w:space="0" w:color="auto"/>
            <w:left w:val="none" w:sz="0" w:space="0" w:color="auto"/>
            <w:bottom w:val="none" w:sz="0" w:space="0" w:color="auto"/>
            <w:right w:val="none" w:sz="0" w:space="0" w:color="auto"/>
          </w:divBdr>
        </w:div>
      </w:divsChild>
    </w:div>
    <w:div w:id="1075664757">
      <w:bodyDiv w:val="1"/>
      <w:marLeft w:val="0"/>
      <w:marRight w:val="0"/>
      <w:marTop w:val="0"/>
      <w:marBottom w:val="0"/>
      <w:divBdr>
        <w:top w:val="none" w:sz="0" w:space="0" w:color="auto"/>
        <w:left w:val="none" w:sz="0" w:space="0" w:color="auto"/>
        <w:bottom w:val="none" w:sz="0" w:space="0" w:color="auto"/>
        <w:right w:val="none" w:sz="0" w:space="0" w:color="auto"/>
      </w:divBdr>
    </w:div>
    <w:div w:id="1077944991">
      <w:bodyDiv w:val="1"/>
      <w:marLeft w:val="0"/>
      <w:marRight w:val="0"/>
      <w:marTop w:val="0"/>
      <w:marBottom w:val="0"/>
      <w:divBdr>
        <w:top w:val="none" w:sz="0" w:space="0" w:color="auto"/>
        <w:left w:val="none" w:sz="0" w:space="0" w:color="auto"/>
        <w:bottom w:val="none" w:sz="0" w:space="0" w:color="auto"/>
        <w:right w:val="none" w:sz="0" w:space="0" w:color="auto"/>
      </w:divBdr>
      <w:divsChild>
        <w:div w:id="1909806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717918">
      <w:bodyDiv w:val="1"/>
      <w:marLeft w:val="0"/>
      <w:marRight w:val="0"/>
      <w:marTop w:val="0"/>
      <w:marBottom w:val="0"/>
      <w:divBdr>
        <w:top w:val="none" w:sz="0" w:space="0" w:color="auto"/>
        <w:left w:val="none" w:sz="0" w:space="0" w:color="auto"/>
        <w:bottom w:val="none" w:sz="0" w:space="0" w:color="auto"/>
        <w:right w:val="none" w:sz="0" w:space="0" w:color="auto"/>
      </w:divBdr>
    </w:div>
    <w:div w:id="1098873210">
      <w:bodyDiv w:val="1"/>
      <w:marLeft w:val="0"/>
      <w:marRight w:val="0"/>
      <w:marTop w:val="0"/>
      <w:marBottom w:val="0"/>
      <w:divBdr>
        <w:top w:val="none" w:sz="0" w:space="0" w:color="auto"/>
        <w:left w:val="none" w:sz="0" w:space="0" w:color="auto"/>
        <w:bottom w:val="none" w:sz="0" w:space="0" w:color="auto"/>
        <w:right w:val="none" w:sz="0" w:space="0" w:color="auto"/>
      </w:divBdr>
    </w:div>
    <w:div w:id="1099135198">
      <w:bodyDiv w:val="1"/>
      <w:marLeft w:val="0"/>
      <w:marRight w:val="0"/>
      <w:marTop w:val="0"/>
      <w:marBottom w:val="0"/>
      <w:divBdr>
        <w:top w:val="none" w:sz="0" w:space="0" w:color="auto"/>
        <w:left w:val="none" w:sz="0" w:space="0" w:color="auto"/>
        <w:bottom w:val="none" w:sz="0" w:space="0" w:color="auto"/>
        <w:right w:val="none" w:sz="0" w:space="0" w:color="auto"/>
      </w:divBdr>
    </w:div>
    <w:div w:id="1105348778">
      <w:bodyDiv w:val="1"/>
      <w:marLeft w:val="0"/>
      <w:marRight w:val="0"/>
      <w:marTop w:val="0"/>
      <w:marBottom w:val="0"/>
      <w:divBdr>
        <w:top w:val="none" w:sz="0" w:space="0" w:color="auto"/>
        <w:left w:val="none" w:sz="0" w:space="0" w:color="auto"/>
        <w:bottom w:val="none" w:sz="0" w:space="0" w:color="auto"/>
        <w:right w:val="none" w:sz="0" w:space="0" w:color="auto"/>
      </w:divBdr>
      <w:divsChild>
        <w:div w:id="228000349">
          <w:marLeft w:val="0"/>
          <w:marRight w:val="0"/>
          <w:marTop w:val="0"/>
          <w:marBottom w:val="0"/>
          <w:divBdr>
            <w:top w:val="none" w:sz="0" w:space="0" w:color="auto"/>
            <w:left w:val="none" w:sz="0" w:space="0" w:color="auto"/>
            <w:bottom w:val="none" w:sz="0" w:space="0" w:color="auto"/>
            <w:right w:val="none" w:sz="0" w:space="0" w:color="auto"/>
          </w:divBdr>
          <w:divsChild>
            <w:div w:id="211767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18973">
      <w:bodyDiv w:val="1"/>
      <w:marLeft w:val="0"/>
      <w:marRight w:val="0"/>
      <w:marTop w:val="0"/>
      <w:marBottom w:val="0"/>
      <w:divBdr>
        <w:top w:val="none" w:sz="0" w:space="0" w:color="auto"/>
        <w:left w:val="none" w:sz="0" w:space="0" w:color="auto"/>
        <w:bottom w:val="none" w:sz="0" w:space="0" w:color="auto"/>
        <w:right w:val="none" w:sz="0" w:space="0" w:color="auto"/>
      </w:divBdr>
    </w:div>
    <w:div w:id="1114980790">
      <w:bodyDiv w:val="1"/>
      <w:marLeft w:val="0"/>
      <w:marRight w:val="0"/>
      <w:marTop w:val="0"/>
      <w:marBottom w:val="0"/>
      <w:divBdr>
        <w:top w:val="none" w:sz="0" w:space="0" w:color="auto"/>
        <w:left w:val="none" w:sz="0" w:space="0" w:color="auto"/>
        <w:bottom w:val="none" w:sz="0" w:space="0" w:color="auto"/>
        <w:right w:val="none" w:sz="0" w:space="0" w:color="auto"/>
      </w:divBdr>
    </w:div>
    <w:div w:id="1117748485">
      <w:bodyDiv w:val="1"/>
      <w:marLeft w:val="0"/>
      <w:marRight w:val="0"/>
      <w:marTop w:val="0"/>
      <w:marBottom w:val="0"/>
      <w:divBdr>
        <w:top w:val="none" w:sz="0" w:space="0" w:color="auto"/>
        <w:left w:val="none" w:sz="0" w:space="0" w:color="auto"/>
        <w:bottom w:val="none" w:sz="0" w:space="0" w:color="auto"/>
        <w:right w:val="none" w:sz="0" w:space="0" w:color="auto"/>
      </w:divBdr>
    </w:div>
    <w:div w:id="1120419687">
      <w:bodyDiv w:val="1"/>
      <w:marLeft w:val="0"/>
      <w:marRight w:val="0"/>
      <w:marTop w:val="0"/>
      <w:marBottom w:val="0"/>
      <w:divBdr>
        <w:top w:val="none" w:sz="0" w:space="0" w:color="auto"/>
        <w:left w:val="none" w:sz="0" w:space="0" w:color="auto"/>
        <w:bottom w:val="none" w:sz="0" w:space="0" w:color="auto"/>
        <w:right w:val="none" w:sz="0" w:space="0" w:color="auto"/>
      </w:divBdr>
    </w:div>
    <w:div w:id="1120489166">
      <w:bodyDiv w:val="1"/>
      <w:marLeft w:val="0"/>
      <w:marRight w:val="0"/>
      <w:marTop w:val="0"/>
      <w:marBottom w:val="0"/>
      <w:divBdr>
        <w:top w:val="none" w:sz="0" w:space="0" w:color="auto"/>
        <w:left w:val="none" w:sz="0" w:space="0" w:color="auto"/>
        <w:bottom w:val="none" w:sz="0" w:space="0" w:color="auto"/>
        <w:right w:val="none" w:sz="0" w:space="0" w:color="auto"/>
      </w:divBdr>
    </w:div>
    <w:div w:id="1135827784">
      <w:bodyDiv w:val="1"/>
      <w:marLeft w:val="0"/>
      <w:marRight w:val="0"/>
      <w:marTop w:val="0"/>
      <w:marBottom w:val="0"/>
      <w:divBdr>
        <w:top w:val="none" w:sz="0" w:space="0" w:color="auto"/>
        <w:left w:val="none" w:sz="0" w:space="0" w:color="auto"/>
        <w:bottom w:val="none" w:sz="0" w:space="0" w:color="auto"/>
        <w:right w:val="none" w:sz="0" w:space="0" w:color="auto"/>
      </w:divBdr>
      <w:divsChild>
        <w:div w:id="505631832">
          <w:marLeft w:val="0"/>
          <w:marRight w:val="0"/>
          <w:marTop w:val="0"/>
          <w:marBottom w:val="0"/>
          <w:divBdr>
            <w:top w:val="none" w:sz="0" w:space="0" w:color="auto"/>
            <w:left w:val="none" w:sz="0" w:space="0" w:color="auto"/>
            <w:bottom w:val="none" w:sz="0" w:space="0" w:color="auto"/>
            <w:right w:val="none" w:sz="0" w:space="0" w:color="auto"/>
          </w:divBdr>
          <w:divsChild>
            <w:div w:id="893388067">
              <w:marLeft w:val="0"/>
              <w:marRight w:val="0"/>
              <w:marTop w:val="0"/>
              <w:marBottom w:val="0"/>
              <w:divBdr>
                <w:top w:val="none" w:sz="0" w:space="0" w:color="auto"/>
                <w:left w:val="none" w:sz="0" w:space="0" w:color="auto"/>
                <w:bottom w:val="none" w:sz="0" w:space="0" w:color="auto"/>
                <w:right w:val="none" w:sz="0" w:space="0" w:color="auto"/>
              </w:divBdr>
            </w:div>
          </w:divsChild>
        </w:div>
        <w:div w:id="1387413842">
          <w:marLeft w:val="0"/>
          <w:marRight w:val="0"/>
          <w:marTop w:val="0"/>
          <w:marBottom w:val="0"/>
          <w:divBdr>
            <w:top w:val="none" w:sz="0" w:space="0" w:color="auto"/>
            <w:left w:val="none" w:sz="0" w:space="0" w:color="auto"/>
            <w:bottom w:val="none" w:sz="0" w:space="0" w:color="auto"/>
            <w:right w:val="none" w:sz="0" w:space="0" w:color="auto"/>
          </w:divBdr>
          <w:divsChild>
            <w:div w:id="328605540">
              <w:marLeft w:val="0"/>
              <w:marRight w:val="0"/>
              <w:marTop w:val="0"/>
              <w:marBottom w:val="0"/>
              <w:divBdr>
                <w:top w:val="none" w:sz="0" w:space="0" w:color="auto"/>
                <w:left w:val="none" w:sz="0" w:space="0" w:color="auto"/>
                <w:bottom w:val="none" w:sz="0" w:space="0" w:color="auto"/>
                <w:right w:val="none" w:sz="0" w:space="0" w:color="auto"/>
              </w:divBdr>
            </w:div>
            <w:div w:id="122286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18038">
      <w:bodyDiv w:val="1"/>
      <w:marLeft w:val="0"/>
      <w:marRight w:val="0"/>
      <w:marTop w:val="0"/>
      <w:marBottom w:val="0"/>
      <w:divBdr>
        <w:top w:val="none" w:sz="0" w:space="0" w:color="auto"/>
        <w:left w:val="none" w:sz="0" w:space="0" w:color="auto"/>
        <w:bottom w:val="none" w:sz="0" w:space="0" w:color="auto"/>
        <w:right w:val="none" w:sz="0" w:space="0" w:color="auto"/>
      </w:divBdr>
    </w:div>
    <w:div w:id="1146555161">
      <w:bodyDiv w:val="1"/>
      <w:marLeft w:val="0"/>
      <w:marRight w:val="0"/>
      <w:marTop w:val="0"/>
      <w:marBottom w:val="0"/>
      <w:divBdr>
        <w:top w:val="none" w:sz="0" w:space="0" w:color="auto"/>
        <w:left w:val="none" w:sz="0" w:space="0" w:color="auto"/>
        <w:bottom w:val="none" w:sz="0" w:space="0" w:color="auto"/>
        <w:right w:val="none" w:sz="0" w:space="0" w:color="auto"/>
      </w:divBdr>
      <w:divsChild>
        <w:div w:id="2056196279">
          <w:marLeft w:val="0"/>
          <w:marRight w:val="0"/>
          <w:marTop w:val="0"/>
          <w:marBottom w:val="0"/>
          <w:divBdr>
            <w:top w:val="none" w:sz="0" w:space="0" w:color="auto"/>
            <w:left w:val="none" w:sz="0" w:space="0" w:color="auto"/>
            <w:bottom w:val="none" w:sz="0" w:space="0" w:color="auto"/>
            <w:right w:val="none" w:sz="0" w:space="0" w:color="auto"/>
          </w:divBdr>
          <w:divsChild>
            <w:div w:id="95764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07502">
      <w:bodyDiv w:val="1"/>
      <w:marLeft w:val="0"/>
      <w:marRight w:val="0"/>
      <w:marTop w:val="0"/>
      <w:marBottom w:val="0"/>
      <w:divBdr>
        <w:top w:val="none" w:sz="0" w:space="0" w:color="auto"/>
        <w:left w:val="none" w:sz="0" w:space="0" w:color="auto"/>
        <w:bottom w:val="none" w:sz="0" w:space="0" w:color="auto"/>
        <w:right w:val="none" w:sz="0" w:space="0" w:color="auto"/>
      </w:divBdr>
      <w:divsChild>
        <w:div w:id="43069086">
          <w:marLeft w:val="850"/>
          <w:marRight w:val="0"/>
          <w:marTop w:val="0"/>
          <w:marBottom w:val="0"/>
          <w:divBdr>
            <w:top w:val="none" w:sz="0" w:space="0" w:color="auto"/>
            <w:left w:val="none" w:sz="0" w:space="0" w:color="auto"/>
            <w:bottom w:val="none" w:sz="0" w:space="0" w:color="auto"/>
            <w:right w:val="none" w:sz="0" w:space="0" w:color="auto"/>
          </w:divBdr>
        </w:div>
        <w:div w:id="212616421">
          <w:marLeft w:val="850"/>
          <w:marRight w:val="0"/>
          <w:marTop w:val="0"/>
          <w:marBottom w:val="0"/>
          <w:divBdr>
            <w:top w:val="none" w:sz="0" w:space="0" w:color="auto"/>
            <w:left w:val="none" w:sz="0" w:space="0" w:color="auto"/>
            <w:bottom w:val="none" w:sz="0" w:space="0" w:color="auto"/>
            <w:right w:val="none" w:sz="0" w:space="0" w:color="auto"/>
          </w:divBdr>
        </w:div>
        <w:div w:id="1370884392">
          <w:marLeft w:val="850"/>
          <w:marRight w:val="0"/>
          <w:marTop w:val="0"/>
          <w:marBottom w:val="0"/>
          <w:divBdr>
            <w:top w:val="none" w:sz="0" w:space="0" w:color="auto"/>
            <w:left w:val="none" w:sz="0" w:space="0" w:color="auto"/>
            <w:bottom w:val="none" w:sz="0" w:space="0" w:color="auto"/>
            <w:right w:val="none" w:sz="0" w:space="0" w:color="auto"/>
          </w:divBdr>
        </w:div>
        <w:div w:id="1529293090">
          <w:marLeft w:val="446"/>
          <w:marRight w:val="0"/>
          <w:marTop w:val="240"/>
          <w:marBottom w:val="0"/>
          <w:divBdr>
            <w:top w:val="none" w:sz="0" w:space="0" w:color="auto"/>
            <w:left w:val="none" w:sz="0" w:space="0" w:color="auto"/>
            <w:bottom w:val="none" w:sz="0" w:space="0" w:color="auto"/>
            <w:right w:val="none" w:sz="0" w:space="0" w:color="auto"/>
          </w:divBdr>
        </w:div>
        <w:div w:id="1587152423">
          <w:marLeft w:val="850"/>
          <w:marRight w:val="0"/>
          <w:marTop w:val="0"/>
          <w:marBottom w:val="0"/>
          <w:divBdr>
            <w:top w:val="none" w:sz="0" w:space="0" w:color="auto"/>
            <w:left w:val="none" w:sz="0" w:space="0" w:color="auto"/>
            <w:bottom w:val="none" w:sz="0" w:space="0" w:color="auto"/>
            <w:right w:val="none" w:sz="0" w:space="0" w:color="auto"/>
          </w:divBdr>
        </w:div>
        <w:div w:id="1860705107">
          <w:marLeft w:val="850"/>
          <w:marRight w:val="0"/>
          <w:marTop w:val="0"/>
          <w:marBottom w:val="0"/>
          <w:divBdr>
            <w:top w:val="none" w:sz="0" w:space="0" w:color="auto"/>
            <w:left w:val="none" w:sz="0" w:space="0" w:color="auto"/>
            <w:bottom w:val="none" w:sz="0" w:space="0" w:color="auto"/>
            <w:right w:val="none" w:sz="0" w:space="0" w:color="auto"/>
          </w:divBdr>
        </w:div>
      </w:divsChild>
    </w:div>
    <w:div w:id="1155991460">
      <w:bodyDiv w:val="1"/>
      <w:marLeft w:val="0"/>
      <w:marRight w:val="0"/>
      <w:marTop w:val="0"/>
      <w:marBottom w:val="0"/>
      <w:divBdr>
        <w:top w:val="none" w:sz="0" w:space="0" w:color="auto"/>
        <w:left w:val="none" w:sz="0" w:space="0" w:color="auto"/>
        <w:bottom w:val="none" w:sz="0" w:space="0" w:color="auto"/>
        <w:right w:val="none" w:sz="0" w:space="0" w:color="auto"/>
      </w:divBdr>
    </w:div>
    <w:div w:id="1170683716">
      <w:bodyDiv w:val="1"/>
      <w:marLeft w:val="0"/>
      <w:marRight w:val="0"/>
      <w:marTop w:val="0"/>
      <w:marBottom w:val="0"/>
      <w:divBdr>
        <w:top w:val="none" w:sz="0" w:space="0" w:color="auto"/>
        <w:left w:val="none" w:sz="0" w:space="0" w:color="auto"/>
        <w:bottom w:val="none" w:sz="0" w:space="0" w:color="auto"/>
        <w:right w:val="none" w:sz="0" w:space="0" w:color="auto"/>
      </w:divBdr>
      <w:divsChild>
        <w:div w:id="1756240412">
          <w:marLeft w:val="0"/>
          <w:marRight w:val="0"/>
          <w:marTop w:val="0"/>
          <w:marBottom w:val="0"/>
          <w:divBdr>
            <w:top w:val="none" w:sz="0" w:space="0" w:color="auto"/>
            <w:left w:val="none" w:sz="0" w:space="0" w:color="auto"/>
            <w:bottom w:val="none" w:sz="0" w:space="0" w:color="auto"/>
            <w:right w:val="none" w:sz="0" w:space="0" w:color="auto"/>
          </w:divBdr>
          <w:divsChild>
            <w:div w:id="92511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38518">
      <w:bodyDiv w:val="1"/>
      <w:marLeft w:val="0"/>
      <w:marRight w:val="0"/>
      <w:marTop w:val="0"/>
      <w:marBottom w:val="0"/>
      <w:divBdr>
        <w:top w:val="none" w:sz="0" w:space="0" w:color="auto"/>
        <w:left w:val="none" w:sz="0" w:space="0" w:color="auto"/>
        <w:bottom w:val="none" w:sz="0" w:space="0" w:color="auto"/>
        <w:right w:val="none" w:sz="0" w:space="0" w:color="auto"/>
      </w:divBdr>
    </w:div>
    <w:div w:id="1171598577">
      <w:bodyDiv w:val="1"/>
      <w:marLeft w:val="0"/>
      <w:marRight w:val="0"/>
      <w:marTop w:val="0"/>
      <w:marBottom w:val="0"/>
      <w:divBdr>
        <w:top w:val="none" w:sz="0" w:space="0" w:color="auto"/>
        <w:left w:val="none" w:sz="0" w:space="0" w:color="auto"/>
        <w:bottom w:val="none" w:sz="0" w:space="0" w:color="auto"/>
        <w:right w:val="none" w:sz="0" w:space="0" w:color="auto"/>
      </w:divBdr>
      <w:divsChild>
        <w:div w:id="84308431">
          <w:marLeft w:val="0"/>
          <w:marRight w:val="0"/>
          <w:marTop w:val="0"/>
          <w:marBottom w:val="0"/>
          <w:divBdr>
            <w:top w:val="none" w:sz="0" w:space="0" w:color="auto"/>
            <w:left w:val="none" w:sz="0" w:space="0" w:color="auto"/>
            <w:bottom w:val="none" w:sz="0" w:space="0" w:color="auto"/>
            <w:right w:val="none" w:sz="0" w:space="0" w:color="auto"/>
          </w:divBdr>
          <w:divsChild>
            <w:div w:id="99523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5171">
      <w:bodyDiv w:val="1"/>
      <w:marLeft w:val="0"/>
      <w:marRight w:val="0"/>
      <w:marTop w:val="0"/>
      <w:marBottom w:val="0"/>
      <w:divBdr>
        <w:top w:val="none" w:sz="0" w:space="0" w:color="auto"/>
        <w:left w:val="none" w:sz="0" w:space="0" w:color="auto"/>
        <w:bottom w:val="none" w:sz="0" w:space="0" w:color="auto"/>
        <w:right w:val="none" w:sz="0" w:space="0" w:color="auto"/>
      </w:divBdr>
    </w:div>
    <w:div w:id="1184515038">
      <w:bodyDiv w:val="1"/>
      <w:marLeft w:val="0"/>
      <w:marRight w:val="0"/>
      <w:marTop w:val="0"/>
      <w:marBottom w:val="0"/>
      <w:divBdr>
        <w:top w:val="none" w:sz="0" w:space="0" w:color="auto"/>
        <w:left w:val="none" w:sz="0" w:space="0" w:color="auto"/>
        <w:bottom w:val="none" w:sz="0" w:space="0" w:color="auto"/>
        <w:right w:val="none" w:sz="0" w:space="0" w:color="auto"/>
      </w:divBdr>
      <w:divsChild>
        <w:div w:id="423500196">
          <w:marLeft w:val="0"/>
          <w:marRight w:val="0"/>
          <w:marTop w:val="0"/>
          <w:marBottom w:val="0"/>
          <w:divBdr>
            <w:top w:val="none" w:sz="0" w:space="0" w:color="auto"/>
            <w:left w:val="none" w:sz="0" w:space="0" w:color="auto"/>
            <w:bottom w:val="none" w:sz="0" w:space="0" w:color="auto"/>
            <w:right w:val="none" w:sz="0" w:space="0" w:color="auto"/>
          </w:divBdr>
          <w:divsChild>
            <w:div w:id="18567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06262">
      <w:bodyDiv w:val="1"/>
      <w:marLeft w:val="0"/>
      <w:marRight w:val="0"/>
      <w:marTop w:val="0"/>
      <w:marBottom w:val="0"/>
      <w:divBdr>
        <w:top w:val="none" w:sz="0" w:space="0" w:color="auto"/>
        <w:left w:val="none" w:sz="0" w:space="0" w:color="auto"/>
        <w:bottom w:val="none" w:sz="0" w:space="0" w:color="auto"/>
        <w:right w:val="none" w:sz="0" w:space="0" w:color="auto"/>
      </w:divBdr>
    </w:div>
    <w:div w:id="1206329421">
      <w:bodyDiv w:val="1"/>
      <w:marLeft w:val="0"/>
      <w:marRight w:val="0"/>
      <w:marTop w:val="0"/>
      <w:marBottom w:val="0"/>
      <w:divBdr>
        <w:top w:val="none" w:sz="0" w:space="0" w:color="auto"/>
        <w:left w:val="none" w:sz="0" w:space="0" w:color="auto"/>
        <w:bottom w:val="none" w:sz="0" w:space="0" w:color="auto"/>
        <w:right w:val="none" w:sz="0" w:space="0" w:color="auto"/>
      </w:divBdr>
    </w:div>
    <w:div w:id="1206675359">
      <w:bodyDiv w:val="1"/>
      <w:marLeft w:val="0"/>
      <w:marRight w:val="0"/>
      <w:marTop w:val="0"/>
      <w:marBottom w:val="0"/>
      <w:divBdr>
        <w:top w:val="none" w:sz="0" w:space="0" w:color="auto"/>
        <w:left w:val="none" w:sz="0" w:space="0" w:color="auto"/>
        <w:bottom w:val="none" w:sz="0" w:space="0" w:color="auto"/>
        <w:right w:val="none" w:sz="0" w:space="0" w:color="auto"/>
      </w:divBdr>
    </w:div>
    <w:div w:id="1211066686">
      <w:bodyDiv w:val="1"/>
      <w:marLeft w:val="0"/>
      <w:marRight w:val="0"/>
      <w:marTop w:val="0"/>
      <w:marBottom w:val="0"/>
      <w:divBdr>
        <w:top w:val="none" w:sz="0" w:space="0" w:color="auto"/>
        <w:left w:val="none" w:sz="0" w:space="0" w:color="auto"/>
        <w:bottom w:val="none" w:sz="0" w:space="0" w:color="auto"/>
        <w:right w:val="none" w:sz="0" w:space="0" w:color="auto"/>
      </w:divBdr>
    </w:div>
    <w:div w:id="1216889322">
      <w:bodyDiv w:val="1"/>
      <w:marLeft w:val="0"/>
      <w:marRight w:val="0"/>
      <w:marTop w:val="0"/>
      <w:marBottom w:val="0"/>
      <w:divBdr>
        <w:top w:val="none" w:sz="0" w:space="0" w:color="auto"/>
        <w:left w:val="none" w:sz="0" w:space="0" w:color="auto"/>
        <w:bottom w:val="none" w:sz="0" w:space="0" w:color="auto"/>
        <w:right w:val="none" w:sz="0" w:space="0" w:color="auto"/>
      </w:divBdr>
    </w:div>
    <w:div w:id="1234320478">
      <w:bodyDiv w:val="1"/>
      <w:marLeft w:val="0"/>
      <w:marRight w:val="0"/>
      <w:marTop w:val="0"/>
      <w:marBottom w:val="0"/>
      <w:divBdr>
        <w:top w:val="none" w:sz="0" w:space="0" w:color="auto"/>
        <w:left w:val="none" w:sz="0" w:space="0" w:color="auto"/>
        <w:bottom w:val="none" w:sz="0" w:space="0" w:color="auto"/>
        <w:right w:val="none" w:sz="0" w:space="0" w:color="auto"/>
      </w:divBdr>
    </w:div>
    <w:div w:id="1244560103">
      <w:bodyDiv w:val="1"/>
      <w:marLeft w:val="0"/>
      <w:marRight w:val="0"/>
      <w:marTop w:val="0"/>
      <w:marBottom w:val="0"/>
      <w:divBdr>
        <w:top w:val="none" w:sz="0" w:space="0" w:color="auto"/>
        <w:left w:val="none" w:sz="0" w:space="0" w:color="auto"/>
        <w:bottom w:val="none" w:sz="0" w:space="0" w:color="auto"/>
        <w:right w:val="none" w:sz="0" w:space="0" w:color="auto"/>
      </w:divBdr>
    </w:div>
    <w:div w:id="1246262494">
      <w:bodyDiv w:val="1"/>
      <w:marLeft w:val="0"/>
      <w:marRight w:val="0"/>
      <w:marTop w:val="0"/>
      <w:marBottom w:val="0"/>
      <w:divBdr>
        <w:top w:val="none" w:sz="0" w:space="0" w:color="auto"/>
        <w:left w:val="none" w:sz="0" w:space="0" w:color="auto"/>
        <w:bottom w:val="none" w:sz="0" w:space="0" w:color="auto"/>
        <w:right w:val="none" w:sz="0" w:space="0" w:color="auto"/>
      </w:divBdr>
    </w:div>
    <w:div w:id="1280843082">
      <w:bodyDiv w:val="1"/>
      <w:marLeft w:val="0"/>
      <w:marRight w:val="0"/>
      <w:marTop w:val="0"/>
      <w:marBottom w:val="0"/>
      <w:divBdr>
        <w:top w:val="none" w:sz="0" w:space="0" w:color="auto"/>
        <w:left w:val="none" w:sz="0" w:space="0" w:color="auto"/>
        <w:bottom w:val="none" w:sz="0" w:space="0" w:color="auto"/>
        <w:right w:val="none" w:sz="0" w:space="0" w:color="auto"/>
      </w:divBdr>
      <w:divsChild>
        <w:div w:id="993072492">
          <w:marLeft w:val="0"/>
          <w:marRight w:val="0"/>
          <w:marTop w:val="0"/>
          <w:marBottom w:val="0"/>
          <w:divBdr>
            <w:top w:val="none" w:sz="0" w:space="0" w:color="auto"/>
            <w:left w:val="none" w:sz="0" w:space="0" w:color="auto"/>
            <w:bottom w:val="none" w:sz="0" w:space="0" w:color="auto"/>
            <w:right w:val="none" w:sz="0" w:space="0" w:color="auto"/>
          </w:divBdr>
          <w:divsChild>
            <w:div w:id="15014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09239">
      <w:bodyDiv w:val="1"/>
      <w:marLeft w:val="0"/>
      <w:marRight w:val="0"/>
      <w:marTop w:val="0"/>
      <w:marBottom w:val="0"/>
      <w:divBdr>
        <w:top w:val="none" w:sz="0" w:space="0" w:color="auto"/>
        <w:left w:val="none" w:sz="0" w:space="0" w:color="auto"/>
        <w:bottom w:val="none" w:sz="0" w:space="0" w:color="auto"/>
        <w:right w:val="none" w:sz="0" w:space="0" w:color="auto"/>
      </w:divBdr>
    </w:div>
    <w:div w:id="1315068735">
      <w:bodyDiv w:val="1"/>
      <w:marLeft w:val="0"/>
      <w:marRight w:val="0"/>
      <w:marTop w:val="0"/>
      <w:marBottom w:val="0"/>
      <w:divBdr>
        <w:top w:val="none" w:sz="0" w:space="0" w:color="auto"/>
        <w:left w:val="none" w:sz="0" w:space="0" w:color="auto"/>
        <w:bottom w:val="none" w:sz="0" w:space="0" w:color="auto"/>
        <w:right w:val="none" w:sz="0" w:space="0" w:color="auto"/>
      </w:divBdr>
      <w:divsChild>
        <w:div w:id="1454323961">
          <w:marLeft w:val="0"/>
          <w:marRight w:val="0"/>
          <w:marTop w:val="0"/>
          <w:marBottom w:val="0"/>
          <w:divBdr>
            <w:top w:val="none" w:sz="0" w:space="0" w:color="auto"/>
            <w:left w:val="none" w:sz="0" w:space="0" w:color="auto"/>
            <w:bottom w:val="none" w:sz="0" w:space="0" w:color="auto"/>
            <w:right w:val="none" w:sz="0" w:space="0" w:color="auto"/>
          </w:divBdr>
          <w:divsChild>
            <w:div w:id="126310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067652">
      <w:bodyDiv w:val="1"/>
      <w:marLeft w:val="0"/>
      <w:marRight w:val="0"/>
      <w:marTop w:val="0"/>
      <w:marBottom w:val="0"/>
      <w:divBdr>
        <w:top w:val="none" w:sz="0" w:space="0" w:color="auto"/>
        <w:left w:val="none" w:sz="0" w:space="0" w:color="auto"/>
        <w:bottom w:val="none" w:sz="0" w:space="0" w:color="auto"/>
        <w:right w:val="none" w:sz="0" w:space="0" w:color="auto"/>
      </w:divBdr>
      <w:divsChild>
        <w:div w:id="268394001">
          <w:marLeft w:val="0"/>
          <w:marRight w:val="0"/>
          <w:marTop w:val="0"/>
          <w:marBottom w:val="0"/>
          <w:divBdr>
            <w:top w:val="none" w:sz="0" w:space="0" w:color="auto"/>
            <w:left w:val="none" w:sz="0" w:space="0" w:color="auto"/>
            <w:bottom w:val="none" w:sz="0" w:space="0" w:color="auto"/>
            <w:right w:val="none" w:sz="0" w:space="0" w:color="auto"/>
          </w:divBdr>
          <w:divsChild>
            <w:div w:id="6208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20542">
      <w:bodyDiv w:val="1"/>
      <w:marLeft w:val="0"/>
      <w:marRight w:val="0"/>
      <w:marTop w:val="0"/>
      <w:marBottom w:val="0"/>
      <w:divBdr>
        <w:top w:val="none" w:sz="0" w:space="0" w:color="auto"/>
        <w:left w:val="none" w:sz="0" w:space="0" w:color="auto"/>
        <w:bottom w:val="none" w:sz="0" w:space="0" w:color="auto"/>
        <w:right w:val="none" w:sz="0" w:space="0" w:color="auto"/>
      </w:divBdr>
    </w:div>
    <w:div w:id="1324970105">
      <w:bodyDiv w:val="1"/>
      <w:marLeft w:val="0"/>
      <w:marRight w:val="0"/>
      <w:marTop w:val="0"/>
      <w:marBottom w:val="0"/>
      <w:divBdr>
        <w:top w:val="none" w:sz="0" w:space="0" w:color="auto"/>
        <w:left w:val="none" w:sz="0" w:space="0" w:color="auto"/>
        <w:bottom w:val="none" w:sz="0" w:space="0" w:color="auto"/>
        <w:right w:val="none" w:sz="0" w:space="0" w:color="auto"/>
      </w:divBdr>
    </w:div>
    <w:div w:id="1325352237">
      <w:bodyDiv w:val="1"/>
      <w:marLeft w:val="0"/>
      <w:marRight w:val="0"/>
      <w:marTop w:val="0"/>
      <w:marBottom w:val="0"/>
      <w:divBdr>
        <w:top w:val="none" w:sz="0" w:space="0" w:color="auto"/>
        <w:left w:val="none" w:sz="0" w:space="0" w:color="auto"/>
        <w:bottom w:val="none" w:sz="0" w:space="0" w:color="auto"/>
        <w:right w:val="none" w:sz="0" w:space="0" w:color="auto"/>
      </w:divBdr>
    </w:div>
    <w:div w:id="1329404529">
      <w:bodyDiv w:val="1"/>
      <w:marLeft w:val="0"/>
      <w:marRight w:val="0"/>
      <w:marTop w:val="0"/>
      <w:marBottom w:val="0"/>
      <w:divBdr>
        <w:top w:val="none" w:sz="0" w:space="0" w:color="auto"/>
        <w:left w:val="none" w:sz="0" w:space="0" w:color="auto"/>
        <w:bottom w:val="none" w:sz="0" w:space="0" w:color="auto"/>
        <w:right w:val="none" w:sz="0" w:space="0" w:color="auto"/>
      </w:divBdr>
    </w:div>
    <w:div w:id="1338967127">
      <w:bodyDiv w:val="1"/>
      <w:marLeft w:val="0"/>
      <w:marRight w:val="0"/>
      <w:marTop w:val="0"/>
      <w:marBottom w:val="0"/>
      <w:divBdr>
        <w:top w:val="none" w:sz="0" w:space="0" w:color="auto"/>
        <w:left w:val="none" w:sz="0" w:space="0" w:color="auto"/>
        <w:bottom w:val="none" w:sz="0" w:space="0" w:color="auto"/>
        <w:right w:val="none" w:sz="0" w:space="0" w:color="auto"/>
      </w:divBdr>
    </w:div>
    <w:div w:id="1341784843">
      <w:bodyDiv w:val="1"/>
      <w:marLeft w:val="0"/>
      <w:marRight w:val="0"/>
      <w:marTop w:val="0"/>
      <w:marBottom w:val="0"/>
      <w:divBdr>
        <w:top w:val="none" w:sz="0" w:space="0" w:color="auto"/>
        <w:left w:val="none" w:sz="0" w:space="0" w:color="auto"/>
        <w:bottom w:val="none" w:sz="0" w:space="0" w:color="auto"/>
        <w:right w:val="none" w:sz="0" w:space="0" w:color="auto"/>
      </w:divBdr>
    </w:div>
    <w:div w:id="1342321295">
      <w:bodyDiv w:val="1"/>
      <w:marLeft w:val="0"/>
      <w:marRight w:val="0"/>
      <w:marTop w:val="0"/>
      <w:marBottom w:val="0"/>
      <w:divBdr>
        <w:top w:val="none" w:sz="0" w:space="0" w:color="auto"/>
        <w:left w:val="none" w:sz="0" w:space="0" w:color="auto"/>
        <w:bottom w:val="none" w:sz="0" w:space="0" w:color="auto"/>
        <w:right w:val="none" w:sz="0" w:space="0" w:color="auto"/>
      </w:divBdr>
    </w:div>
    <w:div w:id="1342780626">
      <w:bodyDiv w:val="1"/>
      <w:marLeft w:val="0"/>
      <w:marRight w:val="0"/>
      <w:marTop w:val="0"/>
      <w:marBottom w:val="0"/>
      <w:divBdr>
        <w:top w:val="none" w:sz="0" w:space="0" w:color="auto"/>
        <w:left w:val="none" w:sz="0" w:space="0" w:color="auto"/>
        <w:bottom w:val="none" w:sz="0" w:space="0" w:color="auto"/>
        <w:right w:val="none" w:sz="0" w:space="0" w:color="auto"/>
      </w:divBdr>
    </w:div>
    <w:div w:id="1353725689">
      <w:bodyDiv w:val="1"/>
      <w:marLeft w:val="0"/>
      <w:marRight w:val="0"/>
      <w:marTop w:val="0"/>
      <w:marBottom w:val="0"/>
      <w:divBdr>
        <w:top w:val="none" w:sz="0" w:space="0" w:color="auto"/>
        <w:left w:val="none" w:sz="0" w:space="0" w:color="auto"/>
        <w:bottom w:val="none" w:sz="0" w:space="0" w:color="auto"/>
        <w:right w:val="none" w:sz="0" w:space="0" w:color="auto"/>
      </w:divBdr>
      <w:divsChild>
        <w:div w:id="873032113">
          <w:marLeft w:val="0"/>
          <w:marRight w:val="0"/>
          <w:marTop w:val="0"/>
          <w:marBottom w:val="0"/>
          <w:divBdr>
            <w:top w:val="none" w:sz="0" w:space="0" w:color="auto"/>
            <w:left w:val="none" w:sz="0" w:space="0" w:color="auto"/>
            <w:bottom w:val="none" w:sz="0" w:space="0" w:color="auto"/>
            <w:right w:val="none" w:sz="0" w:space="0" w:color="auto"/>
          </w:divBdr>
        </w:div>
      </w:divsChild>
    </w:div>
    <w:div w:id="1355498174">
      <w:bodyDiv w:val="1"/>
      <w:marLeft w:val="0"/>
      <w:marRight w:val="0"/>
      <w:marTop w:val="0"/>
      <w:marBottom w:val="0"/>
      <w:divBdr>
        <w:top w:val="none" w:sz="0" w:space="0" w:color="auto"/>
        <w:left w:val="none" w:sz="0" w:space="0" w:color="auto"/>
        <w:bottom w:val="none" w:sz="0" w:space="0" w:color="auto"/>
        <w:right w:val="none" w:sz="0" w:space="0" w:color="auto"/>
      </w:divBdr>
    </w:div>
    <w:div w:id="1357662001">
      <w:bodyDiv w:val="1"/>
      <w:marLeft w:val="0"/>
      <w:marRight w:val="0"/>
      <w:marTop w:val="0"/>
      <w:marBottom w:val="0"/>
      <w:divBdr>
        <w:top w:val="none" w:sz="0" w:space="0" w:color="auto"/>
        <w:left w:val="none" w:sz="0" w:space="0" w:color="auto"/>
        <w:bottom w:val="none" w:sz="0" w:space="0" w:color="auto"/>
        <w:right w:val="none" w:sz="0" w:space="0" w:color="auto"/>
      </w:divBdr>
    </w:div>
    <w:div w:id="1375960126">
      <w:bodyDiv w:val="1"/>
      <w:marLeft w:val="0"/>
      <w:marRight w:val="0"/>
      <w:marTop w:val="0"/>
      <w:marBottom w:val="0"/>
      <w:divBdr>
        <w:top w:val="none" w:sz="0" w:space="0" w:color="auto"/>
        <w:left w:val="none" w:sz="0" w:space="0" w:color="auto"/>
        <w:bottom w:val="none" w:sz="0" w:space="0" w:color="auto"/>
        <w:right w:val="none" w:sz="0" w:space="0" w:color="auto"/>
      </w:divBdr>
    </w:div>
    <w:div w:id="1377779448">
      <w:bodyDiv w:val="1"/>
      <w:marLeft w:val="0"/>
      <w:marRight w:val="0"/>
      <w:marTop w:val="0"/>
      <w:marBottom w:val="0"/>
      <w:divBdr>
        <w:top w:val="none" w:sz="0" w:space="0" w:color="auto"/>
        <w:left w:val="none" w:sz="0" w:space="0" w:color="auto"/>
        <w:bottom w:val="none" w:sz="0" w:space="0" w:color="auto"/>
        <w:right w:val="none" w:sz="0" w:space="0" w:color="auto"/>
      </w:divBdr>
    </w:div>
    <w:div w:id="1378435527">
      <w:bodyDiv w:val="1"/>
      <w:marLeft w:val="0"/>
      <w:marRight w:val="0"/>
      <w:marTop w:val="0"/>
      <w:marBottom w:val="0"/>
      <w:divBdr>
        <w:top w:val="none" w:sz="0" w:space="0" w:color="auto"/>
        <w:left w:val="none" w:sz="0" w:space="0" w:color="auto"/>
        <w:bottom w:val="none" w:sz="0" w:space="0" w:color="auto"/>
        <w:right w:val="none" w:sz="0" w:space="0" w:color="auto"/>
      </w:divBdr>
    </w:div>
    <w:div w:id="1380473770">
      <w:bodyDiv w:val="1"/>
      <w:marLeft w:val="0"/>
      <w:marRight w:val="0"/>
      <w:marTop w:val="0"/>
      <w:marBottom w:val="0"/>
      <w:divBdr>
        <w:top w:val="none" w:sz="0" w:space="0" w:color="auto"/>
        <w:left w:val="none" w:sz="0" w:space="0" w:color="auto"/>
        <w:bottom w:val="none" w:sz="0" w:space="0" w:color="auto"/>
        <w:right w:val="none" w:sz="0" w:space="0" w:color="auto"/>
      </w:divBdr>
    </w:div>
    <w:div w:id="1383093005">
      <w:bodyDiv w:val="1"/>
      <w:marLeft w:val="0"/>
      <w:marRight w:val="0"/>
      <w:marTop w:val="0"/>
      <w:marBottom w:val="0"/>
      <w:divBdr>
        <w:top w:val="none" w:sz="0" w:space="0" w:color="auto"/>
        <w:left w:val="none" w:sz="0" w:space="0" w:color="auto"/>
        <w:bottom w:val="none" w:sz="0" w:space="0" w:color="auto"/>
        <w:right w:val="none" w:sz="0" w:space="0" w:color="auto"/>
      </w:divBdr>
    </w:div>
    <w:div w:id="1390034921">
      <w:bodyDiv w:val="1"/>
      <w:marLeft w:val="0"/>
      <w:marRight w:val="0"/>
      <w:marTop w:val="0"/>
      <w:marBottom w:val="0"/>
      <w:divBdr>
        <w:top w:val="none" w:sz="0" w:space="0" w:color="auto"/>
        <w:left w:val="none" w:sz="0" w:space="0" w:color="auto"/>
        <w:bottom w:val="none" w:sz="0" w:space="0" w:color="auto"/>
        <w:right w:val="none" w:sz="0" w:space="0" w:color="auto"/>
      </w:divBdr>
    </w:div>
    <w:div w:id="1394281115">
      <w:bodyDiv w:val="1"/>
      <w:marLeft w:val="0"/>
      <w:marRight w:val="0"/>
      <w:marTop w:val="0"/>
      <w:marBottom w:val="0"/>
      <w:divBdr>
        <w:top w:val="none" w:sz="0" w:space="0" w:color="auto"/>
        <w:left w:val="none" w:sz="0" w:space="0" w:color="auto"/>
        <w:bottom w:val="none" w:sz="0" w:space="0" w:color="auto"/>
        <w:right w:val="none" w:sz="0" w:space="0" w:color="auto"/>
      </w:divBdr>
    </w:div>
    <w:div w:id="1406029922">
      <w:bodyDiv w:val="1"/>
      <w:marLeft w:val="0"/>
      <w:marRight w:val="0"/>
      <w:marTop w:val="0"/>
      <w:marBottom w:val="0"/>
      <w:divBdr>
        <w:top w:val="none" w:sz="0" w:space="0" w:color="auto"/>
        <w:left w:val="none" w:sz="0" w:space="0" w:color="auto"/>
        <w:bottom w:val="none" w:sz="0" w:space="0" w:color="auto"/>
        <w:right w:val="none" w:sz="0" w:space="0" w:color="auto"/>
      </w:divBdr>
    </w:div>
    <w:div w:id="1412921897">
      <w:bodyDiv w:val="1"/>
      <w:marLeft w:val="0"/>
      <w:marRight w:val="0"/>
      <w:marTop w:val="0"/>
      <w:marBottom w:val="0"/>
      <w:divBdr>
        <w:top w:val="none" w:sz="0" w:space="0" w:color="auto"/>
        <w:left w:val="none" w:sz="0" w:space="0" w:color="auto"/>
        <w:bottom w:val="none" w:sz="0" w:space="0" w:color="auto"/>
        <w:right w:val="none" w:sz="0" w:space="0" w:color="auto"/>
      </w:divBdr>
    </w:div>
    <w:div w:id="1417898641">
      <w:bodyDiv w:val="1"/>
      <w:marLeft w:val="0"/>
      <w:marRight w:val="0"/>
      <w:marTop w:val="0"/>
      <w:marBottom w:val="0"/>
      <w:divBdr>
        <w:top w:val="none" w:sz="0" w:space="0" w:color="auto"/>
        <w:left w:val="none" w:sz="0" w:space="0" w:color="auto"/>
        <w:bottom w:val="none" w:sz="0" w:space="0" w:color="auto"/>
        <w:right w:val="none" w:sz="0" w:space="0" w:color="auto"/>
      </w:divBdr>
      <w:divsChild>
        <w:div w:id="2100519415">
          <w:marLeft w:val="0"/>
          <w:marRight w:val="0"/>
          <w:marTop w:val="0"/>
          <w:marBottom w:val="0"/>
          <w:divBdr>
            <w:top w:val="none" w:sz="0" w:space="0" w:color="auto"/>
            <w:left w:val="none" w:sz="0" w:space="0" w:color="auto"/>
            <w:bottom w:val="none" w:sz="0" w:space="0" w:color="auto"/>
            <w:right w:val="none" w:sz="0" w:space="0" w:color="auto"/>
          </w:divBdr>
          <w:divsChild>
            <w:div w:id="78206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00113">
      <w:bodyDiv w:val="1"/>
      <w:marLeft w:val="0"/>
      <w:marRight w:val="0"/>
      <w:marTop w:val="0"/>
      <w:marBottom w:val="0"/>
      <w:divBdr>
        <w:top w:val="none" w:sz="0" w:space="0" w:color="auto"/>
        <w:left w:val="none" w:sz="0" w:space="0" w:color="auto"/>
        <w:bottom w:val="none" w:sz="0" w:space="0" w:color="auto"/>
        <w:right w:val="none" w:sz="0" w:space="0" w:color="auto"/>
      </w:divBdr>
    </w:div>
    <w:div w:id="1423527836">
      <w:bodyDiv w:val="1"/>
      <w:marLeft w:val="0"/>
      <w:marRight w:val="0"/>
      <w:marTop w:val="0"/>
      <w:marBottom w:val="0"/>
      <w:divBdr>
        <w:top w:val="none" w:sz="0" w:space="0" w:color="auto"/>
        <w:left w:val="none" w:sz="0" w:space="0" w:color="auto"/>
        <w:bottom w:val="none" w:sz="0" w:space="0" w:color="auto"/>
        <w:right w:val="none" w:sz="0" w:space="0" w:color="auto"/>
      </w:divBdr>
    </w:div>
    <w:div w:id="1428501988">
      <w:bodyDiv w:val="1"/>
      <w:marLeft w:val="0"/>
      <w:marRight w:val="0"/>
      <w:marTop w:val="0"/>
      <w:marBottom w:val="0"/>
      <w:divBdr>
        <w:top w:val="none" w:sz="0" w:space="0" w:color="auto"/>
        <w:left w:val="none" w:sz="0" w:space="0" w:color="auto"/>
        <w:bottom w:val="none" w:sz="0" w:space="0" w:color="auto"/>
        <w:right w:val="none" w:sz="0" w:space="0" w:color="auto"/>
      </w:divBdr>
      <w:divsChild>
        <w:div w:id="1971472101">
          <w:marLeft w:val="0"/>
          <w:marRight w:val="0"/>
          <w:marTop w:val="0"/>
          <w:marBottom w:val="0"/>
          <w:divBdr>
            <w:top w:val="none" w:sz="0" w:space="0" w:color="auto"/>
            <w:left w:val="none" w:sz="0" w:space="0" w:color="auto"/>
            <w:bottom w:val="none" w:sz="0" w:space="0" w:color="auto"/>
            <w:right w:val="none" w:sz="0" w:space="0" w:color="auto"/>
          </w:divBdr>
          <w:divsChild>
            <w:div w:id="51789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15201">
      <w:bodyDiv w:val="1"/>
      <w:marLeft w:val="0"/>
      <w:marRight w:val="0"/>
      <w:marTop w:val="0"/>
      <w:marBottom w:val="0"/>
      <w:divBdr>
        <w:top w:val="none" w:sz="0" w:space="0" w:color="auto"/>
        <w:left w:val="none" w:sz="0" w:space="0" w:color="auto"/>
        <w:bottom w:val="none" w:sz="0" w:space="0" w:color="auto"/>
        <w:right w:val="none" w:sz="0" w:space="0" w:color="auto"/>
      </w:divBdr>
    </w:div>
    <w:div w:id="1448232086">
      <w:bodyDiv w:val="1"/>
      <w:marLeft w:val="0"/>
      <w:marRight w:val="0"/>
      <w:marTop w:val="0"/>
      <w:marBottom w:val="0"/>
      <w:divBdr>
        <w:top w:val="none" w:sz="0" w:space="0" w:color="auto"/>
        <w:left w:val="none" w:sz="0" w:space="0" w:color="auto"/>
        <w:bottom w:val="none" w:sz="0" w:space="0" w:color="auto"/>
        <w:right w:val="none" w:sz="0" w:space="0" w:color="auto"/>
      </w:divBdr>
      <w:divsChild>
        <w:div w:id="113836504">
          <w:marLeft w:val="0"/>
          <w:marRight w:val="0"/>
          <w:marTop w:val="0"/>
          <w:marBottom w:val="0"/>
          <w:divBdr>
            <w:top w:val="none" w:sz="0" w:space="0" w:color="auto"/>
            <w:left w:val="none" w:sz="0" w:space="0" w:color="auto"/>
            <w:bottom w:val="none" w:sz="0" w:space="0" w:color="auto"/>
            <w:right w:val="none" w:sz="0" w:space="0" w:color="auto"/>
          </w:divBdr>
          <w:divsChild>
            <w:div w:id="50012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9646">
      <w:bodyDiv w:val="1"/>
      <w:marLeft w:val="0"/>
      <w:marRight w:val="0"/>
      <w:marTop w:val="0"/>
      <w:marBottom w:val="0"/>
      <w:divBdr>
        <w:top w:val="none" w:sz="0" w:space="0" w:color="auto"/>
        <w:left w:val="none" w:sz="0" w:space="0" w:color="auto"/>
        <w:bottom w:val="none" w:sz="0" w:space="0" w:color="auto"/>
        <w:right w:val="none" w:sz="0" w:space="0" w:color="auto"/>
      </w:divBdr>
    </w:div>
    <w:div w:id="1468281378">
      <w:bodyDiv w:val="1"/>
      <w:marLeft w:val="0"/>
      <w:marRight w:val="0"/>
      <w:marTop w:val="0"/>
      <w:marBottom w:val="0"/>
      <w:divBdr>
        <w:top w:val="none" w:sz="0" w:space="0" w:color="auto"/>
        <w:left w:val="none" w:sz="0" w:space="0" w:color="auto"/>
        <w:bottom w:val="none" w:sz="0" w:space="0" w:color="auto"/>
        <w:right w:val="none" w:sz="0" w:space="0" w:color="auto"/>
      </w:divBdr>
    </w:div>
    <w:div w:id="1470442844">
      <w:bodyDiv w:val="1"/>
      <w:marLeft w:val="0"/>
      <w:marRight w:val="0"/>
      <w:marTop w:val="0"/>
      <w:marBottom w:val="0"/>
      <w:divBdr>
        <w:top w:val="none" w:sz="0" w:space="0" w:color="auto"/>
        <w:left w:val="none" w:sz="0" w:space="0" w:color="auto"/>
        <w:bottom w:val="none" w:sz="0" w:space="0" w:color="auto"/>
        <w:right w:val="none" w:sz="0" w:space="0" w:color="auto"/>
      </w:divBdr>
      <w:divsChild>
        <w:div w:id="2071880950">
          <w:marLeft w:val="0"/>
          <w:marRight w:val="0"/>
          <w:marTop w:val="0"/>
          <w:marBottom w:val="0"/>
          <w:divBdr>
            <w:top w:val="none" w:sz="0" w:space="0" w:color="auto"/>
            <w:left w:val="none" w:sz="0" w:space="0" w:color="auto"/>
            <w:bottom w:val="none" w:sz="0" w:space="0" w:color="auto"/>
            <w:right w:val="none" w:sz="0" w:space="0" w:color="auto"/>
          </w:divBdr>
        </w:div>
      </w:divsChild>
    </w:div>
    <w:div w:id="1474062096">
      <w:bodyDiv w:val="1"/>
      <w:marLeft w:val="0"/>
      <w:marRight w:val="0"/>
      <w:marTop w:val="0"/>
      <w:marBottom w:val="0"/>
      <w:divBdr>
        <w:top w:val="none" w:sz="0" w:space="0" w:color="auto"/>
        <w:left w:val="none" w:sz="0" w:space="0" w:color="auto"/>
        <w:bottom w:val="none" w:sz="0" w:space="0" w:color="auto"/>
        <w:right w:val="none" w:sz="0" w:space="0" w:color="auto"/>
      </w:divBdr>
    </w:div>
    <w:div w:id="1493371197">
      <w:bodyDiv w:val="1"/>
      <w:marLeft w:val="0"/>
      <w:marRight w:val="0"/>
      <w:marTop w:val="0"/>
      <w:marBottom w:val="0"/>
      <w:divBdr>
        <w:top w:val="none" w:sz="0" w:space="0" w:color="auto"/>
        <w:left w:val="none" w:sz="0" w:space="0" w:color="auto"/>
        <w:bottom w:val="none" w:sz="0" w:space="0" w:color="auto"/>
        <w:right w:val="none" w:sz="0" w:space="0" w:color="auto"/>
      </w:divBdr>
      <w:divsChild>
        <w:div w:id="1252546712">
          <w:marLeft w:val="0"/>
          <w:marRight w:val="0"/>
          <w:marTop w:val="0"/>
          <w:marBottom w:val="0"/>
          <w:divBdr>
            <w:top w:val="none" w:sz="0" w:space="0" w:color="auto"/>
            <w:left w:val="none" w:sz="0" w:space="0" w:color="auto"/>
            <w:bottom w:val="none" w:sz="0" w:space="0" w:color="auto"/>
            <w:right w:val="none" w:sz="0" w:space="0" w:color="auto"/>
          </w:divBdr>
          <w:divsChild>
            <w:div w:id="10330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665733">
      <w:bodyDiv w:val="1"/>
      <w:marLeft w:val="0"/>
      <w:marRight w:val="0"/>
      <w:marTop w:val="0"/>
      <w:marBottom w:val="0"/>
      <w:divBdr>
        <w:top w:val="none" w:sz="0" w:space="0" w:color="auto"/>
        <w:left w:val="none" w:sz="0" w:space="0" w:color="auto"/>
        <w:bottom w:val="none" w:sz="0" w:space="0" w:color="auto"/>
        <w:right w:val="none" w:sz="0" w:space="0" w:color="auto"/>
      </w:divBdr>
    </w:div>
    <w:div w:id="1520779473">
      <w:bodyDiv w:val="1"/>
      <w:marLeft w:val="0"/>
      <w:marRight w:val="0"/>
      <w:marTop w:val="0"/>
      <w:marBottom w:val="0"/>
      <w:divBdr>
        <w:top w:val="none" w:sz="0" w:space="0" w:color="auto"/>
        <w:left w:val="none" w:sz="0" w:space="0" w:color="auto"/>
        <w:bottom w:val="none" w:sz="0" w:space="0" w:color="auto"/>
        <w:right w:val="none" w:sz="0" w:space="0" w:color="auto"/>
      </w:divBdr>
    </w:div>
    <w:div w:id="1527669962">
      <w:bodyDiv w:val="1"/>
      <w:marLeft w:val="0"/>
      <w:marRight w:val="0"/>
      <w:marTop w:val="0"/>
      <w:marBottom w:val="0"/>
      <w:divBdr>
        <w:top w:val="none" w:sz="0" w:space="0" w:color="auto"/>
        <w:left w:val="none" w:sz="0" w:space="0" w:color="auto"/>
        <w:bottom w:val="none" w:sz="0" w:space="0" w:color="auto"/>
        <w:right w:val="none" w:sz="0" w:space="0" w:color="auto"/>
      </w:divBdr>
      <w:divsChild>
        <w:div w:id="1565027908">
          <w:marLeft w:val="0"/>
          <w:marRight w:val="0"/>
          <w:marTop w:val="0"/>
          <w:marBottom w:val="0"/>
          <w:divBdr>
            <w:top w:val="none" w:sz="0" w:space="0" w:color="auto"/>
            <w:left w:val="none" w:sz="0" w:space="0" w:color="auto"/>
            <w:bottom w:val="none" w:sz="0" w:space="0" w:color="auto"/>
            <w:right w:val="none" w:sz="0" w:space="0" w:color="auto"/>
          </w:divBdr>
          <w:divsChild>
            <w:div w:id="144784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8082">
      <w:bodyDiv w:val="1"/>
      <w:marLeft w:val="0"/>
      <w:marRight w:val="0"/>
      <w:marTop w:val="0"/>
      <w:marBottom w:val="0"/>
      <w:divBdr>
        <w:top w:val="none" w:sz="0" w:space="0" w:color="auto"/>
        <w:left w:val="none" w:sz="0" w:space="0" w:color="auto"/>
        <w:bottom w:val="none" w:sz="0" w:space="0" w:color="auto"/>
        <w:right w:val="none" w:sz="0" w:space="0" w:color="auto"/>
      </w:divBdr>
    </w:div>
    <w:div w:id="1530797859">
      <w:bodyDiv w:val="1"/>
      <w:marLeft w:val="0"/>
      <w:marRight w:val="0"/>
      <w:marTop w:val="0"/>
      <w:marBottom w:val="0"/>
      <w:divBdr>
        <w:top w:val="none" w:sz="0" w:space="0" w:color="auto"/>
        <w:left w:val="none" w:sz="0" w:space="0" w:color="auto"/>
        <w:bottom w:val="none" w:sz="0" w:space="0" w:color="auto"/>
        <w:right w:val="none" w:sz="0" w:space="0" w:color="auto"/>
      </w:divBdr>
    </w:div>
    <w:div w:id="1538817411">
      <w:bodyDiv w:val="1"/>
      <w:marLeft w:val="0"/>
      <w:marRight w:val="0"/>
      <w:marTop w:val="0"/>
      <w:marBottom w:val="0"/>
      <w:divBdr>
        <w:top w:val="none" w:sz="0" w:space="0" w:color="auto"/>
        <w:left w:val="none" w:sz="0" w:space="0" w:color="auto"/>
        <w:bottom w:val="none" w:sz="0" w:space="0" w:color="auto"/>
        <w:right w:val="none" w:sz="0" w:space="0" w:color="auto"/>
      </w:divBdr>
      <w:divsChild>
        <w:div w:id="922420687">
          <w:marLeft w:val="0"/>
          <w:marRight w:val="0"/>
          <w:marTop w:val="0"/>
          <w:marBottom w:val="0"/>
          <w:divBdr>
            <w:top w:val="none" w:sz="0" w:space="0" w:color="auto"/>
            <w:left w:val="none" w:sz="0" w:space="0" w:color="auto"/>
            <w:bottom w:val="none" w:sz="0" w:space="0" w:color="auto"/>
            <w:right w:val="none" w:sz="0" w:space="0" w:color="auto"/>
          </w:divBdr>
          <w:divsChild>
            <w:div w:id="25524832">
              <w:marLeft w:val="0"/>
              <w:marRight w:val="0"/>
              <w:marTop w:val="0"/>
              <w:marBottom w:val="0"/>
              <w:divBdr>
                <w:top w:val="none" w:sz="0" w:space="0" w:color="auto"/>
                <w:left w:val="none" w:sz="0" w:space="0" w:color="auto"/>
                <w:bottom w:val="none" w:sz="0" w:space="0" w:color="auto"/>
                <w:right w:val="none" w:sz="0" w:space="0" w:color="auto"/>
              </w:divBdr>
            </w:div>
            <w:div w:id="128867693">
              <w:marLeft w:val="0"/>
              <w:marRight w:val="0"/>
              <w:marTop w:val="0"/>
              <w:marBottom w:val="0"/>
              <w:divBdr>
                <w:top w:val="none" w:sz="0" w:space="0" w:color="auto"/>
                <w:left w:val="none" w:sz="0" w:space="0" w:color="auto"/>
                <w:bottom w:val="none" w:sz="0" w:space="0" w:color="auto"/>
                <w:right w:val="none" w:sz="0" w:space="0" w:color="auto"/>
              </w:divBdr>
            </w:div>
            <w:div w:id="155848068">
              <w:marLeft w:val="0"/>
              <w:marRight w:val="0"/>
              <w:marTop w:val="0"/>
              <w:marBottom w:val="0"/>
              <w:divBdr>
                <w:top w:val="none" w:sz="0" w:space="0" w:color="auto"/>
                <w:left w:val="none" w:sz="0" w:space="0" w:color="auto"/>
                <w:bottom w:val="none" w:sz="0" w:space="0" w:color="auto"/>
                <w:right w:val="none" w:sz="0" w:space="0" w:color="auto"/>
              </w:divBdr>
            </w:div>
            <w:div w:id="189758026">
              <w:marLeft w:val="0"/>
              <w:marRight w:val="0"/>
              <w:marTop w:val="0"/>
              <w:marBottom w:val="0"/>
              <w:divBdr>
                <w:top w:val="none" w:sz="0" w:space="0" w:color="auto"/>
                <w:left w:val="none" w:sz="0" w:space="0" w:color="auto"/>
                <w:bottom w:val="none" w:sz="0" w:space="0" w:color="auto"/>
                <w:right w:val="none" w:sz="0" w:space="0" w:color="auto"/>
              </w:divBdr>
            </w:div>
            <w:div w:id="222569854">
              <w:marLeft w:val="0"/>
              <w:marRight w:val="0"/>
              <w:marTop w:val="0"/>
              <w:marBottom w:val="0"/>
              <w:divBdr>
                <w:top w:val="none" w:sz="0" w:space="0" w:color="auto"/>
                <w:left w:val="none" w:sz="0" w:space="0" w:color="auto"/>
                <w:bottom w:val="none" w:sz="0" w:space="0" w:color="auto"/>
                <w:right w:val="none" w:sz="0" w:space="0" w:color="auto"/>
              </w:divBdr>
            </w:div>
            <w:div w:id="237787914">
              <w:marLeft w:val="0"/>
              <w:marRight w:val="0"/>
              <w:marTop w:val="0"/>
              <w:marBottom w:val="0"/>
              <w:divBdr>
                <w:top w:val="none" w:sz="0" w:space="0" w:color="auto"/>
                <w:left w:val="none" w:sz="0" w:space="0" w:color="auto"/>
                <w:bottom w:val="none" w:sz="0" w:space="0" w:color="auto"/>
                <w:right w:val="none" w:sz="0" w:space="0" w:color="auto"/>
              </w:divBdr>
            </w:div>
            <w:div w:id="249776725">
              <w:marLeft w:val="0"/>
              <w:marRight w:val="0"/>
              <w:marTop w:val="0"/>
              <w:marBottom w:val="0"/>
              <w:divBdr>
                <w:top w:val="none" w:sz="0" w:space="0" w:color="auto"/>
                <w:left w:val="none" w:sz="0" w:space="0" w:color="auto"/>
                <w:bottom w:val="none" w:sz="0" w:space="0" w:color="auto"/>
                <w:right w:val="none" w:sz="0" w:space="0" w:color="auto"/>
              </w:divBdr>
            </w:div>
            <w:div w:id="255598087">
              <w:marLeft w:val="0"/>
              <w:marRight w:val="0"/>
              <w:marTop w:val="0"/>
              <w:marBottom w:val="0"/>
              <w:divBdr>
                <w:top w:val="none" w:sz="0" w:space="0" w:color="auto"/>
                <w:left w:val="none" w:sz="0" w:space="0" w:color="auto"/>
                <w:bottom w:val="none" w:sz="0" w:space="0" w:color="auto"/>
                <w:right w:val="none" w:sz="0" w:space="0" w:color="auto"/>
              </w:divBdr>
            </w:div>
            <w:div w:id="272368204">
              <w:marLeft w:val="0"/>
              <w:marRight w:val="0"/>
              <w:marTop w:val="0"/>
              <w:marBottom w:val="0"/>
              <w:divBdr>
                <w:top w:val="none" w:sz="0" w:space="0" w:color="auto"/>
                <w:left w:val="none" w:sz="0" w:space="0" w:color="auto"/>
                <w:bottom w:val="none" w:sz="0" w:space="0" w:color="auto"/>
                <w:right w:val="none" w:sz="0" w:space="0" w:color="auto"/>
              </w:divBdr>
            </w:div>
            <w:div w:id="280428669">
              <w:marLeft w:val="0"/>
              <w:marRight w:val="0"/>
              <w:marTop w:val="0"/>
              <w:marBottom w:val="0"/>
              <w:divBdr>
                <w:top w:val="none" w:sz="0" w:space="0" w:color="auto"/>
                <w:left w:val="none" w:sz="0" w:space="0" w:color="auto"/>
                <w:bottom w:val="none" w:sz="0" w:space="0" w:color="auto"/>
                <w:right w:val="none" w:sz="0" w:space="0" w:color="auto"/>
              </w:divBdr>
            </w:div>
            <w:div w:id="284699401">
              <w:marLeft w:val="0"/>
              <w:marRight w:val="0"/>
              <w:marTop w:val="0"/>
              <w:marBottom w:val="0"/>
              <w:divBdr>
                <w:top w:val="none" w:sz="0" w:space="0" w:color="auto"/>
                <w:left w:val="none" w:sz="0" w:space="0" w:color="auto"/>
                <w:bottom w:val="none" w:sz="0" w:space="0" w:color="auto"/>
                <w:right w:val="none" w:sz="0" w:space="0" w:color="auto"/>
              </w:divBdr>
            </w:div>
            <w:div w:id="324088326">
              <w:marLeft w:val="0"/>
              <w:marRight w:val="0"/>
              <w:marTop w:val="0"/>
              <w:marBottom w:val="0"/>
              <w:divBdr>
                <w:top w:val="none" w:sz="0" w:space="0" w:color="auto"/>
                <w:left w:val="none" w:sz="0" w:space="0" w:color="auto"/>
                <w:bottom w:val="none" w:sz="0" w:space="0" w:color="auto"/>
                <w:right w:val="none" w:sz="0" w:space="0" w:color="auto"/>
              </w:divBdr>
            </w:div>
            <w:div w:id="351609626">
              <w:marLeft w:val="0"/>
              <w:marRight w:val="0"/>
              <w:marTop w:val="0"/>
              <w:marBottom w:val="0"/>
              <w:divBdr>
                <w:top w:val="none" w:sz="0" w:space="0" w:color="auto"/>
                <w:left w:val="none" w:sz="0" w:space="0" w:color="auto"/>
                <w:bottom w:val="none" w:sz="0" w:space="0" w:color="auto"/>
                <w:right w:val="none" w:sz="0" w:space="0" w:color="auto"/>
              </w:divBdr>
            </w:div>
            <w:div w:id="351612003">
              <w:marLeft w:val="0"/>
              <w:marRight w:val="0"/>
              <w:marTop w:val="0"/>
              <w:marBottom w:val="0"/>
              <w:divBdr>
                <w:top w:val="none" w:sz="0" w:space="0" w:color="auto"/>
                <w:left w:val="none" w:sz="0" w:space="0" w:color="auto"/>
                <w:bottom w:val="none" w:sz="0" w:space="0" w:color="auto"/>
                <w:right w:val="none" w:sz="0" w:space="0" w:color="auto"/>
              </w:divBdr>
            </w:div>
            <w:div w:id="359203532">
              <w:marLeft w:val="0"/>
              <w:marRight w:val="0"/>
              <w:marTop w:val="0"/>
              <w:marBottom w:val="0"/>
              <w:divBdr>
                <w:top w:val="none" w:sz="0" w:space="0" w:color="auto"/>
                <w:left w:val="none" w:sz="0" w:space="0" w:color="auto"/>
                <w:bottom w:val="none" w:sz="0" w:space="0" w:color="auto"/>
                <w:right w:val="none" w:sz="0" w:space="0" w:color="auto"/>
              </w:divBdr>
            </w:div>
            <w:div w:id="359818277">
              <w:marLeft w:val="0"/>
              <w:marRight w:val="0"/>
              <w:marTop w:val="0"/>
              <w:marBottom w:val="0"/>
              <w:divBdr>
                <w:top w:val="none" w:sz="0" w:space="0" w:color="auto"/>
                <w:left w:val="none" w:sz="0" w:space="0" w:color="auto"/>
                <w:bottom w:val="none" w:sz="0" w:space="0" w:color="auto"/>
                <w:right w:val="none" w:sz="0" w:space="0" w:color="auto"/>
              </w:divBdr>
            </w:div>
            <w:div w:id="378671599">
              <w:marLeft w:val="0"/>
              <w:marRight w:val="0"/>
              <w:marTop w:val="0"/>
              <w:marBottom w:val="0"/>
              <w:divBdr>
                <w:top w:val="none" w:sz="0" w:space="0" w:color="auto"/>
                <w:left w:val="none" w:sz="0" w:space="0" w:color="auto"/>
                <w:bottom w:val="none" w:sz="0" w:space="0" w:color="auto"/>
                <w:right w:val="none" w:sz="0" w:space="0" w:color="auto"/>
              </w:divBdr>
            </w:div>
            <w:div w:id="380642022">
              <w:marLeft w:val="0"/>
              <w:marRight w:val="0"/>
              <w:marTop w:val="0"/>
              <w:marBottom w:val="0"/>
              <w:divBdr>
                <w:top w:val="none" w:sz="0" w:space="0" w:color="auto"/>
                <w:left w:val="none" w:sz="0" w:space="0" w:color="auto"/>
                <w:bottom w:val="none" w:sz="0" w:space="0" w:color="auto"/>
                <w:right w:val="none" w:sz="0" w:space="0" w:color="auto"/>
              </w:divBdr>
            </w:div>
            <w:div w:id="389427002">
              <w:marLeft w:val="0"/>
              <w:marRight w:val="0"/>
              <w:marTop w:val="0"/>
              <w:marBottom w:val="0"/>
              <w:divBdr>
                <w:top w:val="none" w:sz="0" w:space="0" w:color="auto"/>
                <w:left w:val="none" w:sz="0" w:space="0" w:color="auto"/>
                <w:bottom w:val="none" w:sz="0" w:space="0" w:color="auto"/>
                <w:right w:val="none" w:sz="0" w:space="0" w:color="auto"/>
              </w:divBdr>
            </w:div>
            <w:div w:id="426659585">
              <w:marLeft w:val="0"/>
              <w:marRight w:val="0"/>
              <w:marTop w:val="0"/>
              <w:marBottom w:val="0"/>
              <w:divBdr>
                <w:top w:val="none" w:sz="0" w:space="0" w:color="auto"/>
                <w:left w:val="none" w:sz="0" w:space="0" w:color="auto"/>
                <w:bottom w:val="none" w:sz="0" w:space="0" w:color="auto"/>
                <w:right w:val="none" w:sz="0" w:space="0" w:color="auto"/>
              </w:divBdr>
            </w:div>
            <w:div w:id="442847950">
              <w:marLeft w:val="0"/>
              <w:marRight w:val="0"/>
              <w:marTop w:val="0"/>
              <w:marBottom w:val="0"/>
              <w:divBdr>
                <w:top w:val="none" w:sz="0" w:space="0" w:color="auto"/>
                <w:left w:val="none" w:sz="0" w:space="0" w:color="auto"/>
                <w:bottom w:val="none" w:sz="0" w:space="0" w:color="auto"/>
                <w:right w:val="none" w:sz="0" w:space="0" w:color="auto"/>
              </w:divBdr>
            </w:div>
            <w:div w:id="554857582">
              <w:marLeft w:val="0"/>
              <w:marRight w:val="0"/>
              <w:marTop w:val="0"/>
              <w:marBottom w:val="0"/>
              <w:divBdr>
                <w:top w:val="none" w:sz="0" w:space="0" w:color="auto"/>
                <w:left w:val="none" w:sz="0" w:space="0" w:color="auto"/>
                <w:bottom w:val="none" w:sz="0" w:space="0" w:color="auto"/>
                <w:right w:val="none" w:sz="0" w:space="0" w:color="auto"/>
              </w:divBdr>
            </w:div>
            <w:div w:id="568880546">
              <w:marLeft w:val="0"/>
              <w:marRight w:val="0"/>
              <w:marTop w:val="0"/>
              <w:marBottom w:val="0"/>
              <w:divBdr>
                <w:top w:val="none" w:sz="0" w:space="0" w:color="auto"/>
                <w:left w:val="none" w:sz="0" w:space="0" w:color="auto"/>
                <w:bottom w:val="none" w:sz="0" w:space="0" w:color="auto"/>
                <w:right w:val="none" w:sz="0" w:space="0" w:color="auto"/>
              </w:divBdr>
            </w:div>
            <w:div w:id="589122713">
              <w:marLeft w:val="0"/>
              <w:marRight w:val="0"/>
              <w:marTop w:val="0"/>
              <w:marBottom w:val="0"/>
              <w:divBdr>
                <w:top w:val="none" w:sz="0" w:space="0" w:color="auto"/>
                <w:left w:val="none" w:sz="0" w:space="0" w:color="auto"/>
                <w:bottom w:val="none" w:sz="0" w:space="0" w:color="auto"/>
                <w:right w:val="none" w:sz="0" w:space="0" w:color="auto"/>
              </w:divBdr>
            </w:div>
            <w:div w:id="604505227">
              <w:marLeft w:val="0"/>
              <w:marRight w:val="0"/>
              <w:marTop w:val="0"/>
              <w:marBottom w:val="0"/>
              <w:divBdr>
                <w:top w:val="none" w:sz="0" w:space="0" w:color="auto"/>
                <w:left w:val="none" w:sz="0" w:space="0" w:color="auto"/>
                <w:bottom w:val="none" w:sz="0" w:space="0" w:color="auto"/>
                <w:right w:val="none" w:sz="0" w:space="0" w:color="auto"/>
              </w:divBdr>
            </w:div>
            <w:div w:id="618686170">
              <w:marLeft w:val="0"/>
              <w:marRight w:val="0"/>
              <w:marTop w:val="0"/>
              <w:marBottom w:val="0"/>
              <w:divBdr>
                <w:top w:val="none" w:sz="0" w:space="0" w:color="auto"/>
                <w:left w:val="none" w:sz="0" w:space="0" w:color="auto"/>
                <w:bottom w:val="none" w:sz="0" w:space="0" w:color="auto"/>
                <w:right w:val="none" w:sz="0" w:space="0" w:color="auto"/>
              </w:divBdr>
            </w:div>
            <w:div w:id="621032463">
              <w:marLeft w:val="0"/>
              <w:marRight w:val="0"/>
              <w:marTop w:val="0"/>
              <w:marBottom w:val="0"/>
              <w:divBdr>
                <w:top w:val="none" w:sz="0" w:space="0" w:color="auto"/>
                <w:left w:val="none" w:sz="0" w:space="0" w:color="auto"/>
                <w:bottom w:val="none" w:sz="0" w:space="0" w:color="auto"/>
                <w:right w:val="none" w:sz="0" w:space="0" w:color="auto"/>
              </w:divBdr>
            </w:div>
            <w:div w:id="629937270">
              <w:marLeft w:val="0"/>
              <w:marRight w:val="0"/>
              <w:marTop w:val="0"/>
              <w:marBottom w:val="0"/>
              <w:divBdr>
                <w:top w:val="none" w:sz="0" w:space="0" w:color="auto"/>
                <w:left w:val="none" w:sz="0" w:space="0" w:color="auto"/>
                <w:bottom w:val="none" w:sz="0" w:space="0" w:color="auto"/>
                <w:right w:val="none" w:sz="0" w:space="0" w:color="auto"/>
              </w:divBdr>
            </w:div>
            <w:div w:id="674454391">
              <w:marLeft w:val="0"/>
              <w:marRight w:val="0"/>
              <w:marTop w:val="0"/>
              <w:marBottom w:val="0"/>
              <w:divBdr>
                <w:top w:val="none" w:sz="0" w:space="0" w:color="auto"/>
                <w:left w:val="none" w:sz="0" w:space="0" w:color="auto"/>
                <w:bottom w:val="none" w:sz="0" w:space="0" w:color="auto"/>
                <w:right w:val="none" w:sz="0" w:space="0" w:color="auto"/>
              </w:divBdr>
            </w:div>
            <w:div w:id="700979227">
              <w:marLeft w:val="0"/>
              <w:marRight w:val="0"/>
              <w:marTop w:val="0"/>
              <w:marBottom w:val="0"/>
              <w:divBdr>
                <w:top w:val="none" w:sz="0" w:space="0" w:color="auto"/>
                <w:left w:val="none" w:sz="0" w:space="0" w:color="auto"/>
                <w:bottom w:val="none" w:sz="0" w:space="0" w:color="auto"/>
                <w:right w:val="none" w:sz="0" w:space="0" w:color="auto"/>
              </w:divBdr>
            </w:div>
            <w:div w:id="718699823">
              <w:marLeft w:val="0"/>
              <w:marRight w:val="0"/>
              <w:marTop w:val="0"/>
              <w:marBottom w:val="0"/>
              <w:divBdr>
                <w:top w:val="none" w:sz="0" w:space="0" w:color="auto"/>
                <w:left w:val="none" w:sz="0" w:space="0" w:color="auto"/>
                <w:bottom w:val="none" w:sz="0" w:space="0" w:color="auto"/>
                <w:right w:val="none" w:sz="0" w:space="0" w:color="auto"/>
              </w:divBdr>
            </w:div>
            <w:div w:id="794176113">
              <w:marLeft w:val="0"/>
              <w:marRight w:val="0"/>
              <w:marTop w:val="0"/>
              <w:marBottom w:val="0"/>
              <w:divBdr>
                <w:top w:val="none" w:sz="0" w:space="0" w:color="auto"/>
                <w:left w:val="none" w:sz="0" w:space="0" w:color="auto"/>
                <w:bottom w:val="none" w:sz="0" w:space="0" w:color="auto"/>
                <w:right w:val="none" w:sz="0" w:space="0" w:color="auto"/>
              </w:divBdr>
            </w:div>
            <w:div w:id="833379951">
              <w:marLeft w:val="0"/>
              <w:marRight w:val="0"/>
              <w:marTop w:val="0"/>
              <w:marBottom w:val="0"/>
              <w:divBdr>
                <w:top w:val="none" w:sz="0" w:space="0" w:color="auto"/>
                <w:left w:val="none" w:sz="0" w:space="0" w:color="auto"/>
                <w:bottom w:val="none" w:sz="0" w:space="0" w:color="auto"/>
                <w:right w:val="none" w:sz="0" w:space="0" w:color="auto"/>
              </w:divBdr>
            </w:div>
            <w:div w:id="839658677">
              <w:marLeft w:val="0"/>
              <w:marRight w:val="0"/>
              <w:marTop w:val="0"/>
              <w:marBottom w:val="0"/>
              <w:divBdr>
                <w:top w:val="none" w:sz="0" w:space="0" w:color="auto"/>
                <w:left w:val="none" w:sz="0" w:space="0" w:color="auto"/>
                <w:bottom w:val="none" w:sz="0" w:space="0" w:color="auto"/>
                <w:right w:val="none" w:sz="0" w:space="0" w:color="auto"/>
              </w:divBdr>
            </w:div>
            <w:div w:id="879392755">
              <w:marLeft w:val="0"/>
              <w:marRight w:val="0"/>
              <w:marTop w:val="0"/>
              <w:marBottom w:val="0"/>
              <w:divBdr>
                <w:top w:val="none" w:sz="0" w:space="0" w:color="auto"/>
                <w:left w:val="none" w:sz="0" w:space="0" w:color="auto"/>
                <w:bottom w:val="none" w:sz="0" w:space="0" w:color="auto"/>
                <w:right w:val="none" w:sz="0" w:space="0" w:color="auto"/>
              </w:divBdr>
            </w:div>
            <w:div w:id="921109231">
              <w:marLeft w:val="0"/>
              <w:marRight w:val="0"/>
              <w:marTop w:val="0"/>
              <w:marBottom w:val="0"/>
              <w:divBdr>
                <w:top w:val="none" w:sz="0" w:space="0" w:color="auto"/>
                <w:left w:val="none" w:sz="0" w:space="0" w:color="auto"/>
                <w:bottom w:val="none" w:sz="0" w:space="0" w:color="auto"/>
                <w:right w:val="none" w:sz="0" w:space="0" w:color="auto"/>
              </w:divBdr>
            </w:div>
            <w:div w:id="925381528">
              <w:marLeft w:val="0"/>
              <w:marRight w:val="0"/>
              <w:marTop w:val="0"/>
              <w:marBottom w:val="0"/>
              <w:divBdr>
                <w:top w:val="none" w:sz="0" w:space="0" w:color="auto"/>
                <w:left w:val="none" w:sz="0" w:space="0" w:color="auto"/>
                <w:bottom w:val="none" w:sz="0" w:space="0" w:color="auto"/>
                <w:right w:val="none" w:sz="0" w:space="0" w:color="auto"/>
              </w:divBdr>
            </w:div>
            <w:div w:id="946424496">
              <w:marLeft w:val="0"/>
              <w:marRight w:val="0"/>
              <w:marTop w:val="0"/>
              <w:marBottom w:val="0"/>
              <w:divBdr>
                <w:top w:val="none" w:sz="0" w:space="0" w:color="auto"/>
                <w:left w:val="none" w:sz="0" w:space="0" w:color="auto"/>
                <w:bottom w:val="none" w:sz="0" w:space="0" w:color="auto"/>
                <w:right w:val="none" w:sz="0" w:space="0" w:color="auto"/>
              </w:divBdr>
            </w:div>
            <w:div w:id="961380199">
              <w:marLeft w:val="0"/>
              <w:marRight w:val="0"/>
              <w:marTop w:val="0"/>
              <w:marBottom w:val="0"/>
              <w:divBdr>
                <w:top w:val="none" w:sz="0" w:space="0" w:color="auto"/>
                <w:left w:val="none" w:sz="0" w:space="0" w:color="auto"/>
                <w:bottom w:val="none" w:sz="0" w:space="0" w:color="auto"/>
                <w:right w:val="none" w:sz="0" w:space="0" w:color="auto"/>
              </w:divBdr>
            </w:div>
            <w:div w:id="979503232">
              <w:marLeft w:val="0"/>
              <w:marRight w:val="0"/>
              <w:marTop w:val="0"/>
              <w:marBottom w:val="0"/>
              <w:divBdr>
                <w:top w:val="none" w:sz="0" w:space="0" w:color="auto"/>
                <w:left w:val="none" w:sz="0" w:space="0" w:color="auto"/>
                <w:bottom w:val="none" w:sz="0" w:space="0" w:color="auto"/>
                <w:right w:val="none" w:sz="0" w:space="0" w:color="auto"/>
              </w:divBdr>
            </w:div>
            <w:div w:id="985552222">
              <w:marLeft w:val="0"/>
              <w:marRight w:val="0"/>
              <w:marTop w:val="0"/>
              <w:marBottom w:val="0"/>
              <w:divBdr>
                <w:top w:val="none" w:sz="0" w:space="0" w:color="auto"/>
                <w:left w:val="none" w:sz="0" w:space="0" w:color="auto"/>
                <w:bottom w:val="none" w:sz="0" w:space="0" w:color="auto"/>
                <w:right w:val="none" w:sz="0" w:space="0" w:color="auto"/>
              </w:divBdr>
            </w:div>
            <w:div w:id="1003749825">
              <w:marLeft w:val="0"/>
              <w:marRight w:val="0"/>
              <w:marTop w:val="0"/>
              <w:marBottom w:val="0"/>
              <w:divBdr>
                <w:top w:val="none" w:sz="0" w:space="0" w:color="auto"/>
                <w:left w:val="none" w:sz="0" w:space="0" w:color="auto"/>
                <w:bottom w:val="none" w:sz="0" w:space="0" w:color="auto"/>
                <w:right w:val="none" w:sz="0" w:space="0" w:color="auto"/>
              </w:divBdr>
            </w:div>
            <w:div w:id="1010721695">
              <w:marLeft w:val="0"/>
              <w:marRight w:val="0"/>
              <w:marTop w:val="0"/>
              <w:marBottom w:val="0"/>
              <w:divBdr>
                <w:top w:val="none" w:sz="0" w:space="0" w:color="auto"/>
                <w:left w:val="none" w:sz="0" w:space="0" w:color="auto"/>
                <w:bottom w:val="none" w:sz="0" w:space="0" w:color="auto"/>
                <w:right w:val="none" w:sz="0" w:space="0" w:color="auto"/>
              </w:divBdr>
            </w:div>
            <w:div w:id="1022702297">
              <w:marLeft w:val="0"/>
              <w:marRight w:val="0"/>
              <w:marTop w:val="0"/>
              <w:marBottom w:val="0"/>
              <w:divBdr>
                <w:top w:val="none" w:sz="0" w:space="0" w:color="auto"/>
                <w:left w:val="none" w:sz="0" w:space="0" w:color="auto"/>
                <w:bottom w:val="none" w:sz="0" w:space="0" w:color="auto"/>
                <w:right w:val="none" w:sz="0" w:space="0" w:color="auto"/>
              </w:divBdr>
            </w:div>
            <w:div w:id="1105418714">
              <w:marLeft w:val="0"/>
              <w:marRight w:val="0"/>
              <w:marTop w:val="0"/>
              <w:marBottom w:val="0"/>
              <w:divBdr>
                <w:top w:val="none" w:sz="0" w:space="0" w:color="auto"/>
                <w:left w:val="none" w:sz="0" w:space="0" w:color="auto"/>
                <w:bottom w:val="none" w:sz="0" w:space="0" w:color="auto"/>
                <w:right w:val="none" w:sz="0" w:space="0" w:color="auto"/>
              </w:divBdr>
            </w:div>
            <w:div w:id="1119449251">
              <w:marLeft w:val="0"/>
              <w:marRight w:val="0"/>
              <w:marTop w:val="0"/>
              <w:marBottom w:val="0"/>
              <w:divBdr>
                <w:top w:val="none" w:sz="0" w:space="0" w:color="auto"/>
                <w:left w:val="none" w:sz="0" w:space="0" w:color="auto"/>
                <w:bottom w:val="none" w:sz="0" w:space="0" w:color="auto"/>
                <w:right w:val="none" w:sz="0" w:space="0" w:color="auto"/>
              </w:divBdr>
            </w:div>
            <w:div w:id="1132332246">
              <w:marLeft w:val="0"/>
              <w:marRight w:val="0"/>
              <w:marTop w:val="0"/>
              <w:marBottom w:val="0"/>
              <w:divBdr>
                <w:top w:val="none" w:sz="0" w:space="0" w:color="auto"/>
                <w:left w:val="none" w:sz="0" w:space="0" w:color="auto"/>
                <w:bottom w:val="none" w:sz="0" w:space="0" w:color="auto"/>
                <w:right w:val="none" w:sz="0" w:space="0" w:color="auto"/>
              </w:divBdr>
            </w:div>
            <w:div w:id="1164126416">
              <w:marLeft w:val="0"/>
              <w:marRight w:val="0"/>
              <w:marTop w:val="0"/>
              <w:marBottom w:val="0"/>
              <w:divBdr>
                <w:top w:val="none" w:sz="0" w:space="0" w:color="auto"/>
                <w:left w:val="none" w:sz="0" w:space="0" w:color="auto"/>
                <w:bottom w:val="none" w:sz="0" w:space="0" w:color="auto"/>
                <w:right w:val="none" w:sz="0" w:space="0" w:color="auto"/>
              </w:divBdr>
            </w:div>
            <w:div w:id="1240871432">
              <w:marLeft w:val="0"/>
              <w:marRight w:val="0"/>
              <w:marTop w:val="0"/>
              <w:marBottom w:val="0"/>
              <w:divBdr>
                <w:top w:val="none" w:sz="0" w:space="0" w:color="auto"/>
                <w:left w:val="none" w:sz="0" w:space="0" w:color="auto"/>
                <w:bottom w:val="none" w:sz="0" w:space="0" w:color="auto"/>
                <w:right w:val="none" w:sz="0" w:space="0" w:color="auto"/>
              </w:divBdr>
            </w:div>
            <w:div w:id="1270161801">
              <w:marLeft w:val="0"/>
              <w:marRight w:val="0"/>
              <w:marTop w:val="0"/>
              <w:marBottom w:val="0"/>
              <w:divBdr>
                <w:top w:val="none" w:sz="0" w:space="0" w:color="auto"/>
                <w:left w:val="none" w:sz="0" w:space="0" w:color="auto"/>
                <w:bottom w:val="none" w:sz="0" w:space="0" w:color="auto"/>
                <w:right w:val="none" w:sz="0" w:space="0" w:color="auto"/>
              </w:divBdr>
            </w:div>
            <w:div w:id="1295718202">
              <w:marLeft w:val="0"/>
              <w:marRight w:val="0"/>
              <w:marTop w:val="0"/>
              <w:marBottom w:val="0"/>
              <w:divBdr>
                <w:top w:val="none" w:sz="0" w:space="0" w:color="auto"/>
                <w:left w:val="none" w:sz="0" w:space="0" w:color="auto"/>
                <w:bottom w:val="none" w:sz="0" w:space="0" w:color="auto"/>
                <w:right w:val="none" w:sz="0" w:space="0" w:color="auto"/>
              </w:divBdr>
            </w:div>
            <w:div w:id="1311864759">
              <w:marLeft w:val="0"/>
              <w:marRight w:val="0"/>
              <w:marTop w:val="0"/>
              <w:marBottom w:val="0"/>
              <w:divBdr>
                <w:top w:val="none" w:sz="0" w:space="0" w:color="auto"/>
                <w:left w:val="none" w:sz="0" w:space="0" w:color="auto"/>
                <w:bottom w:val="none" w:sz="0" w:space="0" w:color="auto"/>
                <w:right w:val="none" w:sz="0" w:space="0" w:color="auto"/>
              </w:divBdr>
            </w:div>
            <w:div w:id="1358238407">
              <w:marLeft w:val="0"/>
              <w:marRight w:val="0"/>
              <w:marTop w:val="0"/>
              <w:marBottom w:val="0"/>
              <w:divBdr>
                <w:top w:val="none" w:sz="0" w:space="0" w:color="auto"/>
                <w:left w:val="none" w:sz="0" w:space="0" w:color="auto"/>
                <w:bottom w:val="none" w:sz="0" w:space="0" w:color="auto"/>
                <w:right w:val="none" w:sz="0" w:space="0" w:color="auto"/>
              </w:divBdr>
            </w:div>
            <w:div w:id="1378164943">
              <w:marLeft w:val="0"/>
              <w:marRight w:val="0"/>
              <w:marTop w:val="0"/>
              <w:marBottom w:val="0"/>
              <w:divBdr>
                <w:top w:val="none" w:sz="0" w:space="0" w:color="auto"/>
                <w:left w:val="none" w:sz="0" w:space="0" w:color="auto"/>
                <w:bottom w:val="none" w:sz="0" w:space="0" w:color="auto"/>
                <w:right w:val="none" w:sz="0" w:space="0" w:color="auto"/>
              </w:divBdr>
            </w:div>
            <w:div w:id="1387680077">
              <w:marLeft w:val="0"/>
              <w:marRight w:val="0"/>
              <w:marTop w:val="0"/>
              <w:marBottom w:val="0"/>
              <w:divBdr>
                <w:top w:val="none" w:sz="0" w:space="0" w:color="auto"/>
                <w:left w:val="none" w:sz="0" w:space="0" w:color="auto"/>
                <w:bottom w:val="none" w:sz="0" w:space="0" w:color="auto"/>
                <w:right w:val="none" w:sz="0" w:space="0" w:color="auto"/>
              </w:divBdr>
            </w:div>
            <w:div w:id="1396198690">
              <w:marLeft w:val="0"/>
              <w:marRight w:val="0"/>
              <w:marTop w:val="0"/>
              <w:marBottom w:val="0"/>
              <w:divBdr>
                <w:top w:val="none" w:sz="0" w:space="0" w:color="auto"/>
                <w:left w:val="none" w:sz="0" w:space="0" w:color="auto"/>
                <w:bottom w:val="none" w:sz="0" w:space="0" w:color="auto"/>
                <w:right w:val="none" w:sz="0" w:space="0" w:color="auto"/>
              </w:divBdr>
            </w:div>
            <w:div w:id="1404572525">
              <w:marLeft w:val="0"/>
              <w:marRight w:val="0"/>
              <w:marTop w:val="0"/>
              <w:marBottom w:val="0"/>
              <w:divBdr>
                <w:top w:val="none" w:sz="0" w:space="0" w:color="auto"/>
                <w:left w:val="none" w:sz="0" w:space="0" w:color="auto"/>
                <w:bottom w:val="none" w:sz="0" w:space="0" w:color="auto"/>
                <w:right w:val="none" w:sz="0" w:space="0" w:color="auto"/>
              </w:divBdr>
            </w:div>
            <w:div w:id="1406492933">
              <w:marLeft w:val="0"/>
              <w:marRight w:val="0"/>
              <w:marTop w:val="0"/>
              <w:marBottom w:val="0"/>
              <w:divBdr>
                <w:top w:val="none" w:sz="0" w:space="0" w:color="auto"/>
                <w:left w:val="none" w:sz="0" w:space="0" w:color="auto"/>
                <w:bottom w:val="none" w:sz="0" w:space="0" w:color="auto"/>
                <w:right w:val="none" w:sz="0" w:space="0" w:color="auto"/>
              </w:divBdr>
            </w:div>
            <w:div w:id="1412241546">
              <w:marLeft w:val="0"/>
              <w:marRight w:val="0"/>
              <w:marTop w:val="0"/>
              <w:marBottom w:val="0"/>
              <w:divBdr>
                <w:top w:val="none" w:sz="0" w:space="0" w:color="auto"/>
                <w:left w:val="none" w:sz="0" w:space="0" w:color="auto"/>
                <w:bottom w:val="none" w:sz="0" w:space="0" w:color="auto"/>
                <w:right w:val="none" w:sz="0" w:space="0" w:color="auto"/>
              </w:divBdr>
            </w:div>
            <w:div w:id="1431659767">
              <w:marLeft w:val="0"/>
              <w:marRight w:val="0"/>
              <w:marTop w:val="0"/>
              <w:marBottom w:val="0"/>
              <w:divBdr>
                <w:top w:val="none" w:sz="0" w:space="0" w:color="auto"/>
                <w:left w:val="none" w:sz="0" w:space="0" w:color="auto"/>
                <w:bottom w:val="none" w:sz="0" w:space="0" w:color="auto"/>
                <w:right w:val="none" w:sz="0" w:space="0" w:color="auto"/>
              </w:divBdr>
            </w:div>
            <w:div w:id="1506478670">
              <w:marLeft w:val="0"/>
              <w:marRight w:val="0"/>
              <w:marTop w:val="0"/>
              <w:marBottom w:val="0"/>
              <w:divBdr>
                <w:top w:val="none" w:sz="0" w:space="0" w:color="auto"/>
                <w:left w:val="none" w:sz="0" w:space="0" w:color="auto"/>
                <w:bottom w:val="none" w:sz="0" w:space="0" w:color="auto"/>
                <w:right w:val="none" w:sz="0" w:space="0" w:color="auto"/>
              </w:divBdr>
            </w:div>
            <w:div w:id="1560047114">
              <w:marLeft w:val="0"/>
              <w:marRight w:val="0"/>
              <w:marTop w:val="0"/>
              <w:marBottom w:val="0"/>
              <w:divBdr>
                <w:top w:val="none" w:sz="0" w:space="0" w:color="auto"/>
                <w:left w:val="none" w:sz="0" w:space="0" w:color="auto"/>
                <w:bottom w:val="none" w:sz="0" w:space="0" w:color="auto"/>
                <w:right w:val="none" w:sz="0" w:space="0" w:color="auto"/>
              </w:divBdr>
            </w:div>
            <w:div w:id="1564678562">
              <w:marLeft w:val="0"/>
              <w:marRight w:val="0"/>
              <w:marTop w:val="0"/>
              <w:marBottom w:val="0"/>
              <w:divBdr>
                <w:top w:val="none" w:sz="0" w:space="0" w:color="auto"/>
                <w:left w:val="none" w:sz="0" w:space="0" w:color="auto"/>
                <w:bottom w:val="none" w:sz="0" w:space="0" w:color="auto"/>
                <w:right w:val="none" w:sz="0" w:space="0" w:color="auto"/>
              </w:divBdr>
            </w:div>
            <w:div w:id="1566843093">
              <w:marLeft w:val="0"/>
              <w:marRight w:val="0"/>
              <w:marTop w:val="0"/>
              <w:marBottom w:val="0"/>
              <w:divBdr>
                <w:top w:val="none" w:sz="0" w:space="0" w:color="auto"/>
                <w:left w:val="none" w:sz="0" w:space="0" w:color="auto"/>
                <w:bottom w:val="none" w:sz="0" w:space="0" w:color="auto"/>
                <w:right w:val="none" w:sz="0" w:space="0" w:color="auto"/>
              </w:divBdr>
            </w:div>
            <w:div w:id="1577088298">
              <w:marLeft w:val="0"/>
              <w:marRight w:val="0"/>
              <w:marTop w:val="0"/>
              <w:marBottom w:val="0"/>
              <w:divBdr>
                <w:top w:val="none" w:sz="0" w:space="0" w:color="auto"/>
                <w:left w:val="none" w:sz="0" w:space="0" w:color="auto"/>
                <w:bottom w:val="none" w:sz="0" w:space="0" w:color="auto"/>
                <w:right w:val="none" w:sz="0" w:space="0" w:color="auto"/>
              </w:divBdr>
            </w:div>
            <w:div w:id="1589271315">
              <w:marLeft w:val="0"/>
              <w:marRight w:val="0"/>
              <w:marTop w:val="0"/>
              <w:marBottom w:val="0"/>
              <w:divBdr>
                <w:top w:val="none" w:sz="0" w:space="0" w:color="auto"/>
                <w:left w:val="none" w:sz="0" w:space="0" w:color="auto"/>
                <w:bottom w:val="none" w:sz="0" w:space="0" w:color="auto"/>
                <w:right w:val="none" w:sz="0" w:space="0" w:color="auto"/>
              </w:divBdr>
            </w:div>
            <w:div w:id="1622033330">
              <w:marLeft w:val="0"/>
              <w:marRight w:val="0"/>
              <w:marTop w:val="0"/>
              <w:marBottom w:val="0"/>
              <w:divBdr>
                <w:top w:val="none" w:sz="0" w:space="0" w:color="auto"/>
                <w:left w:val="none" w:sz="0" w:space="0" w:color="auto"/>
                <w:bottom w:val="none" w:sz="0" w:space="0" w:color="auto"/>
                <w:right w:val="none" w:sz="0" w:space="0" w:color="auto"/>
              </w:divBdr>
            </w:div>
            <w:div w:id="1649092937">
              <w:marLeft w:val="0"/>
              <w:marRight w:val="0"/>
              <w:marTop w:val="0"/>
              <w:marBottom w:val="0"/>
              <w:divBdr>
                <w:top w:val="none" w:sz="0" w:space="0" w:color="auto"/>
                <w:left w:val="none" w:sz="0" w:space="0" w:color="auto"/>
                <w:bottom w:val="none" w:sz="0" w:space="0" w:color="auto"/>
                <w:right w:val="none" w:sz="0" w:space="0" w:color="auto"/>
              </w:divBdr>
            </w:div>
            <w:div w:id="1650288760">
              <w:marLeft w:val="0"/>
              <w:marRight w:val="0"/>
              <w:marTop w:val="0"/>
              <w:marBottom w:val="0"/>
              <w:divBdr>
                <w:top w:val="none" w:sz="0" w:space="0" w:color="auto"/>
                <w:left w:val="none" w:sz="0" w:space="0" w:color="auto"/>
                <w:bottom w:val="none" w:sz="0" w:space="0" w:color="auto"/>
                <w:right w:val="none" w:sz="0" w:space="0" w:color="auto"/>
              </w:divBdr>
            </w:div>
            <w:div w:id="1696954821">
              <w:marLeft w:val="0"/>
              <w:marRight w:val="0"/>
              <w:marTop w:val="0"/>
              <w:marBottom w:val="0"/>
              <w:divBdr>
                <w:top w:val="none" w:sz="0" w:space="0" w:color="auto"/>
                <w:left w:val="none" w:sz="0" w:space="0" w:color="auto"/>
                <w:bottom w:val="none" w:sz="0" w:space="0" w:color="auto"/>
                <w:right w:val="none" w:sz="0" w:space="0" w:color="auto"/>
              </w:divBdr>
            </w:div>
            <w:div w:id="1731920847">
              <w:marLeft w:val="0"/>
              <w:marRight w:val="0"/>
              <w:marTop w:val="0"/>
              <w:marBottom w:val="0"/>
              <w:divBdr>
                <w:top w:val="none" w:sz="0" w:space="0" w:color="auto"/>
                <w:left w:val="none" w:sz="0" w:space="0" w:color="auto"/>
                <w:bottom w:val="none" w:sz="0" w:space="0" w:color="auto"/>
                <w:right w:val="none" w:sz="0" w:space="0" w:color="auto"/>
              </w:divBdr>
            </w:div>
            <w:div w:id="1759979562">
              <w:marLeft w:val="0"/>
              <w:marRight w:val="0"/>
              <w:marTop w:val="0"/>
              <w:marBottom w:val="0"/>
              <w:divBdr>
                <w:top w:val="none" w:sz="0" w:space="0" w:color="auto"/>
                <w:left w:val="none" w:sz="0" w:space="0" w:color="auto"/>
                <w:bottom w:val="none" w:sz="0" w:space="0" w:color="auto"/>
                <w:right w:val="none" w:sz="0" w:space="0" w:color="auto"/>
              </w:divBdr>
            </w:div>
            <w:div w:id="1785927525">
              <w:marLeft w:val="0"/>
              <w:marRight w:val="0"/>
              <w:marTop w:val="0"/>
              <w:marBottom w:val="0"/>
              <w:divBdr>
                <w:top w:val="none" w:sz="0" w:space="0" w:color="auto"/>
                <w:left w:val="none" w:sz="0" w:space="0" w:color="auto"/>
                <w:bottom w:val="none" w:sz="0" w:space="0" w:color="auto"/>
                <w:right w:val="none" w:sz="0" w:space="0" w:color="auto"/>
              </w:divBdr>
            </w:div>
            <w:div w:id="1799907695">
              <w:marLeft w:val="0"/>
              <w:marRight w:val="0"/>
              <w:marTop w:val="0"/>
              <w:marBottom w:val="0"/>
              <w:divBdr>
                <w:top w:val="none" w:sz="0" w:space="0" w:color="auto"/>
                <w:left w:val="none" w:sz="0" w:space="0" w:color="auto"/>
                <w:bottom w:val="none" w:sz="0" w:space="0" w:color="auto"/>
                <w:right w:val="none" w:sz="0" w:space="0" w:color="auto"/>
              </w:divBdr>
            </w:div>
            <w:div w:id="1843737750">
              <w:marLeft w:val="0"/>
              <w:marRight w:val="0"/>
              <w:marTop w:val="0"/>
              <w:marBottom w:val="0"/>
              <w:divBdr>
                <w:top w:val="none" w:sz="0" w:space="0" w:color="auto"/>
                <w:left w:val="none" w:sz="0" w:space="0" w:color="auto"/>
                <w:bottom w:val="none" w:sz="0" w:space="0" w:color="auto"/>
                <w:right w:val="none" w:sz="0" w:space="0" w:color="auto"/>
              </w:divBdr>
            </w:div>
            <w:div w:id="1846631452">
              <w:marLeft w:val="0"/>
              <w:marRight w:val="0"/>
              <w:marTop w:val="0"/>
              <w:marBottom w:val="0"/>
              <w:divBdr>
                <w:top w:val="none" w:sz="0" w:space="0" w:color="auto"/>
                <w:left w:val="none" w:sz="0" w:space="0" w:color="auto"/>
                <w:bottom w:val="none" w:sz="0" w:space="0" w:color="auto"/>
                <w:right w:val="none" w:sz="0" w:space="0" w:color="auto"/>
              </w:divBdr>
            </w:div>
            <w:div w:id="1847010611">
              <w:marLeft w:val="0"/>
              <w:marRight w:val="0"/>
              <w:marTop w:val="0"/>
              <w:marBottom w:val="0"/>
              <w:divBdr>
                <w:top w:val="none" w:sz="0" w:space="0" w:color="auto"/>
                <w:left w:val="none" w:sz="0" w:space="0" w:color="auto"/>
                <w:bottom w:val="none" w:sz="0" w:space="0" w:color="auto"/>
                <w:right w:val="none" w:sz="0" w:space="0" w:color="auto"/>
              </w:divBdr>
            </w:div>
            <w:div w:id="1856647083">
              <w:marLeft w:val="0"/>
              <w:marRight w:val="0"/>
              <w:marTop w:val="0"/>
              <w:marBottom w:val="0"/>
              <w:divBdr>
                <w:top w:val="none" w:sz="0" w:space="0" w:color="auto"/>
                <w:left w:val="none" w:sz="0" w:space="0" w:color="auto"/>
                <w:bottom w:val="none" w:sz="0" w:space="0" w:color="auto"/>
                <w:right w:val="none" w:sz="0" w:space="0" w:color="auto"/>
              </w:divBdr>
            </w:div>
            <w:div w:id="1866019730">
              <w:marLeft w:val="0"/>
              <w:marRight w:val="0"/>
              <w:marTop w:val="0"/>
              <w:marBottom w:val="0"/>
              <w:divBdr>
                <w:top w:val="none" w:sz="0" w:space="0" w:color="auto"/>
                <w:left w:val="none" w:sz="0" w:space="0" w:color="auto"/>
                <w:bottom w:val="none" w:sz="0" w:space="0" w:color="auto"/>
                <w:right w:val="none" w:sz="0" w:space="0" w:color="auto"/>
              </w:divBdr>
            </w:div>
            <w:div w:id="1915309964">
              <w:marLeft w:val="0"/>
              <w:marRight w:val="0"/>
              <w:marTop w:val="0"/>
              <w:marBottom w:val="0"/>
              <w:divBdr>
                <w:top w:val="none" w:sz="0" w:space="0" w:color="auto"/>
                <w:left w:val="none" w:sz="0" w:space="0" w:color="auto"/>
                <w:bottom w:val="none" w:sz="0" w:space="0" w:color="auto"/>
                <w:right w:val="none" w:sz="0" w:space="0" w:color="auto"/>
              </w:divBdr>
            </w:div>
            <w:div w:id="1934438679">
              <w:marLeft w:val="0"/>
              <w:marRight w:val="0"/>
              <w:marTop w:val="0"/>
              <w:marBottom w:val="0"/>
              <w:divBdr>
                <w:top w:val="none" w:sz="0" w:space="0" w:color="auto"/>
                <w:left w:val="none" w:sz="0" w:space="0" w:color="auto"/>
                <w:bottom w:val="none" w:sz="0" w:space="0" w:color="auto"/>
                <w:right w:val="none" w:sz="0" w:space="0" w:color="auto"/>
              </w:divBdr>
            </w:div>
            <w:div w:id="1943341704">
              <w:marLeft w:val="0"/>
              <w:marRight w:val="0"/>
              <w:marTop w:val="0"/>
              <w:marBottom w:val="0"/>
              <w:divBdr>
                <w:top w:val="none" w:sz="0" w:space="0" w:color="auto"/>
                <w:left w:val="none" w:sz="0" w:space="0" w:color="auto"/>
                <w:bottom w:val="none" w:sz="0" w:space="0" w:color="auto"/>
                <w:right w:val="none" w:sz="0" w:space="0" w:color="auto"/>
              </w:divBdr>
            </w:div>
            <w:div w:id="1953586079">
              <w:marLeft w:val="0"/>
              <w:marRight w:val="0"/>
              <w:marTop w:val="0"/>
              <w:marBottom w:val="0"/>
              <w:divBdr>
                <w:top w:val="none" w:sz="0" w:space="0" w:color="auto"/>
                <w:left w:val="none" w:sz="0" w:space="0" w:color="auto"/>
                <w:bottom w:val="none" w:sz="0" w:space="0" w:color="auto"/>
                <w:right w:val="none" w:sz="0" w:space="0" w:color="auto"/>
              </w:divBdr>
            </w:div>
            <w:div w:id="1967226156">
              <w:marLeft w:val="0"/>
              <w:marRight w:val="0"/>
              <w:marTop w:val="0"/>
              <w:marBottom w:val="0"/>
              <w:divBdr>
                <w:top w:val="none" w:sz="0" w:space="0" w:color="auto"/>
                <w:left w:val="none" w:sz="0" w:space="0" w:color="auto"/>
                <w:bottom w:val="none" w:sz="0" w:space="0" w:color="auto"/>
                <w:right w:val="none" w:sz="0" w:space="0" w:color="auto"/>
              </w:divBdr>
            </w:div>
            <w:div w:id="1999455647">
              <w:marLeft w:val="0"/>
              <w:marRight w:val="0"/>
              <w:marTop w:val="0"/>
              <w:marBottom w:val="0"/>
              <w:divBdr>
                <w:top w:val="none" w:sz="0" w:space="0" w:color="auto"/>
                <w:left w:val="none" w:sz="0" w:space="0" w:color="auto"/>
                <w:bottom w:val="none" w:sz="0" w:space="0" w:color="auto"/>
                <w:right w:val="none" w:sz="0" w:space="0" w:color="auto"/>
              </w:divBdr>
            </w:div>
            <w:div w:id="2014985759">
              <w:marLeft w:val="0"/>
              <w:marRight w:val="0"/>
              <w:marTop w:val="0"/>
              <w:marBottom w:val="0"/>
              <w:divBdr>
                <w:top w:val="none" w:sz="0" w:space="0" w:color="auto"/>
                <w:left w:val="none" w:sz="0" w:space="0" w:color="auto"/>
                <w:bottom w:val="none" w:sz="0" w:space="0" w:color="auto"/>
                <w:right w:val="none" w:sz="0" w:space="0" w:color="auto"/>
              </w:divBdr>
            </w:div>
            <w:div w:id="2041661423">
              <w:marLeft w:val="0"/>
              <w:marRight w:val="0"/>
              <w:marTop w:val="0"/>
              <w:marBottom w:val="0"/>
              <w:divBdr>
                <w:top w:val="none" w:sz="0" w:space="0" w:color="auto"/>
                <w:left w:val="none" w:sz="0" w:space="0" w:color="auto"/>
                <w:bottom w:val="none" w:sz="0" w:space="0" w:color="auto"/>
                <w:right w:val="none" w:sz="0" w:space="0" w:color="auto"/>
              </w:divBdr>
            </w:div>
            <w:div w:id="2058821926">
              <w:marLeft w:val="0"/>
              <w:marRight w:val="0"/>
              <w:marTop w:val="0"/>
              <w:marBottom w:val="0"/>
              <w:divBdr>
                <w:top w:val="none" w:sz="0" w:space="0" w:color="auto"/>
                <w:left w:val="none" w:sz="0" w:space="0" w:color="auto"/>
                <w:bottom w:val="none" w:sz="0" w:space="0" w:color="auto"/>
                <w:right w:val="none" w:sz="0" w:space="0" w:color="auto"/>
              </w:divBdr>
            </w:div>
            <w:div w:id="2067952239">
              <w:marLeft w:val="0"/>
              <w:marRight w:val="0"/>
              <w:marTop w:val="0"/>
              <w:marBottom w:val="0"/>
              <w:divBdr>
                <w:top w:val="none" w:sz="0" w:space="0" w:color="auto"/>
                <w:left w:val="none" w:sz="0" w:space="0" w:color="auto"/>
                <w:bottom w:val="none" w:sz="0" w:space="0" w:color="auto"/>
                <w:right w:val="none" w:sz="0" w:space="0" w:color="auto"/>
              </w:divBdr>
            </w:div>
            <w:div w:id="2077967742">
              <w:marLeft w:val="0"/>
              <w:marRight w:val="0"/>
              <w:marTop w:val="0"/>
              <w:marBottom w:val="0"/>
              <w:divBdr>
                <w:top w:val="none" w:sz="0" w:space="0" w:color="auto"/>
                <w:left w:val="none" w:sz="0" w:space="0" w:color="auto"/>
                <w:bottom w:val="none" w:sz="0" w:space="0" w:color="auto"/>
                <w:right w:val="none" w:sz="0" w:space="0" w:color="auto"/>
              </w:divBdr>
            </w:div>
            <w:div w:id="2084795927">
              <w:marLeft w:val="0"/>
              <w:marRight w:val="0"/>
              <w:marTop w:val="0"/>
              <w:marBottom w:val="0"/>
              <w:divBdr>
                <w:top w:val="none" w:sz="0" w:space="0" w:color="auto"/>
                <w:left w:val="none" w:sz="0" w:space="0" w:color="auto"/>
                <w:bottom w:val="none" w:sz="0" w:space="0" w:color="auto"/>
                <w:right w:val="none" w:sz="0" w:space="0" w:color="auto"/>
              </w:divBdr>
            </w:div>
            <w:div w:id="2131823132">
              <w:marLeft w:val="0"/>
              <w:marRight w:val="0"/>
              <w:marTop w:val="0"/>
              <w:marBottom w:val="0"/>
              <w:divBdr>
                <w:top w:val="none" w:sz="0" w:space="0" w:color="auto"/>
                <w:left w:val="none" w:sz="0" w:space="0" w:color="auto"/>
                <w:bottom w:val="none" w:sz="0" w:space="0" w:color="auto"/>
                <w:right w:val="none" w:sz="0" w:space="0" w:color="auto"/>
              </w:divBdr>
            </w:div>
            <w:div w:id="214121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74632">
      <w:bodyDiv w:val="1"/>
      <w:marLeft w:val="0"/>
      <w:marRight w:val="0"/>
      <w:marTop w:val="0"/>
      <w:marBottom w:val="0"/>
      <w:divBdr>
        <w:top w:val="none" w:sz="0" w:space="0" w:color="auto"/>
        <w:left w:val="none" w:sz="0" w:space="0" w:color="auto"/>
        <w:bottom w:val="none" w:sz="0" w:space="0" w:color="auto"/>
        <w:right w:val="none" w:sz="0" w:space="0" w:color="auto"/>
      </w:divBdr>
      <w:divsChild>
        <w:div w:id="1485313872">
          <w:marLeft w:val="0"/>
          <w:marRight w:val="0"/>
          <w:marTop w:val="0"/>
          <w:marBottom w:val="0"/>
          <w:divBdr>
            <w:top w:val="none" w:sz="0" w:space="0" w:color="auto"/>
            <w:left w:val="none" w:sz="0" w:space="0" w:color="auto"/>
            <w:bottom w:val="none" w:sz="0" w:space="0" w:color="auto"/>
            <w:right w:val="none" w:sz="0" w:space="0" w:color="auto"/>
          </w:divBdr>
          <w:divsChild>
            <w:div w:id="200959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19956">
      <w:bodyDiv w:val="1"/>
      <w:marLeft w:val="0"/>
      <w:marRight w:val="0"/>
      <w:marTop w:val="0"/>
      <w:marBottom w:val="0"/>
      <w:divBdr>
        <w:top w:val="none" w:sz="0" w:space="0" w:color="auto"/>
        <w:left w:val="none" w:sz="0" w:space="0" w:color="auto"/>
        <w:bottom w:val="none" w:sz="0" w:space="0" w:color="auto"/>
        <w:right w:val="none" w:sz="0" w:space="0" w:color="auto"/>
      </w:divBdr>
    </w:div>
    <w:div w:id="1555199296">
      <w:bodyDiv w:val="1"/>
      <w:marLeft w:val="0"/>
      <w:marRight w:val="0"/>
      <w:marTop w:val="0"/>
      <w:marBottom w:val="0"/>
      <w:divBdr>
        <w:top w:val="none" w:sz="0" w:space="0" w:color="auto"/>
        <w:left w:val="none" w:sz="0" w:space="0" w:color="auto"/>
        <w:bottom w:val="none" w:sz="0" w:space="0" w:color="auto"/>
        <w:right w:val="none" w:sz="0" w:space="0" w:color="auto"/>
      </w:divBdr>
    </w:div>
    <w:div w:id="1572498741">
      <w:bodyDiv w:val="1"/>
      <w:marLeft w:val="0"/>
      <w:marRight w:val="0"/>
      <w:marTop w:val="0"/>
      <w:marBottom w:val="0"/>
      <w:divBdr>
        <w:top w:val="none" w:sz="0" w:space="0" w:color="auto"/>
        <w:left w:val="none" w:sz="0" w:space="0" w:color="auto"/>
        <w:bottom w:val="none" w:sz="0" w:space="0" w:color="auto"/>
        <w:right w:val="none" w:sz="0" w:space="0" w:color="auto"/>
      </w:divBdr>
    </w:div>
    <w:div w:id="1584340524">
      <w:bodyDiv w:val="1"/>
      <w:marLeft w:val="0"/>
      <w:marRight w:val="0"/>
      <w:marTop w:val="0"/>
      <w:marBottom w:val="0"/>
      <w:divBdr>
        <w:top w:val="none" w:sz="0" w:space="0" w:color="auto"/>
        <w:left w:val="none" w:sz="0" w:space="0" w:color="auto"/>
        <w:bottom w:val="none" w:sz="0" w:space="0" w:color="auto"/>
        <w:right w:val="none" w:sz="0" w:space="0" w:color="auto"/>
      </w:divBdr>
    </w:div>
    <w:div w:id="1589386660">
      <w:bodyDiv w:val="1"/>
      <w:marLeft w:val="0"/>
      <w:marRight w:val="0"/>
      <w:marTop w:val="0"/>
      <w:marBottom w:val="0"/>
      <w:divBdr>
        <w:top w:val="none" w:sz="0" w:space="0" w:color="auto"/>
        <w:left w:val="none" w:sz="0" w:space="0" w:color="auto"/>
        <w:bottom w:val="none" w:sz="0" w:space="0" w:color="auto"/>
        <w:right w:val="none" w:sz="0" w:space="0" w:color="auto"/>
      </w:divBdr>
      <w:divsChild>
        <w:div w:id="2044551667">
          <w:marLeft w:val="0"/>
          <w:marRight w:val="0"/>
          <w:marTop w:val="0"/>
          <w:marBottom w:val="0"/>
          <w:divBdr>
            <w:top w:val="none" w:sz="0" w:space="0" w:color="auto"/>
            <w:left w:val="none" w:sz="0" w:space="0" w:color="auto"/>
            <w:bottom w:val="none" w:sz="0" w:space="0" w:color="auto"/>
            <w:right w:val="none" w:sz="0" w:space="0" w:color="auto"/>
          </w:divBdr>
          <w:divsChild>
            <w:div w:id="144962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59494">
      <w:bodyDiv w:val="1"/>
      <w:marLeft w:val="0"/>
      <w:marRight w:val="0"/>
      <w:marTop w:val="0"/>
      <w:marBottom w:val="0"/>
      <w:divBdr>
        <w:top w:val="none" w:sz="0" w:space="0" w:color="auto"/>
        <w:left w:val="none" w:sz="0" w:space="0" w:color="auto"/>
        <w:bottom w:val="none" w:sz="0" w:space="0" w:color="auto"/>
        <w:right w:val="none" w:sz="0" w:space="0" w:color="auto"/>
      </w:divBdr>
    </w:div>
    <w:div w:id="1592468560">
      <w:bodyDiv w:val="1"/>
      <w:marLeft w:val="0"/>
      <w:marRight w:val="0"/>
      <w:marTop w:val="0"/>
      <w:marBottom w:val="0"/>
      <w:divBdr>
        <w:top w:val="none" w:sz="0" w:space="0" w:color="auto"/>
        <w:left w:val="none" w:sz="0" w:space="0" w:color="auto"/>
        <w:bottom w:val="none" w:sz="0" w:space="0" w:color="auto"/>
        <w:right w:val="none" w:sz="0" w:space="0" w:color="auto"/>
      </w:divBdr>
      <w:divsChild>
        <w:div w:id="1129976372">
          <w:marLeft w:val="0"/>
          <w:marRight w:val="0"/>
          <w:marTop w:val="0"/>
          <w:marBottom w:val="0"/>
          <w:divBdr>
            <w:top w:val="none" w:sz="0" w:space="0" w:color="auto"/>
            <w:left w:val="none" w:sz="0" w:space="0" w:color="auto"/>
            <w:bottom w:val="none" w:sz="0" w:space="0" w:color="auto"/>
            <w:right w:val="none" w:sz="0" w:space="0" w:color="auto"/>
          </w:divBdr>
          <w:divsChild>
            <w:div w:id="19122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73285">
      <w:bodyDiv w:val="1"/>
      <w:marLeft w:val="0"/>
      <w:marRight w:val="0"/>
      <w:marTop w:val="0"/>
      <w:marBottom w:val="0"/>
      <w:divBdr>
        <w:top w:val="none" w:sz="0" w:space="0" w:color="auto"/>
        <w:left w:val="none" w:sz="0" w:space="0" w:color="auto"/>
        <w:bottom w:val="none" w:sz="0" w:space="0" w:color="auto"/>
        <w:right w:val="none" w:sz="0" w:space="0" w:color="auto"/>
      </w:divBdr>
    </w:div>
    <w:div w:id="1627395346">
      <w:bodyDiv w:val="1"/>
      <w:marLeft w:val="0"/>
      <w:marRight w:val="0"/>
      <w:marTop w:val="0"/>
      <w:marBottom w:val="0"/>
      <w:divBdr>
        <w:top w:val="none" w:sz="0" w:space="0" w:color="auto"/>
        <w:left w:val="none" w:sz="0" w:space="0" w:color="auto"/>
        <w:bottom w:val="none" w:sz="0" w:space="0" w:color="auto"/>
        <w:right w:val="none" w:sz="0" w:space="0" w:color="auto"/>
      </w:divBdr>
    </w:div>
    <w:div w:id="1631327371">
      <w:bodyDiv w:val="1"/>
      <w:marLeft w:val="0"/>
      <w:marRight w:val="0"/>
      <w:marTop w:val="0"/>
      <w:marBottom w:val="0"/>
      <w:divBdr>
        <w:top w:val="none" w:sz="0" w:space="0" w:color="auto"/>
        <w:left w:val="none" w:sz="0" w:space="0" w:color="auto"/>
        <w:bottom w:val="none" w:sz="0" w:space="0" w:color="auto"/>
        <w:right w:val="none" w:sz="0" w:space="0" w:color="auto"/>
      </w:divBdr>
      <w:divsChild>
        <w:div w:id="712190678">
          <w:marLeft w:val="0"/>
          <w:marRight w:val="0"/>
          <w:marTop w:val="0"/>
          <w:marBottom w:val="0"/>
          <w:divBdr>
            <w:top w:val="none" w:sz="0" w:space="0" w:color="auto"/>
            <w:left w:val="none" w:sz="0" w:space="0" w:color="auto"/>
            <w:bottom w:val="none" w:sz="0" w:space="0" w:color="auto"/>
            <w:right w:val="none" w:sz="0" w:space="0" w:color="auto"/>
          </w:divBdr>
          <w:divsChild>
            <w:div w:id="116943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91084">
      <w:bodyDiv w:val="1"/>
      <w:marLeft w:val="0"/>
      <w:marRight w:val="0"/>
      <w:marTop w:val="0"/>
      <w:marBottom w:val="0"/>
      <w:divBdr>
        <w:top w:val="none" w:sz="0" w:space="0" w:color="auto"/>
        <w:left w:val="none" w:sz="0" w:space="0" w:color="auto"/>
        <w:bottom w:val="none" w:sz="0" w:space="0" w:color="auto"/>
        <w:right w:val="none" w:sz="0" w:space="0" w:color="auto"/>
      </w:divBdr>
    </w:div>
    <w:div w:id="1648047505">
      <w:bodyDiv w:val="1"/>
      <w:marLeft w:val="0"/>
      <w:marRight w:val="0"/>
      <w:marTop w:val="0"/>
      <w:marBottom w:val="0"/>
      <w:divBdr>
        <w:top w:val="none" w:sz="0" w:space="0" w:color="auto"/>
        <w:left w:val="none" w:sz="0" w:space="0" w:color="auto"/>
        <w:bottom w:val="none" w:sz="0" w:space="0" w:color="auto"/>
        <w:right w:val="none" w:sz="0" w:space="0" w:color="auto"/>
      </w:divBdr>
      <w:divsChild>
        <w:div w:id="537820198">
          <w:marLeft w:val="0"/>
          <w:marRight w:val="0"/>
          <w:marTop w:val="0"/>
          <w:marBottom w:val="0"/>
          <w:divBdr>
            <w:top w:val="none" w:sz="0" w:space="0" w:color="auto"/>
            <w:left w:val="none" w:sz="0" w:space="0" w:color="auto"/>
            <w:bottom w:val="none" w:sz="0" w:space="0" w:color="auto"/>
            <w:right w:val="none" w:sz="0" w:space="0" w:color="auto"/>
          </w:divBdr>
          <w:divsChild>
            <w:div w:id="143505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943342">
      <w:bodyDiv w:val="1"/>
      <w:marLeft w:val="0"/>
      <w:marRight w:val="0"/>
      <w:marTop w:val="0"/>
      <w:marBottom w:val="0"/>
      <w:divBdr>
        <w:top w:val="none" w:sz="0" w:space="0" w:color="auto"/>
        <w:left w:val="none" w:sz="0" w:space="0" w:color="auto"/>
        <w:bottom w:val="none" w:sz="0" w:space="0" w:color="auto"/>
        <w:right w:val="none" w:sz="0" w:space="0" w:color="auto"/>
      </w:divBdr>
    </w:div>
    <w:div w:id="1654408942">
      <w:bodyDiv w:val="1"/>
      <w:marLeft w:val="0"/>
      <w:marRight w:val="0"/>
      <w:marTop w:val="0"/>
      <w:marBottom w:val="0"/>
      <w:divBdr>
        <w:top w:val="none" w:sz="0" w:space="0" w:color="auto"/>
        <w:left w:val="none" w:sz="0" w:space="0" w:color="auto"/>
        <w:bottom w:val="none" w:sz="0" w:space="0" w:color="auto"/>
        <w:right w:val="none" w:sz="0" w:space="0" w:color="auto"/>
      </w:divBdr>
      <w:divsChild>
        <w:div w:id="41759781">
          <w:marLeft w:val="850"/>
          <w:marRight w:val="0"/>
          <w:marTop w:val="240"/>
          <w:marBottom w:val="0"/>
          <w:divBdr>
            <w:top w:val="none" w:sz="0" w:space="0" w:color="auto"/>
            <w:left w:val="none" w:sz="0" w:space="0" w:color="auto"/>
            <w:bottom w:val="none" w:sz="0" w:space="0" w:color="auto"/>
            <w:right w:val="none" w:sz="0" w:space="0" w:color="auto"/>
          </w:divBdr>
        </w:div>
        <w:div w:id="614212378">
          <w:marLeft w:val="850"/>
          <w:marRight w:val="0"/>
          <w:marTop w:val="240"/>
          <w:marBottom w:val="0"/>
          <w:divBdr>
            <w:top w:val="none" w:sz="0" w:space="0" w:color="auto"/>
            <w:left w:val="none" w:sz="0" w:space="0" w:color="auto"/>
            <w:bottom w:val="none" w:sz="0" w:space="0" w:color="auto"/>
            <w:right w:val="none" w:sz="0" w:space="0" w:color="auto"/>
          </w:divBdr>
        </w:div>
        <w:div w:id="1188714894">
          <w:marLeft w:val="446"/>
          <w:marRight w:val="0"/>
          <w:marTop w:val="240"/>
          <w:marBottom w:val="0"/>
          <w:divBdr>
            <w:top w:val="none" w:sz="0" w:space="0" w:color="auto"/>
            <w:left w:val="none" w:sz="0" w:space="0" w:color="auto"/>
            <w:bottom w:val="none" w:sz="0" w:space="0" w:color="auto"/>
            <w:right w:val="none" w:sz="0" w:space="0" w:color="auto"/>
          </w:divBdr>
        </w:div>
        <w:div w:id="1468744921">
          <w:marLeft w:val="850"/>
          <w:marRight w:val="0"/>
          <w:marTop w:val="240"/>
          <w:marBottom w:val="0"/>
          <w:divBdr>
            <w:top w:val="none" w:sz="0" w:space="0" w:color="auto"/>
            <w:left w:val="none" w:sz="0" w:space="0" w:color="auto"/>
            <w:bottom w:val="none" w:sz="0" w:space="0" w:color="auto"/>
            <w:right w:val="none" w:sz="0" w:space="0" w:color="auto"/>
          </w:divBdr>
        </w:div>
        <w:div w:id="1885019348">
          <w:marLeft w:val="850"/>
          <w:marRight w:val="0"/>
          <w:marTop w:val="240"/>
          <w:marBottom w:val="0"/>
          <w:divBdr>
            <w:top w:val="none" w:sz="0" w:space="0" w:color="auto"/>
            <w:left w:val="none" w:sz="0" w:space="0" w:color="auto"/>
            <w:bottom w:val="none" w:sz="0" w:space="0" w:color="auto"/>
            <w:right w:val="none" w:sz="0" w:space="0" w:color="auto"/>
          </w:divBdr>
        </w:div>
        <w:div w:id="1960800990">
          <w:marLeft w:val="850"/>
          <w:marRight w:val="0"/>
          <w:marTop w:val="240"/>
          <w:marBottom w:val="0"/>
          <w:divBdr>
            <w:top w:val="none" w:sz="0" w:space="0" w:color="auto"/>
            <w:left w:val="none" w:sz="0" w:space="0" w:color="auto"/>
            <w:bottom w:val="none" w:sz="0" w:space="0" w:color="auto"/>
            <w:right w:val="none" w:sz="0" w:space="0" w:color="auto"/>
          </w:divBdr>
        </w:div>
      </w:divsChild>
    </w:div>
    <w:div w:id="1668291431">
      <w:bodyDiv w:val="1"/>
      <w:marLeft w:val="0"/>
      <w:marRight w:val="0"/>
      <w:marTop w:val="0"/>
      <w:marBottom w:val="0"/>
      <w:divBdr>
        <w:top w:val="none" w:sz="0" w:space="0" w:color="auto"/>
        <w:left w:val="none" w:sz="0" w:space="0" w:color="auto"/>
        <w:bottom w:val="none" w:sz="0" w:space="0" w:color="auto"/>
        <w:right w:val="none" w:sz="0" w:space="0" w:color="auto"/>
      </w:divBdr>
    </w:div>
    <w:div w:id="1669090418">
      <w:bodyDiv w:val="1"/>
      <w:marLeft w:val="0"/>
      <w:marRight w:val="0"/>
      <w:marTop w:val="0"/>
      <w:marBottom w:val="0"/>
      <w:divBdr>
        <w:top w:val="none" w:sz="0" w:space="0" w:color="auto"/>
        <w:left w:val="none" w:sz="0" w:space="0" w:color="auto"/>
        <w:bottom w:val="none" w:sz="0" w:space="0" w:color="auto"/>
        <w:right w:val="none" w:sz="0" w:space="0" w:color="auto"/>
      </w:divBdr>
    </w:div>
    <w:div w:id="1691565519">
      <w:bodyDiv w:val="1"/>
      <w:marLeft w:val="0"/>
      <w:marRight w:val="0"/>
      <w:marTop w:val="0"/>
      <w:marBottom w:val="0"/>
      <w:divBdr>
        <w:top w:val="none" w:sz="0" w:space="0" w:color="auto"/>
        <w:left w:val="none" w:sz="0" w:space="0" w:color="auto"/>
        <w:bottom w:val="none" w:sz="0" w:space="0" w:color="auto"/>
        <w:right w:val="none" w:sz="0" w:space="0" w:color="auto"/>
      </w:divBdr>
      <w:divsChild>
        <w:div w:id="433671967">
          <w:marLeft w:val="0"/>
          <w:marRight w:val="0"/>
          <w:marTop w:val="0"/>
          <w:marBottom w:val="0"/>
          <w:divBdr>
            <w:top w:val="none" w:sz="0" w:space="0" w:color="auto"/>
            <w:left w:val="none" w:sz="0" w:space="0" w:color="auto"/>
            <w:bottom w:val="none" w:sz="0" w:space="0" w:color="auto"/>
            <w:right w:val="none" w:sz="0" w:space="0" w:color="auto"/>
          </w:divBdr>
          <w:divsChild>
            <w:div w:id="89766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28247">
      <w:bodyDiv w:val="1"/>
      <w:marLeft w:val="0"/>
      <w:marRight w:val="0"/>
      <w:marTop w:val="0"/>
      <w:marBottom w:val="0"/>
      <w:divBdr>
        <w:top w:val="none" w:sz="0" w:space="0" w:color="auto"/>
        <w:left w:val="none" w:sz="0" w:space="0" w:color="auto"/>
        <w:bottom w:val="none" w:sz="0" w:space="0" w:color="auto"/>
        <w:right w:val="none" w:sz="0" w:space="0" w:color="auto"/>
      </w:divBdr>
    </w:div>
    <w:div w:id="1697731447">
      <w:bodyDiv w:val="1"/>
      <w:marLeft w:val="0"/>
      <w:marRight w:val="0"/>
      <w:marTop w:val="0"/>
      <w:marBottom w:val="0"/>
      <w:divBdr>
        <w:top w:val="none" w:sz="0" w:space="0" w:color="auto"/>
        <w:left w:val="none" w:sz="0" w:space="0" w:color="auto"/>
        <w:bottom w:val="none" w:sz="0" w:space="0" w:color="auto"/>
        <w:right w:val="none" w:sz="0" w:space="0" w:color="auto"/>
      </w:divBdr>
    </w:div>
    <w:div w:id="1698773693">
      <w:bodyDiv w:val="1"/>
      <w:marLeft w:val="0"/>
      <w:marRight w:val="0"/>
      <w:marTop w:val="0"/>
      <w:marBottom w:val="0"/>
      <w:divBdr>
        <w:top w:val="none" w:sz="0" w:space="0" w:color="auto"/>
        <w:left w:val="none" w:sz="0" w:space="0" w:color="auto"/>
        <w:bottom w:val="none" w:sz="0" w:space="0" w:color="auto"/>
        <w:right w:val="none" w:sz="0" w:space="0" w:color="auto"/>
      </w:divBdr>
    </w:div>
    <w:div w:id="1705013176">
      <w:bodyDiv w:val="1"/>
      <w:marLeft w:val="0"/>
      <w:marRight w:val="0"/>
      <w:marTop w:val="0"/>
      <w:marBottom w:val="0"/>
      <w:divBdr>
        <w:top w:val="none" w:sz="0" w:space="0" w:color="auto"/>
        <w:left w:val="none" w:sz="0" w:space="0" w:color="auto"/>
        <w:bottom w:val="none" w:sz="0" w:space="0" w:color="auto"/>
        <w:right w:val="none" w:sz="0" w:space="0" w:color="auto"/>
      </w:divBdr>
    </w:div>
    <w:div w:id="1709139012">
      <w:bodyDiv w:val="1"/>
      <w:marLeft w:val="0"/>
      <w:marRight w:val="0"/>
      <w:marTop w:val="0"/>
      <w:marBottom w:val="0"/>
      <w:divBdr>
        <w:top w:val="none" w:sz="0" w:space="0" w:color="auto"/>
        <w:left w:val="none" w:sz="0" w:space="0" w:color="auto"/>
        <w:bottom w:val="none" w:sz="0" w:space="0" w:color="auto"/>
        <w:right w:val="none" w:sz="0" w:space="0" w:color="auto"/>
      </w:divBdr>
    </w:div>
    <w:div w:id="1715693566">
      <w:bodyDiv w:val="1"/>
      <w:marLeft w:val="0"/>
      <w:marRight w:val="0"/>
      <w:marTop w:val="0"/>
      <w:marBottom w:val="0"/>
      <w:divBdr>
        <w:top w:val="none" w:sz="0" w:space="0" w:color="auto"/>
        <w:left w:val="none" w:sz="0" w:space="0" w:color="auto"/>
        <w:bottom w:val="none" w:sz="0" w:space="0" w:color="auto"/>
        <w:right w:val="none" w:sz="0" w:space="0" w:color="auto"/>
      </w:divBdr>
    </w:div>
    <w:div w:id="1725644431">
      <w:bodyDiv w:val="1"/>
      <w:marLeft w:val="0"/>
      <w:marRight w:val="0"/>
      <w:marTop w:val="0"/>
      <w:marBottom w:val="0"/>
      <w:divBdr>
        <w:top w:val="none" w:sz="0" w:space="0" w:color="auto"/>
        <w:left w:val="none" w:sz="0" w:space="0" w:color="auto"/>
        <w:bottom w:val="none" w:sz="0" w:space="0" w:color="auto"/>
        <w:right w:val="none" w:sz="0" w:space="0" w:color="auto"/>
      </w:divBdr>
    </w:div>
    <w:div w:id="1734352406">
      <w:bodyDiv w:val="1"/>
      <w:marLeft w:val="0"/>
      <w:marRight w:val="0"/>
      <w:marTop w:val="0"/>
      <w:marBottom w:val="0"/>
      <w:divBdr>
        <w:top w:val="none" w:sz="0" w:space="0" w:color="auto"/>
        <w:left w:val="none" w:sz="0" w:space="0" w:color="auto"/>
        <w:bottom w:val="none" w:sz="0" w:space="0" w:color="auto"/>
        <w:right w:val="none" w:sz="0" w:space="0" w:color="auto"/>
      </w:divBdr>
    </w:div>
    <w:div w:id="1738088035">
      <w:bodyDiv w:val="1"/>
      <w:marLeft w:val="0"/>
      <w:marRight w:val="0"/>
      <w:marTop w:val="0"/>
      <w:marBottom w:val="0"/>
      <w:divBdr>
        <w:top w:val="none" w:sz="0" w:space="0" w:color="auto"/>
        <w:left w:val="none" w:sz="0" w:space="0" w:color="auto"/>
        <w:bottom w:val="none" w:sz="0" w:space="0" w:color="auto"/>
        <w:right w:val="none" w:sz="0" w:space="0" w:color="auto"/>
      </w:divBdr>
    </w:div>
    <w:div w:id="1762607032">
      <w:bodyDiv w:val="1"/>
      <w:marLeft w:val="0"/>
      <w:marRight w:val="0"/>
      <w:marTop w:val="0"/>
      <w:marBottom w:val="0"/>
      <w:divBdr>
        <w:top w:val="none" w:sz="0" w:space="0" w:color="auto"/>
        <w:left w:val="none" w:sz="0" w:space="0" w:color="auto"/>
        <w:bottom w:val="none" w:sz="0" w:space="0" w:color="auto"/>
        <w:right w:val="none" w:sz="0" w:space="0" w:color="auto"/>
      </w:divBdr>
    </w:div>
    <w:div w:id="1772624232">
      <w:bodyDiv w:val="1"/>
      <w:marLeft w:val="0"/>
      <w:marRight w:val="0"/>
      <w:marTop w:val="0"/>
      <w:marBottom w:val="0"/>
      <w:divBdr>
        <w:top w:val="none" w:sz="0" w:space="0" w:color="auto"/>
        <w:left w:val="none" w:sz="0" w:space="0" w:color="auto"/>
        <w:bottom w:val="none" w:sz="0" w:space="0" w:color="auto"/>
        <w:right w:val="none" w:sz="0" w:space="0" w:color="auto"/>
      </w:divBdr>
    </w:div>
    <w:div w:id="1773088572">
      <w:bodyDiv w:val="1"/>
      <w:marLeft w:val="0"/>
      <w:marRight w:val="0"/>
      <w:marTop w:val="0"/>
      <w:marBottom w:val="0"/>
      <w:divBdr>
        <w:top w:val="none" w:sz="0" w:space="0" w:color="auto"/>
        <w:left w:val="none" w:sz="0" w:space="0" w:color="auto"/>
        <w:bottom w:val="none" w:sz="0" w:space="0" w:color="auto"/>
        <w:right w:val="none" w:sz="0" w:space="0" w:color="auto"/>
      </w:divBdr>
      <w:divsChild>
        <w:div w:id="296617523">
          <w:marLeft w:val="0"/>
          <w:marRight w:val="0"/>
          <w:marTop w:val="0"/>
          <w:marBottom w:val="0"/>
          <w:divBdr>
            <w:top w:val="none" w:sz="0" w:space="0" w:color="auto"/>
            <w:left w:val="none" w:sz="0" w:space="0" w:color="auto"/>
            <w:bottom w:val="none" w:sz="0" w:space="0" w:color="auto"/>
            <w:right w:val="none" w:sz="0" w:space="0" w:color="auto"/>
          </w:divBdr>
          <w:divsChild>
            <w:div w:id="75008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8833">
      <w:bodyDiv w:val="1"/>
      <w:marLeft w:val="0"/>
      <w:marRight w:val="0"/>
      <w:marTop w:val="0"/>
      <w:marBottom w:val="0"/>
      <w:divBdr>
        <w:top w:val="none" w:sz="0" w:space="0" w:color="auto"/>
        <w:left w:val="none" w:sz="0" w:space="0" w:color="auto"/>
        <w:bottom w:val="none" w:sz="0" w:space="0" w:color="auto"/>
        <w:right w:val="none" w:sz="0" w:space="0" w:color="auto"/>
      </w:divBdr>
    </w:div>
    <w:div w:id="1781294907">
      <w:bodyDiv w:val="1"/>
      <w:marLeft w:val="0"/>
      <w:marRight w:val="0"/>
      <w:marTop w:val="0"/>
      <w:marBottom w:val="0"/>
      <w:divBdr>
        <w:top w:val="none" w:sz="0" w:space="0" w:color="auto"/>
        <w:left w:val="none" w:sz="0" w:space="0" w:color="auto"/>
        <w:bottom w:val="none" w:sz="0" w:space="0" w:color="auto"/>
        <w:right w:val="none" w:sz="0" w:space="0" w:color="auto"/>
      </w:divBdr>
      <w:divsChild>
        <w:div w:id="831138064">
          <w:marLeft w:val="0"/>
          <w:marRight w:val="0"/>
          <w:marTop w:val="0"/>
          <w:marBottom w:val="0"/>
          <w:divBdr>
            <w:top w:val="none" w:sz="0" w:space="0" w:color="auto"/>
            <w:left w:val="none" w:sz="0" w:space="0" w:color="auto"/>
            <w:bottom w:val="none" w:sz="0" w:space="0" w:color="auto"/>
            <w:right w:val="none" w:sz="0" w:space="0" w:color="auto"/>
          </w:divBdr>
          <w:divsChild>
            <w:div w:id="34663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11508">
      <w:bodyDiv w:val="1"/>
      <w:marLeft w:val="0"/>
      <w:marRight w:val="0"/>
      <w:marTop w:val="0"/>
      <w:marBottom w:val="0"/>
      <w:divBdr>
        <w:top w:val="none" w:sz="0" w:space="0" w:color="auto"/>
        <w:left w:val="none" w:sz="0" w:space="0" w:color="auto"/>
        <w:bottom w:val="none" w:sz="0" w:space="0" w:color="auto"/>
        <w:right w:val="none" w:sz="0" w:space="0" w:color="auto"/>
      </w:divBdr>
    </w:div>
    <w:div w:id="1791782458">
      <w:bodyDiv w:val="1"/>
      <w:marLeft w:val="0"/>
      <w:marRight w:val="0"/>
      <w:marTop w:val="0"/>
      <w:marBottom w:val="0"/>
      <w:divBdr>
        <w:top w:val="none" w:sz="0" w:space="0" w:color="auto"/>
        <w:left w:val="none" w:sz="0" w:space="0" w:color="auto"/>
        <w:bottom w:val="none" w:sz="0" w:space="0" w:color="auto"/>
        <w:right w:val="none" w:sz="0" w:space="0" w:color="auto"/>
      </w:divBdr>
    </w:div>
    <w:div w:id="1796095661">
      <w:bodyDiv w:val="1"/>
      <w:marLeft w:val="0"/>
      <w:marRight w:val="0"/>
      <w:marTop w:val="0"/>
      <w:marBottom w:val="0"/>
      <w:divBdr>
        <w:top w:val="none" w:sz="0" w:space="0" w:color="auto"/>
        <w:left w:val="none" w:sz="0" w:space="0" w:color="auto"/>
        <w:bottom w:val="none" w:sz="0" w:space="0" w:color="auto"/>
        <w:right w:val="none" w:sz="0" w:space="0" w:color="auto"/>
      </w:divBdr>
    </w:div>
    <w:div w:id="1796679207">
      <w:bodyDiv w:val="1"/>
      <w:marLeft w:val="0"/>
      <w:marRight w:val="0"/>
      <w:marTop w:val="0"/>
      <w:marBottom w:val="0"/>
      <w:divBdr>
        <w:top w:val="none" w:sz="0" w:space="0" w:color="auto"/>
        <w:left w:val="none" w:sz="0" w:space="0" w:color="auto"/>
        <w:bottom w:val="none" w:sz="0" w:space="0" w:color="auto"/>
        <w:right w:val="none" w:sz="0" w:space="0" w:color="auto"/>
      </w:divBdr>
    </w:div>
    <w:div w:id="1796825832">
      <w:bodyDiv w:val="1"/>
      <w:marLeft w:val="0"/>
      <w:marRight w:val="0"/>
      <w:marTop w:val="0"/>
      <w:marBottom w:val="0"/>
      <w:divBdr>
        <w:top w:val="none" w:sz="0" w:space="0" w:color="auto"/>
        <w:left w:val="none" w:sz="0" w:space="0" w:color="auto"/>
        <w:bottom w:val="none" w:sz="0" w:space="0" w:color="auto"/>
        <w:right w:val="none" w:sz="0" w:space="0" w:color="auto"/>
      </w:divBdr>
    </w:div>
    <w:div w:id="1799956382">
      <w:bodyDiv w:val="1"/>
      <w:marLeft w:val="0"/>
      <w:marRight w:val="0"/>
      <w:marTop w:val="0"/>
      <w:marBottom w:val="0"/>
      <w:divBdr>
        <w:top w:val="none" w:sz="0" w:space="0" w:color="auto"/>
        <w:left w:val="none" w:sz="0" w:space="0" w:color="auto"/>
        <w:bottom w:val="none" w:sz="0" w:space="0" w:color="auto"/>
        <w:right w:val="none" w:sz="0" w:space="0" w:color="auto"/>
      </w:divBdr>
    </w:div>
    <w:div w:id="1834645360">
      <w:bodyDiv w:val="1"/>
      <w:marLeft w:val="0"/>
      <w:marRight w:val="0"/>
      <w:marTop w:val="0"/>
      <w:marBottom w:val="0"/>
      <w:divBdr>
        <w:top w:val="none" w:sz="0" w:space="0" w:color="auto"/>
        <w:left w:val="none" w:sz="0" w:space="0" w:color="auto"/>
        <w:bottom w:val="none" w:sz="0" w:space="0" w:color="auto"/>
        <w:right w:val="none" w:sz="0" w:space="0" w:color="auto"/>
      </w:divBdr>
    </w:div>
    <w:div w:id="1857190895">
      <w:bodyDiv w:val="1"/>
      <w:marLeft w:val="0"/>
      <w:marRight w:val="0"/>
      <w:marTop w:val="0"/>
      <w:marBottom w:val="0"/>
      <w:divBdr>
        <w:top w:val="none" w:sz="0" w:space="0" w:color="auto"/>
        <w:left w:val="none" w:sz="0" w:space="0" w:color="auto"/>
        <w:bottom w:val="none" w:sz="0" w:space="0" w:color="auto"/>
        <w:right w:val="none" w:sz="0" w:space="0" w:color="auto"/>
      </w:divBdr>
      <w:divsChild>
        <w:div w:id="486672354">
          <w:marLeft w:val="0"/>
          <w:marRight w:val="0"/>
          <w:marTop w:val="0"/>
          <w:marBottom w:val="0"/>
          <w:divBdr>
            <w:top w:val="none" w:sz="0" w:space="0" w:color="auto"/>
            <w:left w:val="none" w:sz="0" w:space="0" w:color="auto"/>
            <w:bottom w:val="none" w:sz="0" w:space="0" w:color="auto"/>
            <w:right w:val="none" w:sz="0" w:space="0" w:color="auto"/>
          </w:divBdr>
          <w:divsChild>
            <w:div w:id="158846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21246">
      <w:bodyDiv w:val="1"/>
      <w:marLeft w:val="0"/>
      <w:marRight w:val="0"/>
      <w:marTop w:val="0"/>
      <w:marBottom w:val="0"/>
      <w:divBdr>
        <w:top w:val="none" w:sz="0" w:space="0" w:color="auto"/>
        <w:left w:val="none" w:sz="0" w:space="0" w:color="auto"/>
        <w:bottom w:val="none" w:sz="0" w:space="0" w:color="auto"/>
        <w:right w:val="none" w:sz="0" w:space="0" w:color="auto"/>
      </w:divBdr>
      <w:divsChild>
        <w:div w:id="1628391442">
          <w:marLeft w:val="0"/>
          <w:marRight w:val="0"/>
          <w:marTop w:val="0"/>
          <w:marBottom w:val="0"/>
          <w:divBdr>
            <w:top w:val="none" w:sz="0" w:space="0" w:color="auto"/>
            <w:left w:val="none" w:sz="0" w:space="0" w:color="auto"/>
            <w:bottom w:val="none" w:sz="0" w:space="0" w:color="auto"/>
            <w:right w:val="none" w:sz="0" w:space="0" w:color="auto"/>
          </w:divBdr>
        </w:div>
      </w:divsChild>
    </w:div>
    <w:div w:id="1897011776">
      <w:bodyDiv w:val="1"/>
      <w:marLeft w:val="0"/>
      <w:marRight w:val="0"/>
      <w:marTop w:val="0"/>
      <w:marBottom w:val="0"/>
      <w:divBdr>
        <w:top w:val="none" w:sz="0" w:space="0" w:color="auto"/>
        <w:left w:val="none" w:sz="0" w:space="0" w:color="auto"/>
        <w:bottom w:val="none" w:sz="0" w:space="0" w:color="auto"/>
        <w:right w:val="none" w:sz="0" w:space="0" w:color="auto"/>
      </w:divBdr>
    </w:div>
    <w:div w:id="1903976248">
      <w:bodyDiv w:val="1"/>
      <w:marLeft w:val="0"/>
      <w:marRight w:val="0"/>
      <w:marTop w:val="0"/>
      <w:marBottom w:val="0"/>
      <w:divBdr>
        <w:top w:val="none" w:sz="0" w:space="0" w:color="auto"/>
        <w:left w:val="none" w:sz="0" w:space="0" w:color="auto"/>
        <w:bottom w:val="none" w:sz="0" w:space="0" w:color="auto"/>
        <w:right w:val="none" w:sz="0" w:space="0" w:color="auto"/>
      </w:divBdr>
    </w:div>
    <w:div w:id="1905139576">
      <w:bodyDiv w:val="1"/>
      <w:marLeft w:val="0"/>
      <w:marRight w:val="0"/>
      <w:marTop w:val="0"/>
      <w:marBottom w:val="0"/>
      <w:divBdr>
        <w:top w:val="none" w:sz="0" w:space="0" w:color="auto"/>
        <w:left w:val="none" w:sz="0" w:space="0" w:color="auto"/>
        <w:bottom w:val="none" w:sz="0" w:space="0" w:color="auto"/>
        <w:right w:val="none" w:sz="0" w:space="0" w:color="auto"/>
      </w:divBdr>
    </w:div>
    <w:div w:id="1918661188">
      <w:bodyDiv w:val="1"/>
      <w:marLeft w:val="0"/>
      <w:marRight w:val="0"/>
      <w:marTop w:val="0"/>
      <w:marBottom w:val="0"/>
      <w:divBdr>
        <w:top w:val="none" w:sz="0" w:space="0" w:color="auto"/>
        <w:left w:val="none" w:sz="0" w:space="0" w:color="auto"/>
        <w:bottom w:val="none" w:sz="0" w:space="0" w:color="auto"/>
        <w:right w:val="none" w:sz="0" w:space="0" w:color="auto"/>
      </w:divBdr>
      <w:divsChild>
        <w:div w:id="1813403300">
          <w:marLeft w:val="0"/>
          <w:marRight w:val="0"/>
          <w:marTop w:val="0"/>
          <w:marBottom w:val="0"/>
          <w:divBdr>
            <w:top w:val="none" w:sz="0" w:space="0" w:color="auto"/>
            <w:left w:val="none" w:sz="0" w:space="0" w:color="auto"/>
            <w:bottom w:val="none" w:sz="0" w:space="0" w:color="auto"/>
            <w:right w:val="none" w:sz="0" w:space="0" w:color="auto"/>
          </w:divBdr>
          <w:divsChild>
            <w:div w:id="74148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54611">
      <w:bodyDiv w:val="1"/>
      <w:marLeft w:val="0"/>
      <w:marRight w:val="0"/>
      <w:marTop w:val="0"/>
      <w:marBottom w:val="0"/>
      <w:divBdr>
        <w:top w:val="none" w:sz="0" w:space="0" w:color="auto"/>
        <w:left w:val="none" w:sz="0" w:space="0" w:color="auto"/>
        <w:bottom w:val="none" w:sz="0" w:space="0" w:color="auto"/>
        <w:right w:val="none" w:sz="0" w:space="0" w:color="auto"/>
      </w:divBdr>
    </w:div>
    <w:div w:id="1934630399">
      <w:bodyDiv w:val="1"/>
      <w:marLeft w:val="0"/>
      <w:marRight w:val="0"/>
      <w:marTop w:val="0"/>
      <w:marBottom w:val="0"/>
      <w:divBdr>
        <w:top w:val="none" w:sz="0" w:space="0" w:color="auto"/>
        <w:left w:val="none" w:sz="0" w:space="0" w:color="auto"/>
        <w:bottom w:val="none" w:sz="0" w:space="0" w:color="auto"/>
        <w:right w:val="none" w:sz="0" w:space="0" w:color="auto"/>
      </w:divBdr>
    </w:div>
    <w:div w:id="1936016782">
      <w:bodyDiv w:val="1"/>
      <w:marLeft w:val="0"/>
      <w:marRight w:val="0"/>
      <w:marTop w:val="0"/>
      <w:marBottom w:val="0"/>
      <w:divBdr>
        <w:top w:val="none" w:sz="0" w:space="0" w:color="auto"/>
        <w:left w:val="none" w:sz="0" w:space="0" w:color="auto"/>
        <w:bottom w:val="none" w:sz="0" w:space="0" w:color="auto"/>
        <w:right w:val="none" w:sz="0" w:space="0" w:color="auto"/>
      </w:divBdr>
    </w:div>
    <w:div w:id="1942953641">
      <w:bodyDiv w:val="1"/>
      <w:marLeft w:val="0"/>
      <w:marRight w:val="0"/>
      <w:marTop w:val="0"/>
      <w:marBottom w:val="0"/>
      <w:divBdr>
        <w:top w:val="none" w:sz="0" w:space="0" w:color="auto"/>
        <w:left w:val="none" w:sz="0" w:space="0" w:color="auto"/>
        <w:bottom w:val="none" w:sz="0" w:space="0" w:color="auto"/>
        <w:right w:val="none" w:sz="0" w:space="0" w:color="auto"/>
      </w:divBdr>
      <w:divsChild>
        <w:div w:id="1872692934">
          <w:marLeft w:val="0"/>
          <w:marRight w:val="0"/>
          <w:marTop w:val="0"/>
          <w:marBottom w:val="0"/>
          <w:divBdr>
            <w:top w:val="none" w:sz="0" w:space="0" w:color="auto"/>
            <w:left w:val="none" w:sz="0" w:space="0" w:color="auto"/>
            <w:bottom w:val="none" w:sz="0" w:space="0" w:color="auto"/>
            <w:right w:val="none" w:sz="0" w:space="0" w:color="auto"/>
          </w:divBdr>
          <w:divsChild>
            <w:div w:id="1692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6613">
      <w:bodyDiv w:val="1"/>
      <w:marLeft w:val="0"/>
      <w:marRight w:val="0"/>
      <w:marTop w:val="0"/>
      <w:marBottom w:val="0"/>
      <w:divBdr>
        <w:top w:val="none" w:sz="0" w:space="0" w:color="auto"/>
        <w:left w:val="none" w:sz="0" w:space="0" w:color="auto"/>
        <w:bottom w:val="none" w:sz="0" w:space="0" w:color="auto"/>
        <w:right w:val="none" w:sz="0" w:space="0" w:color="auto"/>
      </w:divBdr>
    </w:div>
    <w:div w:id="1943877183">
      <w:bodyDiv w:val="1"/>
      <w:marLeft w:val="0"/>
      <w:marRight w:val="0"/>
      <w:marTop w:val="0"/>
      <w:marBottom w:val="0"/>
      <w:divBdr>
        <w:top w:val="none" w:sz="0" w:space="0" w:color="auto"/>
        <w:left w:val="none" w:sz="0" w:space="0" w:color="auto"/>
        <w:bottom w:val="none" w:sz="0" w:space="0" w:color="auto"/>
        <w:right w:val="none" w:sz="0" w:space="0" w:color="auto"/>
      </w:divBdr>
    </w:div>
    <w:div w:id="1949773687">
      <w:bodyDiv w:val="1"/>
      <w:marLeft w:val="0"/>
      <w:marRight w:val="0"/>
      <w:marTop w:val="0"/>
      <w:marBottom w:val="0"/>
      <w:divBdr>
        <w:top w:val="none" w:sz="0" w:space="0" w:color="auto"/>
        <w:left w:val="none" w:sz="0" w:space="0" w:color="auto"/>
        <w:bottom w:val="none" w:sz="0" w:space="0" w:color="auto"/>
        <w:right w:val="none" w:sz="0" w:space="0" w:color="auto"/>
      </w:divBdr>
    </w:div>
    <w:div w:id="1953778539">
      <w:bodyDiv w:val="1"/>
      <w:marLeft w:val="0"/>
      <w:marRight w:val="0"/>
      <w:marTop w:val="0"/>
      <w:marBottom w:val="0"/>
      <w:divBdr>
        <w:top w:val="none" w:sz="0" w:space="0" w:color="auto"/>
        <w:left w:val="none" w:sz="0" w:space="0" w:color="auto"/>
        <w:bottom w:val="none" w:sz="0" w:space="0" w:color="auto"/>
        <w:right w:val="none" w:sz="0" w:space="0" w:color="auto"/>
      </w:divBdr>
    </w:div>
    <w:div w:id="1957441139">
      <w:bodyDiv w:val="1"/>
      <w:marLeft w:val="0"/>
      <w:marRight w:val="0"/>
      <w:marTop w:val="0"/>
      <w:marBottom w:val="0"/>
      <w:divBdr>
        <w:top w:val="none" w:sz="0" w:space="0" w:color="auto"/>
        <w:left w:val="none" w:sz="0" w:space="0" w:color="auto"/>
        <w:bottom w:val="none" w:sz="0" w:space="0" w:color="auto"/>
        <w:right w:val="none" w:sz="0" w:space="0" w:color="auto"/>
      </w:divBdr>
      <w:divsChild>
        <w:div w:id="1078752604">
          <w:marLeft w:val="0"/>
          <w:marRight w:val="0"/>
          <w:marTop w:val="0"/>
          <w:marBottom w:val="0"/>
          <w:divBdr>
            <w:top w:val="none" w:sz="0" w:space="0" w:color="auto"/>
            <w:left w:val="none" w:sz="0" w:space="0" w:color="auto"/>
            <w:bottom w:val="none" w:sz="0" w:space="0" w:color="auto"/>
            <w:right w:val="none" w:sz="0" w:space="0" w:color="auto"/>
          </w:divBdr>
          <w:divsChild>
            <w:div w:id="6116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84327">
      <w:bodyDiv w:val="1"/>
      <w:marLeft w:val="0"/>
      <w:marRight w:val="0"/>
      <w:marTop w:val="0"/>
      <w:marBottom w:val="0"/>
      <w:divBdr>
        <w:top w:val="none" w:sz="0" w:space="0" w:color="auto"/>
        <w:left w:val="none" w:sz="0" w:space="0" w:color="auto"/>
        <w:bottom w:val="none" w:sz="0" w:space="0" w:color="auto"/>
        <w:right w:val="none" w:sz="0" w:space="0" w:color="auto"/>
      </w:divBdr>
    </w:div>
    <w:div w:id="1962835748">
      <w:bodyDiv w:val="1"/>
      <w:marLeft w:val="0"/>
      <w:marRight w:val="0"/>
      <w:marTop w:val="0"/>
      <w:marBottom w:val="0"/>
      <w:divBdr>
        <w:top w:val="none" w:sz="0" w:space="0" w:color="auto"/>
        <w:left w:val="none" w:sz="0" w:space="0" w:color="auto"/>
        <w:bottom w:val="none" w:sz="0" w:space="0" w:color="auto"/>
        <w:right w:val="none" w:sz="0" w:space="0" w:color="auto"/>
      </w:divBdr>
    </w:div>
    <w:div w:id="1966738439">
      <w:bodyDiv w:val="1"/>
      <w:marLeft w:val="0"/>
      <w:marRight w:val="0"/>
      <w:marTop w:val="0"/>
      <w:marBottom w:val="0"/>
      <w:divBdr>
        <w:top w:val="none" w:sz="0" w:space="0" w:color="auto"/>
        <w:left w:val="none" w:sz="0" w:space="0" w:color="auto"/>
        <w:bottom w:val="none" w:sz="0" w:space="0" w:color="auto"/>
        <w:right w:val="none" w:sz="0" w:space="0" w:color="auto"/>
      </w:divBdr>
    </w:div>
    <w:div w:id="1970012887">
      <w:bodyDiv w:val="1"/>
      <w:marLeft w:val="0"/>
      <w:marRight w:val="0"/>
      <w:marTop w:val="0"/>
      <w:marBottom w:val="0"/>
      <w:divBdr>
        <w:top w:val="none" w:sz="0" w:space="0" w:color="auto"/>
        <w:left w:val="none" w:sz="0" w:space="0" w:color="auto"/>
        <w:bottom w:val="none" w:sz="0" w:space="0" w:color="auto"/>
        <w:right w:val="none" w:sz="0" w:space="0" w:color="auto"/>
      </w:divBdr>
      <w:divsChild>
        <w:div w:id="582034544">
          <w:marLeft w:val="0"/>
          <w:marRight w:val="0"/>
          <w:marTop w:val="0"/>
          <w:marBottom w:val="0"/>
          <w:divBdr>
            <w:top w:val="none" w:sz="0" w:space="0" w:color="auto"/>
            <w:left w:val="none" w:sz="0" w:space="0" w:color="auto"/>
            <w:bottom w:val="none" w:sz="0" w:space="0" w:color="auto"/>
            <w:right w:val="none" w:sz="0" w:space="0" w:color="auto"/>
          </w:divBdr>
          <w:divsChild>
            <w:div w:id="59135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5670">
      <w:bodyDiv w:val="1"/>
      <w:marLeft w:val="0"/>
      <w:marRight w:val="0"/>
      <w:marTop w:val="0"/>
      <w:marBottom w:val="0"/>
      <w:divBdr>
        <w:top w:val="none" w:sz="0" w:space="0" w:color="auto"/>
        <w:left w:val="none" w:sz="0" w:space="0" w:color="auto"/>
        <w:bottom w:val="none" w:sz="0" w:space="0" w:color="auto"/>
        <w:right w:val="none" w:sz="0" w:space="0" w:color="auto"/>
      </w:divBdr>
      <w:divsChild>
        <w:div w:id="1011107995">
          <w:marLeft w:val="0"/>
          <w:marRight w:val="0"/>
          <w:marTop w:val="0"/>
          <w:marBottom w:val="0"/>
          <w:divBdr>
            <w:top w:val="none" w:sz="0" w:space="0" w:color="auto"/>
            <w:left w:val="none" w:sz="0" w:space="0" w:color="auto"/>
            <w:bottom w:val="none" w:sz="0" w:space="0" w:color="auto"/>
            <w:right w:val="none" w:sz="0" w:space="0" w:color="auto"/>
          </w:divBdr>
          <w:divsChild>
            <w:div w:id="58040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55101">
      <w:bodyDiv w:val="1"/>
      <w:marLeft w:val="0"/>
      <w:marRight w:val="0"/>
      <w:marTop w:val="0"/>
      <w:marBottom w:val="0"/>
      <w:divBdr>
        <w:top w:val="none" w:sz="0" w:space="0" w:color="auto"/>
        <w:left w:val="none" w:sz="0" w:space="0" w:color="auto"/>
        <w:bottom w:val="none" w:sz="0" w:space="0" w:color="auto"/>
        <w:right w:val="none" w:sz="0" w:space="0" w:color="auto"/>
      </w:divBdr>
      <w:divsChild>
        <w:div w:id="356127031">
          <w:marLeft w:val="0"/>
          <w:marRight w:val="0"/>
          <w:marTop w:val="0"/>
          <w:marBottom w:val="0"/>
          <w:divBdr>
            <w:top w:val="none" w:sz="0" w:space="0" w:color="auto"/>
            <w:left w:val="none" w:sz="0" w:space="0" w:color="auto"/>
            <w:bottom w:val="none" w:sz="0" w:space="0" w:color="auto"/>
            <w:right w:val="none" w:sz="0" w:space="0" w:color="auto"/>
          </w:divBdr>
          <w:divsChild>
            <w:div w:id="2424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553164">
      <w:bodyDiv w:val="1"/>
      <w:marLeft w:val="0"/>
      <w:marRight w:val="0"/>
      <w:marTop w:val="0"/>
      <w:marBottom w:val="0"/>
      <w:divBdr>
        <w:top w:val="none" w:sz="0" w:space="0" w:color="auto"/>
        <w:left w:val="none" w:sz="0" w:space="0" w:color="auto"/>
        <w:bottom w:val="none" w:sz="0" w:space="0" w:color="auto"/>
        <w:right w:val="none" w:sz="0" w:space="0" w:color="auto"/>
      </w:divBdr>
      <w:divsChild>
        <w:div w:id="224990800">
          <w:blockQuote w:val="1"/>
          <w:marLeft w:val="0"/>
          <w:marRight w:val="0"/>
          <w:marTop w:val="288"/>
          <w:marBottom w:val="480"/>
          <w:divBdr>
            <w:top w:val="single" w:sz="2" w:space="0" w:color="auto"/>
            <w:left w:val="single" w:sz="18" w:space="10" w:color="auto"/>
            <w:bottom w:val="single" w:sz="2" w:space="0" w:color="auto"/>
            <w:right w:val="single" w:sz="2" w:space="10" w:color="auto"/>
          </w:divBdr>
        </w:div>
      </w:divsChild>
    </w:div>
    <w:div w:id="2012680849">
      <w:bodyDiv w:val="1"/>
      <w:marLeft w:val="0"/>
      <w:marRight w:val="0"/>
      <w:marTop w:val="0"/>
      <w:marBottom w:val="0"/>
      <w:divBdr>
        <w:top w:val="none" w:sz="0" w:space="0" w:color="auto"/>
        <w:left w:val="none" w:sz="0" w:space="0" w:color="auto"/>
        <w:bottom w:val="none" w:sz="0" w:space="0" w:color="auto"/>
        <w:right w:val="none" w:sz="0" w:space="0" w:color="auto"/>
      </w:divBdr>
      <w:divsChild>
        <w:div w:id="617494512">
          <w:marLeft w:val="0"/>
          <w:marRight w:val="0"/>
          <w:marTop w:val="0"/>
          <w:marBottom w:val="0"/>
          <w:divBdr>
            <w:top w:val="none" w:sz="0" w:space="0" w:color="auto"/>
            <w:left w:val="none" w:sz="0" w:space="0" w:color="auto"/>
            <w:bottom w:val="none" w:sz="0" w:space="0" w:color="auto"/>
            <w:right w:val="none" w:sz="0" w:space="0" w:color="auto"/>
          </w:divBdr>
          <w:divsChild>
            <w:div w:id="47094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53008">
      <w:bodyDiv w:val="1"/>
      <w:marLeft w:val="0"/>
      <w:marRight w:val="0"/>
      <w:marTop w:val="0"/>
      <w:marBottom w:val="0"/>
      <w:divBdr>
        <w:top w:val="none" w:sz="0" w:space="0" w:color="auto"/>
        <w:left w:val="none" w:sz="0" w:space="0" w:color="auto"/>
        <w:bottom w:val="none" w:sz="0" w:space="0" w:color="auto"/>
        <w:right w:val="none" w:sz="0" w:space="0" w:color="auto"/>
      </w:divBdr>
    </w:div>
    <w:div w:id="2013992426">
      <w:bodyDiv w:val="1"/>
      <w:marLeft w:val="0"/>
      <w:marRight w:val="0"/>
      <w:marTop w:val="0"/>
      <w:marBottom w:val="0"/>
      <w:divBdr>
        <w:top w:val="none" w:sz="0" w:space="0" w:color="auto"/>
        <w:left w:val="none" w:sz="0" w:space="0" w:color="auto"/>
        <w:bottom w:val="none" w:sz="0" w:space="0" w:color="auto"/>
        <w:right w:val="none" w:sz="0" w:space="0" w:color="auto"/>
      </w:divBdr>
    </w:div>
    <w:div w:id="2027830012">
      <w:bodyDiv w:val="1"/>
      <w:marLeft w:val="0"/>
      <w:marRight w:val="0"/>
      <w:marTop w:val="0"/>
      <w:marBottom w:val="0"/>
      <w:divBdr>
        <w:top w:val="none" w:sz="0" w:space="0" w:color="auto"/>
        <w:left w:val="none" w:sz="0" w:space="0" w:color="auto"/>
        <w:bottom w:val="none" w:sz="0" w:space="0" w:color="auto"/>
        <w:right w:val="none" w:sz="0" w:space="0" w:color="auto"/>
      </w:divBdr>
    </w:div>
    <w:div w:id="2029134189">
      <w:bodyDiv w:val="1"/>
      <w:marLeft w:val="0"/>
      <w:marRight w:val="0"/>
      <w:marTop w:val="0"/>
      <w:marBottom w:val="0"/>
      <w:divBdr>
        <w:top w:val="none" w:sz="0" w:space="0" w:color="auto"/>
        <w:left w:val="none" w:sz="0" w:space="0" w:color="auto"/>
        <w:bottom w:val="none" w:sz="0" w:space="0" w:color="auto"/>
        <w:right w:val="none" w:sz="0" w:space="0" w:color="auto"/>
      </w:divBdr>
    </w:div>
    <w:div w:id="2029140685">
      <w:bodyDiv w:val="1"/>
      <w:marLeft w:val="0"/>
      <w:marRight w:val="0"/>
      <w:marTop w:val="0"/>
      <w:marBottom w:val="0"/>
      <w:divBdr>
        <w:top w:val="none" w:sz="0" w:space="0" w:color="auto"/>
        <w:left w:val="none" w:sz="0" w:space="0" w:color="auto"/>
        <w:bottom w:val="none" w:sz="0" w:space="0" w:color="auto"/>
        <w:right w:val="none" w:sz="0" w:space="0" w:color="auto"/>
      </w:divBdr>
    </w:div>
    <w:div w:id="2030450009">
      <w:bodyDiv w:val="1"/>
      <w:marLeft w:val="0"/>
      <w:marRight w:val="0"/>
      <w:marTop w:val="0"/>
      <w:marBottom w:val="0"/>
      <w:divBdr>
        <w:top w:val="none" w:sz="0" w:space="0" w:color="auto"/>
        <w:left w:val="none" w:sz="0" w:space="0" w:color="auto"/>
        <w:bottom w:val="none" w:sz="0" w:space="0" w:color="auto"/>
        <w:right w:val="none" w:sz="0" w:space="0" w:color="auto"/>
      </w:divBdr>
    </w:div>
    <w:div w:id="2034307936">
      <w:bodyDiv w:val="1"/>
      <w:marLeft w:val="0"/>
      <w:marRight w:val="0"/>
      <w:marTop w:val="0"/>
      <w:marBottom w:val="0"/>
      <w:divBdr>
        <w:top w:val="none" w:sz="0" w:space="0" w:color="auto"/>
        <w:left w:val="none" w:sz="0" w:space="0" w:color="auto"/>
        <w:bottom w:val="none" w:sz="0" w:space="0" w:color="auto"/>
        <w:right w:val="none" w:sz="0" w:space="0" w:color="auto"/>
      </w:divBdr>
    </w:div>
    <w:div w:id="2034769624">
      <w:bodyDiv w:val="1"/>
      <w:marLeft w:val="0"/>
      <w:marRight w:val="0"/>
      <w:marTop w:val="0"/>
      <w:marBottom w:val="0"/>
      <w:divBdr>
        <w:top w:val="none" w:sz="0" w:space="0" w:color="auto"/>
        <w:left w:val="none" w:sz="0" w:space="0" w:color="auto"/>
        <w:bottom w:val="none" w:sz="0" w:space="0" w:color="auto"/>
        <w:right w:val="none" w:sz="0" w:space="0" w:color="auto"/>
      </w:divBdr>
      <w:divsChild>
        <w:div w:id="1159543585">
          <w:marLeft w:val="0"/>
          <w:marRight w:val="0"/>
          <w:marTop w:val="0"/>
          <w:marBottom w:val="0"/>
          <w:divBdr>
            <w:top w:val="none" w:sz="0" w:space="0" w:color="auto"/>
            <w:left w:val="none" w:sz="0" w:space="0" w:color="auto"/>
            <w:bottom w:val="none" w:sz="0" w:space="0" w:color="auto"/>
            <w:right w:val="none" w:sz="0" w:space="0" w:color="auto"/>
          </w:divBdr>
          <w:divsChild>
            <w:div w:id="174313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62742">
      <w:bodyDiv w:val="1"/>
      <w:marLeft w:val="0"/>
      <w:marRight w:val="0"/>
      <w:marTop w:val="0"/>
      <w:marBottom w:val="0"/>
      <w:divBdr>
        <w:top w:val="none" w:sz="0" w:space="0" w:color="auto"/>
        <w:left w:val="none" w:sz="0" w:space="0" w:color="auto"/>
        <w:bottom w:val="none" w:sz="0" w:space="0" w:color="auto"/>
        <w:right w:val="none" w:sz="0" w:space="0" w:color="auto"/>
      </w:divBdr>
    </w:div>
    <w:div w:id="2051689092">
      <w:bodyDiv w:val="1"/>
      <w:marLeft w:val="0"/>
      <w:marRight w:val="0"/>
      <w:marTop w:val="0"/>
      <w:marBottom w:val="0"/>
      <w:divBdr>
        <w:top w:val="none" w:sz="0" w:space="0" w:color="auto"/>
        <w:left w:val="none" w:sz="0" w:space="0" w:color="auto"/>
        <w:bottom w:val="none" w:sz="0" w:space="0" w:color="auto"/>
        <w:right w:val="none" w:sz="0" w:space="0" w:color="auto"/>
      </w:divBdr>
      <w:divsChild>
        <w:div w:id="1151947945">
          <w:marLeft w:val="0"/>
          <w:marRight w:val="0"/>
          <w:marTop w:val="0"/>
          <w:marBottom w:val="0"/>
          <w:divBdr>
            <w:top w:val="none" w:sz="0" w:space="0" w:color="auto"/>
            <w:left w:val="none" w:sz="0" w:space="0" w:color="auto"/>
            <w:bottom w:val="none" w:sz="0" w:space="0" w:color="auto"/>
            <w:right w:val="none" w:sz="0" w:space="0" w:color="auto"/>
          </w:divBdr>
          <w:divsChild>
            <w:div w:id="142665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237591">
      <w:bodyDiv w:val="1"/>
      <w:marLeft w:val="0"/>
      <w:marRight w:val="0"/>
      <w:marTop w:val="0"/>
      <w:marBottom w:val="0"/>
      <w:divBdr>
        <w:top w:val="none" w:sz="0" w:space="0" w:color="auto"/>
        <w:left w:val="none" w:sz="0" w:space="0" w:color="auto"/>
        <w:bottom w:val="none" w:sz="0" w:space="0" w:color="auto"/>
        <w:right w:val="none" w:sz="0" w:space="0" w:color="auto"/>
      </w:divBdr>
    </w:div>
    <w:div w:id="2070032747">
      <w:bodyDiv w:val="1"/>
      <w:marLeft w:val="0"/>
      <w:marRight w:val="0"/>
      <w:marTop w:val="0"/>
      <w:marBottom w:val="0"/>
      <w:divBdr>
        <w:top w:val="none" w:sz="0" w:space="0" w:color="auto"/>
        <w:left w:val="none" w:sz="0" w:space="0" w:color="auto"/>
        <w:bottom w:val="none" w:sz="0" w:space="0" w:color="auto"/>
        <w:right w:val="none" w:sz="0" w:space="0" w:color="auto"/>
      </w:divBdr>
    </w:div>
    <w:div w:id="2103990059">
      <w:bodyDiv w:val="1"/>
      <w:marLeft w:val="0"/>
      <w:marRight w:val="0"/>
      <w:marTop w:val="0"/>
      <w:marBottom w:val="0"/>
      <w:divBdr>
        <w:top w:val="none" w:sz="0" w:space="0" w:color="auto"/>
        <w:left w:val="none" w:sz="0" w:space="0" w:color="auto"/>
        <w:bottom w:val="none" w:sz="0" w:space="0" w:color="auto"/>
        <w:right w:val="none" w:sz="0" w:space="0" w:color="auto"/>
      </w:divBdr>
    </w:div>
    <w:div w:id="2104524310">
      <w:bodyDiv w:val="1"/>
      <w:marLeft w:val="0"/>
      <w:marRight w:val="0"/>
      <w:marTop w:val="0"/>
      <w:marBottom w:val="0"/>
      <w:divBdr>
        <w:top w:val="none" w:sz="0" w:space="0" w:color="auto"/>
        <w:left w:val="none" w:sz="0" w:space="0" w:color="auto"/>
        <w:bottom w:val="none" w:sz="0" w:space="0" w:color="auto"/>
        <w:right w:val="none" w:sz="0" w:space="0" w:color="auto"/>
      </w:divBdr>
      <w:divsChild>
        <w:div w:id="1222984789">
          <w:marLeft w:val="0"/>
          <w:marRight w:val="0"/>
          <w:marTop w:val="0"/>
          <w:marBottom w:val="0"/>
          <w:divBdr>
            <w:top w:val="none" w:sz="0" w:space="0" w:color="auto"/>
            <w:left w:val="none" w:sz="0" w:space="0" w:color="auto"/>
            <w:bottom w:val="none" w:sz="0" w:space="0" w:color="auto"/>
            <w:right w:val="none" w:sz="0" w:space="0" w:color="auto"/>
          </w:divBdr>
          <w:divsChild>
            <w:div w:id="61302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89239">
      <w:bodyDiv w:val="1"/>
      <w:marLeft w:val="0"/>
      <w:marRight w:val="0"/>
      <w:marTop w:val="0"/>
      <w:marBottom w:val="0"/>
      <w:divBdr>
        <w:top w:val="none" w:sz="0" w:space="0" w:color="auto"/>
        <w:left w:val="none" w:sz="0" w:space="0" w:color="auto"/>
        <w:bottom w:val="none" w:sz="0" w:space="0" w:color="auto"/>
        <w:right w:val="none" w:sz="0" w:space="0" w:color="auto"/>
      </w:divBdr>
    </w:div>
    <w:div w:id="2112161245">
      <w:bodyDiv w:val="1"/>
      <w:marLeft w:val="0"/>
      <w:marRight w:val="0"/>
      <w:marTop w:val="0"/>
      <w:marBottom w:val="0"/>
      <w:divBdr>
        <w:top w:val="none" w:sz="0" w:space="0" w:color="auto"/>
        <w:left w:val="none" w:sz="0" w:space="0" w:color="auto"/>
        <w:bottom w:val="none" w:sz="0" w:space="0" w:color="auto"/>
        <w:right w:val="none" w:sz="0" w:space="0" w:color="auto"/>
      </w:divBdr>
    </w:div>
    <w:div w:id="2116169909">
      <w:bodyDiv w:val="1"/>
      <w:marLeft w:val="0"/>
      <w:marRight w:val="0"/>
      <w:marTop w:val="0"/>
      <w:marBottom w:val="0"/>
      <w:divBdr>
        <w:top w:val="none" w:sz="0" w:space="0" w:color="auto"/>
        <w:left w:val="none" w:sz="0" w:space="0" w:color="auto"/>
        <w:bottom w:val="none" w:sz="0" w:space="0" w:color="auto"/>
        <w:right w:val="none" w:sz="0" w:space="0" w:color="auto"/>
      </w:divBdr>
    </w:div>
    <w:div w:id="2123188656">
      <w:bodyDiv w:val="1"/>
      <w:marLeft w:val="0"/>
      <w:marRight w:val="0"/>
      <w:marTop w:val="0"/>
      <w:marBottom w:val="0"/>
      <w:divBdr>
        <w:top w:val="none" w:sz="0" w:space="0" w:color="auto"/>
        <w:left w:val="none" w:sz="0" w:space="0" w:color="auto"/>
        <w:bottom w:val="none" w:sz="0" w:space="0" w:color="auto"/>
        <w:right w:val="none" w:sz="0" w:space="0" w:color="auto"/>
      </w:divBdr>
    </w:div>
    <w:div w:id="2129810730">
      <w:bodyDiv w:val="1"/>
      <w:marLeft w:val="0"/>
      <w:marRight w:val="0"/>
      <w:marTop w:val="0"/>
      <w:marBottom w:val="0"/>
      <w:divBdr>
        <w:top w:val="none" w:sz="0" w:space="0" w:color="auto"/>
        <w:left w:val="none" w:sz="0" w:space="0" w:color="auto"/>
        <w:bottom w:val="none" w:sz="0" w:space="0" w:color="auto"/>
        <w:right w:val="none" w:sz="0" w:space="0" w:color="auto"/>
      </w:divBdr>
    </w:div>
    <w:div w:id="2138256639">
      <w:bodyDiv w:val="1"/>
      <w:marLeft w:val="0"/>
      <w:marRight w:val="0"/>
      <w:marTop w:val="0"/>
      <w:marBottom w:val="0"/>
      <w:divBdr>
        <w:top w:val="none" w:sz="0" w:space="0" w:color="auto"/>
        <w:left w:val="none" w:sz="0" w:space="0" w:color="auto"/>
        <w:bottom w:val="none" w:sz="0" w:space="0" w:color="auto"/>
        <w:right w:val="none" w:sz="0" w:space="0" w:color="auto"/>
      </w:divBdr>
    </w:div>
    <w:div w:id="2138991109">
      <w:bodyDiv w:val="1"/>
      <w:marLeft w:val="0"/>
      <w:marRight w:val="0"/>
      <w:marTop w:val="0"/>
      <w:marBottom w:val="0"/>
      <w:divBdr>
        <w:top w:val="none" w:sz="0" w:space="0" w:color="auto"/>
        <w:left w:val="none" w:sz="0" w:space="0" w:color="auto"/>
        <w:bottom w:val="none" w:sz="0" w:space="0" w:color="auto"/>
        <w:right w:val="none" w:sz="0" w:space="0" w:color="auto"/>
      </w:divBdr>
    </w:div>
    <w:div w:id="2139952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commentsExtended" Target="commentsExtended.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comments" Target="comments.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bitcoin-sv-specs/bips" TargetMode="Externa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github.com/bitcoin-sv-specs/protocol/blob/master/updates/genesis-spec.md" TargetMode="External"/><Relationship Id="rId23" Type="http://schemas.openxmlformats.org/officeDocument/2006/relationships/header" Target="header2.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bitcoin-sv-specs/protocol" TargetMode="External"/><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091af44-9a19-4563-81a6-22813b490ef5">
      <UserInfo>
        <DisplayName>Ivan Fernandez</DisplayName>
        <AccountId>117</AccountId>
        <AccountType/>
      </UserInfo>
      <UserInfo>
        <DisplayName>Alexandru Paunoiu</DisplayName>
        <AccountId>246</AccountId>
        <AccountType/>
      </UserInfo>
      <UserInfo>
        <DisplayName>Michael Fletcher</DisplayName>
        <AccountId>74</AccountId>
        <AccountType/>
      </UserInfo>
      <UserInfo>
        <DisplayName>Architecture-Group Members</DisplayName>
        <AccountId>8</AccountId>
        <AccountType/>
      </UserInfo>
      <UserInfo>
        <DisplayName>Žiga Kokelj</DisplayName>
        <AccountId>488</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67E324826D5A74C98C216917A7F8751" ma:contentTypeVersion="6" ma:contentTypeDescription="Create a new document." ma:contentTypeScope="" ma:versionID="07889e726274a6924cbc7c6a057ffe65">
  <xsd:schema xmlns:xsd="http://www.w3.org/2001/XMLSchema" xmlns:xs="http://www.w3.org/2001/XMLSchema" xmlns:p="http://schemas.microsoft.com/office/2006/metadata/properties" xmlns:ns2="43ff71ac-590a-423a-8fb5-8e4a63d677ba" xmlns:ns3="f091af44-9a19-4563-81a6-22813b490ef5" targetNamespace="http://schemas.microsoft.com/office/2006/metadata/properties" ma:root="true" ma:fieldsID="f80393c5be7fa2711c3ea13cced8e1e7" ns2:_="" ns3:_="">
    <xsd:import namespace="43ff71ac-590a-423a-8fb5-8e4a63d677ba"/>
    <xsd:import namespace="f091af44-9a19-4563-81a6-22813b490ef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ff71ac-590a-423a-8fb5-8e4a63d677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91af44-9a19-4563-81a6-22813b490ef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656F7E-0753-4CE3-B643-AD72DE1A8604}">
  <ds:schemaRefs>
    <ds:schemaRef ds:uri="http://schemas.openxmlformats.org/officeDocument/2006/bibliography"/>
  </ds:schemaRefs>
</ds:datastoreItem>
</file>

<file path=customXml/itemProps2.xml><?xml version="1.0" encoding="utf-8"?>
<ds:datastoreItem xmlns:ds="http://schemas.openxmlformats.org/officeDocument/2006/customXml" ds:itemID="{928A554E-E864-42B6-8D86-F5D2C692E821}">
  <ds:schemaRefs>
    <ds:schemaRef ds:uri="http://schemas.microsoft.com/office/2006/metadata/properties"/>
    <ds:schemaRef ds:uri="http://schemas.microsoft.com/office/infopath/2007/PartnerControls"/>
    <ds:schemaRef ds:uri="f091af44-9a19-4563-81a6-22813b490ef5"/>
  </ds:schemaRefs>
</ds:datastoreItem>
</file>

<file path=customXml/itemProps3.xml><?xml version="1.0" encoding="utf-8"?>
<ds:datastoreItem xmlns:ds="http://schemas.openxmlformats.org/officeDocument/2006/customXml" ds:itemID="{B441A2CA-4FE6-408D-9C97-A12D2EA53151}">
  <ds:schemaRefs>
    <ds:schemaRef ds:uri="http://schemas.microsoft.com/sharepoint/v3/contenttype/forms"/>
  </ds:schemaRefs>
</ds:datastoreItem>
</file>

<file path=customXml/itemProps4.xml><?xml version="1.0" encoding="utf-8"?>
<ds:datastoreItem xmlns:ds="http://schemas.openxmlformats.org/officeDocument/2006/customXml" ds:itemID="{47C296DA-E4B4-450F-9791-9F2CDCC929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ff71ac-590a-423a-8fb5-8e4a63d677ba"/>
    <ds:schemaRef ds:uri="f091af44-9a19-4563-81a6-22813b490e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1</Pages>
  <Words>6767</Words>
  <Characters>38572</Characters>
  <Application>Microsoft Office Word</Application>
  <DocSecurity>4</DocSecurity>
  <Lines>321</Lines>
  <Paragraphs>90</Paragraphs>
  <ScaleCrop>false</ScaleCrop>
  <Company/>
  <LinksUpToDate>false</LinksUpToDate>
  <CharactersWithSpaces>45249</CharactersWithSpaces>
  <SharedDoc>false</SharedDoc>
  <HLinks>
    <vt:vector size="474" baseType="variant">
      <vt:variant>
        <vt:i4>1966134</vt:i4>
      </vt:variant>
      <vt:variant>
        <vt:i4>461</vt:i4>
      </vt:variant>
      <vt:variant>
        <vt:i4>0</vt:i4>
      </vt:variant>
      <vt:variant>
        <vt:i4>5</vt:i4>
      </vt:variant>
      <vt:variant>
        <vt:lpwstr/>
      </vt:variant>
      <vt:variant>
        <vt:lpwstr>_Toc88831371</vt:lpwstr>
      </vt:variant>
      <vt:variant>
        <vt:i4>2031670</vt:i4>
      </vt:variant>
      <vt:variant>
        <vt:i4>455</vt:i4>
      </vt:variant>
      <vt:variant>
        <vt:i4>0</vt:i4>
      </vt:variant>
      <vt:variant>
        <vt:i4>5</vt:i4>
      </vt:variant>
      <vt:variant>
        <vt:lpwstr/>
      </vt:variant>
      <vt:variant>
        <vt:lpwstr>_Toc88831370</vt:lpwstr>
      </vt:variant>
      <vt:variant>
        <vt:i4>1441847</vt:i4>
      </vt:variant>
      <vt:variant>
        <vt:i4>449</vt:i4>
      </vt:variant>
      <vt:variant>
        <vt:i4>0</vt:i4>
      </vt:variant>
      <vt:variant>
        <vt:i4>5</vt:i4>
      </vt:variant>
      <vt:variant>
        <vt:lpwstr/>
      </vt:variant>
      <vt:variant>
        <vt:lpwstr>_Toc88831369</vt:lpwstr>
      </vt:variant>
      <vt:variant>
        <vt:i4>1507383</vt:i4>
      </vt:variant>
      <vt:variant>
        <vt:i4>443</vt:i4>
      </vt:variant>
      <vt:variant>
        <vt:i4>0</vt:i4>
      </vt:variant>
      <vt:variant>
        <vt:i4>5</vt:i4>
      </vt:variant>
      <vt:variant>
        <vt:lpwstr/>
      </vt:variant>
      <vt:variant>
        <vt:lpwstr>_Toc88831368</vt:lpwstr>
      </vt:variant>
      <vt:variant>
        <vt:i4>1572919</vt:i4>
      </vt:variant>
      <vt:variant>
        <vt:i4>437</vt:i4>
      </vt:variant>
      <vt:variant>
        <vt:i4>0</vt:i4>
      </vt:variant>
      <vt:variant>
        <vt:i4>5</vt:i4>
      </vt:variant>
      <vt:variant>
        <vt:lpwstr/>
      </vt:variant>
      <vt:variant>
        <vt:lpwstr>_Toc88831367</vt:lpwstr>
      </vt:variant>
      <vt:variant>
        <vt:i4>1638455</vt:i4>
      </vt:variant>
      <vt:variant>
        <vt:i4>431</vt:i4>
      </vt:variant>
      <vt:variant>
        <vt:i4>0</vt:i4>
      </vt:variant>
      <vt:variant>
        <vt:i4>5</vt:i4>
      </vt:variant>
      <vt:variant>
        <vt:lpwstr/>
      </vt:variant>
      <vt:variant>
        <vt:lpwstr>_Toc88831366</vt:lpwstr>
      </vt:variant>
      <vt:variant>
        <vt:i4>1703991</vt:i4>
      </vt:variant>
      <vt:variant>
        <vt:i4>425</vt:i4>
      </vt:variant>
      <vt:variant>
        <vt:i4>0</vt:i4>
      </vt:variant>
      <vt:variant>
        <vt:i4>5</vt:i4>
      </vt:variant>
      <vt:variant>
        <vt:lpwstr/>
      </vt:variant>
      <vt:variant>
        <vt:lpwstr>_Toc88831365</vt:lpwstr>
      </vt:variant>
      <vt:variant>
        <vt:i4>1769527</vt:i4>
      </vt:variant>
      <vt:variant>
        <vt:i4>419</vt:i4>
      </vt:variant>
      <vt:variant>
        <vt:i4>0</vt:i4>
      </vt:variant>
      <vt:variant>
        <vt:i4>5</vt:i4>
      </vt:variant>
      <vt:variant>
        <vt:lpwstr/>
      </vt:variant>
      <vt:variant>
        <vt:lpwstr>_Toc88831364</vt:lpwstr>
      </vt:variant>
      <vt:variant>
        <vt:i4>1835063</vt:i4>
      </vt:variant>
      <vt:variant>
        <vt:i4>413</vt:i4>
      </vt:variant>
      <vt:variant>
        <vt:i4>0</vt:i4>
      </vt:variant>
      <vt:variant>
        <vt:i4>5</vt:i4>
      </vt:variant>
      <vt:variant>
        <vt:lpwstr/>
      </vt:variant>
      <vt:variant>
        <vt:lpwstr>_Toc88831363</vt:lpwstr>
      </vt:variant>
      <vt:variant>
        <vt:i4>1900599</vt:i4>
      </vt:variant>
      <vt:variant>
        <vt:i4>407</vt:i4>
      </vt:variant>
      <vt:variant>
        <vt:i4>0</vt:i4>
      </vt:variant>
      <vt:variant>
        <vt:i4>5</vt:i4>
      </vt:variant>
      <vt:variant>
        <vt:lpwstr/>
      </vt:variant>
      <vt:variant>
        <vt:lpwstr>_Toc88831362</vt:lpwstr>
      </vt:variant>
      <vt:variant>
        <vt:i4>1966135</vt:i4>
      </vt:variant>
      <vt:variant>
        <vt:i4>401</vt:i4>
      </vt:variant>
      <vt:variant>
        <vt:i4>0</vt:i4>
      </vt:variant>
      <vt:variant>
        <vt:i4>5</vt:i4>
      </vt:variant>
      <vt:variant>
        <vt:lpwstr/>
      </vt:variant>
      <vt:variant>
        <vt:lpwstr>_Toc88831361</vt:lpwstr>
      </vt:variant>
      <vt:variant>
        <vt:i4>2031671</vt:i4>
      </vt:variant>
      <vt:variant>
        <vt:i4>395</vt:i4>
      </vt:variant>
      <vt:variant>
        <vt:i4>0</vt:i4>
      </vt:variant>
      <vt:variant>
        <vt:i4>5</vt:i4>
      </vt:variant>
      <vt:variant>
        <vt:lpwstr/>
      </vt:variant>
      <vt:variant>
        <vt:lpwstr>_Toc88831360</vt:lpwstr>
      </vt:variant>
      <vt:variant>
        <vt:i4>1441844</vt:i4>
      </vt:variant>
      <vt:variant>
        <vt:i4>389</vt:i4>
      </vt:variant>
      <vt:variant>
        <vt:i4>0</vt:i4>
      </vt:variant>
      <vt:variant>
        <vt:i4>5</vt:i4>
      </vt:variant>
      <vt:variant>
        <vt:lpwstr/>
      </vt:variant>
      <vt:variant>
        <vt:lpwstr>_Toc88831359</vt:lpwstr>
      </vt:variant>
      <vt:variant>
        <vt:i4>1507380</vt:i4>
      </vt:variant>
      <vt:variant>
        <vt:i4>383</vt:i4>
      </vt:variant>
      <vt:variant>
        <vt:i4>0</vt:i4>
      </vt:variant>
      <vt:variant>
        <vt:i4>5</vt:i4>
      </vt:variant>
      <vt:variant>
        <vt:lpwstr/>
      </vt:variant>
      <vt:variant>
        <vt:lpwstr>_Toc88831358</vt:lpwstr>
      </vt:variant>
      <vt:variant>
        <vt:i4>1572916</vt:i4>
      </vt:variant>
      <vt:variant>
        <vt:i4>377</vt:i4>
      </vt:variant>
      <vt:variant>
        <vt:i4>0</vt:i4>
      </vt:variant>
      <vt:variant>
        <vt:i4>5</vt:i4>
      </vt:variant>
      <vt:variant>
        <vt:lpwstr/>
      </vt:variant>
      <vt:variant>
        <vt:lpwstr>_Toc88831357</vt:lpwstr>
      </vt:variant>
      <vt:variant>
        <vt:i4>1638452</vt:i4>
      </vt:variant>
      <vt:variant>
        <vt:i4>371</vt:i4>
      </vt:variant>
      <vt:variant>
        <vt:i4>0</vt:i4>
      </vt:variant>
      <vt:variant>
        <vt:i4>5</vt:i4>
      </vt:variant>
      <vt:variant>
        <vt:lpwstr/>
      </vt:variant>
      <vt:variant>
        <vt:lpwstr>_Toc88831356</vt:lpwstr>
      </vt:variant>
      <vt:variant>
        <vt:i4>1703988</vt:i4>
      </vt:variant>
      <vt:variant>
        <vt:i4>365</vt:i4>
      </vt:variant>
      <vt:variant>
        <vt:i4>0</vt:i4>
      </vt:variant>
      <vt:variant>
        <vt:i4>5</vt:i4>
      </vt:variant>
      <vt:variant>
        <vt:lpwstr/>
      </vt:variant>
      <vt:variant>
        <vt:lpwstr>_Toc88831355</vt:lpwstr>
      </vt:variant>
      <vt:variant>
        <vt:i4>1769524</vt:i4>
      </vt:variant>
      <vt:variant>
        <vt:i4>359</vt:i4>
      </vt:variant>
      <vt:variant>
        <vt:i4>0</vt:i4>
      </vt:variant>
      <vt:variant>
        <vt:i4>5</vt:i4>
      </vt:variant>
      <vt:variant>
        <vt:lpwstr/>
      </vt:variant>
      <vt:variant>
        <vt:lpwstr>_Toc88831354</vt:lpwstr>
      </vt:variant>
      <vt:variant>
        <vt:i4>1835060</vt:i4>
      </vt:variant>
      <vt:variant>
        <vt:i4>353</vt:i4>
      </vt:variant>
      <vt:variant>
        <vt:i4>0</vt:i4>
      </vt:variant>
      <vt:variant>
        <vt:i4>5</vt:i4>
      </vt:variant>
      <vt:variant>
        <vt:lpwstr/>
      </vt:variant>
      <vt:variant>
        <vt:lpwstr>_Toc88831353</vt:lpwstr>
      </vt:variant>
      <vt:variant>
        <vt:i4>1900596</vt:i4>
      </vt:variant>
      <vt:variant>
        <vt:i4>347</vt:i4>
      </vt:variant>
      <vt:variant>
        <vt:i4>0</vt:i4>
      </vt:variant>
      <vt:variant>
        <vt:i4>5</vt:i4>
      </vt:variant>
      <vt:variant>
        <vt:lpwstr/>
      </vt:variant>
      <vt:variant>
        <vt:lpwstr>_Toc88831352</vt:lpwstr>
      </vt:variant>
      <vt:variant>
        <vt:i4>1966132</vt:i4>
      </vt:variant>
      <vt:variant>
        <vt:i4>341</vt:i4>
      </vt:variant>
      <vt:variant>
        <vt:i4>0</vt:i4>
      </vt:variant>
      <vt:variant>
        <vt:i4>5</vt:i4>
      </vt:variant>
      <vt:variant>
        <vt:lpwstr/>
      </vt:variant>
      <vt:variant>
        <vt:lpwstr>_Toc88831351</vt:lpwstr>
      </vt:variant>
      <vt:variant>
        <vt:i4>2031668</vt:i4>
      </vt:variant>
      <vt:variant>
        <vt:i4>335</vt:i4>
      </vt:variant>
      <vt:variant>
        <vt:i4>0</vt:i4>
      </vt:variant>
      <vt:variant>
        <vt:i4>5</vt:i4>
      </vt:variant>
      <vt:variant>
        <vt:lpwstr/>
      </vt:variant>
      <vt:variant>
        <vt:lpwstr>_Toc88831350</vt:lpwstr>
      </vt:variant>
      <vt:variant>
        <vt:i4>1441845</vt:i4>
      </vt:variant>
      <vt:variant>
        <vt:i4>329</vt:i4>
      </vt:variant>
      <vt:variant>
        <vt:i4>0</vt:i4>
      </vt:variant>
      <vt:variant>
        <vt:i4>5</vt:i4>
      </vt:variant>
      <vt:variant>
        <vt:lpwstr/>
      </vt:variant>
      <vt:variant>
        <vt:lpwstr>_Toc88831349</vt:lpwstr>
      </vt:variant>
      <vt:variant>
        <vt:i4>1507381</vt:i4>
      </vt:variant>
      <vt:variant>
        <vt:i4>323</vt:i4>
      </vt:variant>
      <vt:variant>
        <vt:i4>0</vt:i4>
      </vt:variant>
      <vt:variant>
        <vt:i4>5</vt:i4>
      </vt:variant>
      <vt:variant>
        <vt:lpwstr/>
      </vt:variant>
      <vt:variant>
        <vt:lpwstr>_Toc88831348</vt:lpwstr>
      </vt:variant>
      <vt:variant>
        <vt:i4>1572917</vt:i4>
      </vt:variant>
      <vt:variant>
        <vt:i4>317</vt:i4>
      </vt:variant>
      <vt:variant>
        <vt:i4>0</vt:i4>
      </vt:variant>
      <vt:variant>
        <vt:i4>5</vt:i4>
      </vt:variant>
      <vt:variant>
        <vt:lpwstr/>
      </vt:variant>
      <vt:variant>
        <vt:lpwstr>_Toc88831347</vt:lpwstr>
      </vt:variant>
      <vt:variant>
        <vt:i4>1638453</vt:i4>
      </vt:variant>
      <vt:variant>
        <vt:i4>311</vt:i4>
      </vt:variant>
      <vt:variant>
        <vt:i4>0</vt:i4>
      </vt:variant>
      <vt:variant>
        <vt:i4>5</vt:i4>
      </vt:variant>
      <vt:variant>
        <vt:lpwstr/>
      </vt:variant>
      <vt:variant>
        <vt:lpwstr>_Toc88831346</vt:lpwstr>
      </vt:variant>
      <vt:variant>
        <vt:i4>1703989</vt:i4>
      </vt:variant>
      <vt:variant>
        <vt:i4>305</vt:i4>
      </vt:variant>
      <vt:variant>
        <vt:i4>0</vt:i4>
      </vt:variant>
      <vt:variant>
        <vt:i4>5</vt:i4>
      </vt:variant>
      <vt:variant>
        <vt:lpwstr/>
      </vt:variant>
      <vt:variant>
        <vt:lpwstr>_Toc88831345</vt:lpwstr>
      </vt:variant>
      <vt:variant>
        <vt:i4>1769525</vt:i4>
      </vt:variant>
      <vt:variant>
        <vt:i4>299</vt:i4>
      </vt:variant>
      <vt:variant>
        <vt:i4>0</vt:i4>
      </vt:variant>
      <vt:variant>
        <vt:i4>5</vt:i4>
      </vt:variant>
      <vt:variant>
        <vt:lpwstr/>
      </vt:variant>
      <vt:variant>
        <vt:lpwstr>_Toc88831344</vt:lpwstr>
      </vt:variant>
      <vt:variant>
        <vt:i4>1835061</vt:i4>
      </vt:variant>
      <vt:variant>
        <vt:i4>293</vt:i4>
      </vt:variant>
      <vt:variant>
        <vt:i4>0</vt:i4>
      </vt:variant>
      <vt:variant>
        <vt:i4>5</vt:i4>
      </vt:variant>
      <vt:variant>
        <vt:lpwstr/>
      </vt:variant>
      <vt:variant>
        <vt:lpwstr>_Toc88831343</vt:lpwstr>
      </vt:variant>
      <vt:variant>
        <vt:i4>1900597</vt:i4>
      </vt:variant>
      <vt:variant>
        <vt:i4>287</vt:i4>
      </vt:variant>
      <vt:variant>
        <vt:i4>0</vt:i4>
      </vt:variant>
      <vt:variant>
        <vt:i4>5</vt:i4>
      </vt:variant>
      <vt:variant>
        <vt:lpwstr/>
      </vt:variant>
      <vt:variant>
        <vt:lpwstr>_Toc88831342</vt:lpwstr>
      </vt:variant>
      <vt:variant>
        <vt:i4>1966133</vt:i4>
      </vt:variant>
      <vt:variant>
        <vt:i4>281</vt:i4>
      </vt:variant>
      <vt:variant>
        <vt:i4>0</vt:i4>
      </vt:variant>
      <vt:variant>
        <vt:i4>5</vt:i4>
      </vt:variant>
      <vt:variant>
        <vt:lpwstr/>
      </vt:variant>
      <vt:variant>
        <vt:lpwstr>_Toc88831341</vt:lpwstr>
      </vt:variant>
      <vt:variant>
        <vt:i4>2031669</vt:i4>
      </vt:variant>
      <vt:variant>
        <vt:i4>275</vt:i4>
      </vt:variant>
      <vt:variant>
        <vt:i4>0</vt:i4>
      </vt:variant>
      <vt:variant>
        <vt:i4>5</vt:i4>
      </vt:variant>
      <vt:variant>
        <vt:lpwstr/>
      </vt:variant>
      <vt:variant>
        <vt:lpwstr>_Toc88831340</vt:lpwstr>
      </vt:variant>
      <vt:variant>
        <vt:i4>1441842</vt:i4>
      </vt:variant>
      <vt:variant>
        <vt:i4>269</vt:i4>
      </vt:variant>
      <vt:variant>
        <vt:i4>0</vt:i4>
      </vt:variant>
      <vt:variant>
        <vt:i4>5</vt:i4>
      </vt:variant>
      <vt:variant>
        <vt:lpwstr/>
      </vt:variant>
      <vt:variant>
        <vt:lpwstr>_Toc88831339</vt:lpwstr>
      </vt:variant>
      <vt:variant>
        <vt:i4>1507378</vt:i4>
      </vt:variant>
      <vt:variant>
        <vt:i4>263</vt:i4>
      </vt:variant>
      <vt:variant>
        <vt:i4>0</vt:i4>
      </vt:variant>
      <vt:variant>
        <vt:i4>5</vt:i4>
      </vt:variant>
      <vt:variant>
        <vt:lpwstr/>
      </vt:variant>
      <vt:variant>
        <vt:lpwstr>_Toc88831338</vt:lpwstr>
      </vt:variant>
      <vt:variant>
        <vt:i4>1572914</vt:i4>
      </vt:variant>
      <vt:variant>
        <vt:i4>257</vt:i4>
      </vt:variant>
      <vt:variant>
        <vt:i4>0</vt:i4>
      </vt:variant>
      <vt:variant>
        <vt:i4>5</vt:i4>
      </vt:variant>
      <vt:variant>
        <vt:lpwstr/>
      </vt:variant>
      <vt:variant>
        <vt:lpwstr>_Toc88831337</vt:lpwstr>
      </vt:variant>
      <vt:variant>
        <vt:i4>1638450</vt:i4>
      </vt:variant>
      <vt:variant>
        <vt:i4>251</vt:i4>
      </vt:variant>
      <vt:variant>
        <vt:i4>0</vt:i4>
      </vt:variant>
      <vt:variant>
        <vt:i4>5</vt:i4>
      </vt:variant>
      <vt:variant>
        <vt:lpwstr/>
      </vt:variant>
      <vt:variant>
        <vt:lpwstr>_Toc88831336</vt:lpwstr>
      </vt:variant>
      <vt:variant>
        <vt:i4>1703986</vt:i4>
      </vt:variant>
      <vt:variant>
        <vt:i4>245</vt:i4>
      </vt:variant>
      <vt:variant>
        <vt:i4>0</vt:i4>
      </vt:variant>
      <vt:variant>
        <vt:i4>5</vt:i4>
      </vt:variant>
      <vt:variant>
        <vt:lpwstr/>
      </vt:variant>
      <vt:variant>
        <vt:lpwstr>_Toc88831335</vt:lpwstr>
      </vt:variant>
      <vt:variant>
        <vt:i4>1769522</vt:i4>
      </vt:variant>
      <vt:variant>
        <vt:i4>239</vt:i4>
      </vt:variant>
      <vt:variant>
        <vt:i4>0</vt:i4>
      </vt:variant>
      <vt:variant>
        <vt:i4>5</vt:i4>
      </vt:variant>
      <vt:variant>
        <vt:lpwstr/>
      </vt:variant>
      <vt:variant>
        <vt:lpwstr>_Toc88831334</vt:lpwstr>
      </vt:variant>
      <vt:variant>
        <vt:i4>1835058</vt:i4>
      </vt:variant>
      <vt:variant>
        <vt:i4>233</vt:i4>
      </vt:variant>
      <vt:variant>
        <vt:i4>0</vt:i4>
      </vt:variant>
      <vt:variant>
        <vt:i4>5</vt:i4>
      </vt:variant>
      <vt:variant>
        <vt:lpwstr/>
      </vt:variant>
      <vt:variant>
        <vt:lpwstr>_Toc88831333</vt:lpwstr>
      </vt:variant>
      <vt:variant>
        <vt:i4>1900594</vt:i4>
      </vt:variant>
      <vt:variant>
        <vt:i4>227</vt:i4>
      </vt:variant>
      <vt:variant>
        <vt:i4>0</vt:i4>
      </vt:variant>
      <vt:variant>
        <vt:i4>5</vt:i4>
      </vt:variant>
      <vt:variant>
        <vt:lpwstr/>
      </vt:variant>
      <vt:variant>
        <vt:lpwstr>_Toc88831332</vt:lpwstr>
      </vt:variant>
      <vt:variant>
        <vt:i4>1966130</vt:i4>
      </vt:variant>
      <vt:variant>
        <vt:i4>221</vt:i4>
      </vt:variant>
      <vt:variant>
        <vt:i4>0</vt:i4>
      </vt:variant>
      <vt:variant>
        <vt:i4>5</vt:i4>
      </vt:variant>
      <vt:variant>
        <vt:lpwstr/>
      </vt:variant>
      <vt:variant>
        <vt:lpwstr>_Toc88831331</vt:lpwstr>
      </vt:variant>
      <vt:variant>
        <vt:i4>2031666</vt:i4>
      </vt:variant>
      <vt:variant>
        <vt:i4>215</vt:i4>
      </vt:variant>
      <vt:variant>
        <vt:i4>0</vt:i4>
      </vt:variant>
      <vt:variant>
        <vt:i4>5</vt:i4>
      </vt:variant>
      <vt:variant>
        <vt:lpwstr/>
      </vt:variant>
      <vt:variant>
        <vt:lpwstr>_Toc88831330</vt:lpwstr>
      </vt:variant>
      <vt:variant>
        <vt:i4>1441843</vt:i4>
      </vt:variant>
      <vt:variant>
        <vt:i4>209</vt:i4>
      </vt:variant>
      <vt:variant>
        <vt:i4>0</vt:i4>
      </vt:variant>
      <vt:variant>
        <vt:i4>5</vt:i4>
      </vt:variant>
      <vt:variant>
        <vt:lpwstr/>
      </vt:variant>
      <vt:variant>
        <vt:lpwstr>_Toc88831329</vt:lpwstr>
      </vt:variant>
      <vt:variant>
        <vt:i4>1507379</vt:i4>
      </vt:variant>
      <vt:variant>
        <vt:i4>203</vt:i4>
      </vt:variant>
      <vt:variant>
        <vt:i4>0</vt:i4>
      </vt:variant>
      <vt:variant>
        <vt:i4>5</vt:i4>
      </vt:variant>
      <vt:variant>
        <vt:lpwstr/>
      </vt:variant>
      <vt:variant>
        <vt:lpwstr>_Toc88831328</vt:lpwstr>
      </vt:variant>
      <vt:variant>
        <vt:i4>1572915</vt:i4>
      </vt:variant>
      <vt:variant>
        <vt:i4>197</vt:i4>
      </vt:variant>
      <vt:variant>
        <vt:i4>0</vt:i4>
      </vt:variant>
      <vt:variant>
        <vt:i4>5</vt:i4>
      </vt:variant>
      <vt:variant>
        <vt:lpwstr/>
      </vt:variant>
      <vt:variant>
        <vt:lpwstr>_Toc88831327</vt:lpwstr>
      </vt:variant>
      <vt:variant>
        <vt:i4>1638451</vt:i4>
      </vt:variant>
      <vt:variant>
        <vt:i4>191</vt:i4>
      </vt:variant>
      <vt:variant>
        <vt:i4>0</vt:i4>
      </vt:variant>
      <vt:variant>
        <vt:i4>5</vt:i4>
      </vt:variant>
      <vt:variant>
        <vt:lpwstr/>
      </vt:variant>
      <vt:variant>
        <vt:lpwstr>_Toc88831326</vt:lpwstr>
      </vt:variant>
      <vt:variant>
        <vt:i4>1703987</vt:i4>
      </vt:variant>
      <vt:variant>
        <vt:i4>185</vt:i4>
      </vt:variant>
      <vt:variant>
        <vt:i4>0</vt:i4>
      </vt:variant>
      <vt:variant>
        <vt:i4>5</vt:i4>
      </vt:variant>
      <vt:variant>
        <vt:lpwstr/>
      </vt:variant>
      <vt:variant>
        <vt:lpwstr>_Toc88831325</vt:lpwstr>
      </vt:variant>
      <vt:variant>
        <vt:i4>1769523</vt:i4>
      </vt:variant>
      <vt:variant>
        <vt:i4>179</vt:i4>
      </vt:variant>
      <vt:variant>
        <vt:i4>0</vt:i4>
      </vt:variant>
      <vt:variant>
        <vt:i4>5</vt:i4>
      </vt:variant>
      <vt:variant>
        <vt:lpwstr/>
      </vt:variant>
      <vt:variant>
        <vt:lpwstr>_Toc88831324</vt:lpwstr>
      </vt:variant>
      <vt:variant>
        <vt:i4>1835059</vt:i4>
      </vt:variant>
      <vt:variant>
        <vt:i4>173</vt:i4>
      </vt:variant>
      <vt:variant>
        <vt:i4>0</vt:i4>
      </vt:variant>
      <vt:variant>
        <vt:i4>5</vt:i4>
      </vt:variant>
      <vt:variant>
        <vt:lpwstr/>
      </vt:variant>
      <vt:variant>
        <vt:lpwstr>_Toc88831323</vt:lpwstr>
      </vt:variant>
      <vt:variant>
        <vt:i4>1900595</vt:i4>
      </vt:variant>
      <vt:variant>
        <vt:i4>167</vt:i4>
      </vt:variant>
      <vt:variant>
        <vt:i4>0</vt:i4>
      </vt:variant>
      <vt:variant>
        <vt:i4>5</vt:i4>
      </vt:variant>
      <vt:variant>
        <vt:lpwstr/>
      </vt:variant>
      <vt:variant>
        <vt:lpwstr>_Toc88831322</vt:lpwstr>
      </vt:variant>
      <vt:variant>
        <vt:i4>1966131</vt:i4>
      </vt:variant>
      <vt:variant>
        <vt:i4>161</vt:i4>
      </vt:variant>
      <vt:variant>
        <vt:i4>0</vt:i4>
      </vt:variant>
      <vt:variant>
        <vt:i4>5</vt:i4>
      </vt:variant>
      <vt:variant>
        <vt:lpwstr/>
      </vt:variant>
      <vt:variant>
        <vt:lpwstr>_Toc88831321</vt:lpwstr>
      </vt:variant>
      <vt:variant>
        <vt:i4>2031667</vt:i4>
      </vt:variant>
      <vt:variant>
        <vt:i4>155</vt:i4>
      </vt:variant>
      <vt:variant>
        <vt:i4>0</vt:i4>
      </vt:variant>
      <vt:variant>
        <vt:i4>5</vt:i4>
      </vt:variant>
      <vt:variant>
        <vt:lpwstr/>
      </vt:variant>
      <vt:variant>
        <vt:lpwstr>_Toc88831320</vt:lpwstr>
      </vt:variant>
      <vt:variant>
        <vt:i4>1441840</vt:i4>
      </vt:variant>
      <vt:variant>
        <vt:i4>149</vt:i4>
      </vt:variant>
      <vt:variant>
        <vt:i4>0</vt:i4>
      </vt:variant>
      <vt:variant>
        <vt:i4>5</vt:i4>
      </vt:variant>
      <vt:variant>
        <vt:lpwstr/>
      </vt:variant>
      <vt:variant>
        <vt:lpwstr>_Toc88831319</vt:lpwstr>
      </vt:variant>
      <vt:variant>
        <vt:i4>1507376</vt:i4>
      </vt:variant>
      <vt:variant>
        <vt:i4>143</vt:i4>
      </vt:variant>
      <vt:variant>
        <vt:i4>0</vt:i4>
      </vt:variant>
      <vt:variant>
        <vt:i4>5</vt:i4>
      </vt:variant>
      <vt:variant>
        <vt:lpwstr/>
      </vt:variant>
      <vt:variant>
        <vt:lpwstr>_Toc88831318</vt:lpwstr>
      </vt:variant>
      <vt:variant>
        <vt:i4>1572912</vt:i4>
      </vt:variant>
      <vt:variant>
        <vt:i4>137</vt:i4>
      </vt:variant>
      <vt:variant>
        <vt:i4>0</vt:i4>
      </vt:variant>
      <vt:variant>
        <vt:i4>5</vt:i4>
      </vt:variant>
      <vt:variant>
        <vt:lpwstr/>
      </vt:variant>
      <vt:variant>
        <vt:lpwstr>_Toc88831317</vt:lpwstr>
      </vt:variant>
      <vt:variant>
        <vt:i4>1638448</vt:i4>
      </vt:variant>
      <vt:variant>
        <vt:i4>131</vt:i4>
      </vt:variant>
      <vt:variant>
        <vt:i4>0</vt:i4>
      </vt:variant>
      <vt:variant>
        <vt:i4>5</vt:i4>
      </vt:variant>
      <vt:variant>
        <vt:lpwstr/>
      </vt:variant>
      <vt:variant>
        <vt:lpwstr>_Toc88831316</vt:lpwstr>
      </vt:variant>
      <vt:variant>
        <vt:i4>1703984</vt:i4>
      </vt:variant>
      <vt:variant>
        <vt:i4>125</vt:i4>
      </vt:variant>
      <vt:variant>
        <vt:i4>0</vt:i4>
      </vt:variant>
      <vt:variant>
        <vt:i4>5</vt:i4>
      </vt:variant>
      <vt:variant>
        <vt:lpwstr/>
      </vt:variant>
      <vt:variant>
        <vt:lpwstr>_Toc88831315</vt:lpwstr>
      </vt:variant>
      <vt:variant>
        <vt:i4>1769520</vt:i4>
      </vt:variant>
      <vt:variant>
        <vt:i4>119</vt:i4>
      </vt:variant>
      <vt:variant>
        <vt:i4>0</vt:i4>
      </vt:variant>
      <vt:variant>
        <vt:i4>5</vt:i4>
      </vt:variant>
      <vt:variant>
        <vt:lpwstr/>
      </vt:variant>
      <vt:variant>
        <vt:lpwstr>_Toc88831314</vt:lpwstr>
      </vt:variant>
      <vt:variant>
        <vt:i4>1835056</vt:i4>
      </vt:variant>
      <vt:variant>
        <vt:i4>113</vt:i4>
      </vt:variant>
      <vt:variant>
        <vt:i4>0</vt:i4>
      </vt:variant>
      <vt:variant>
        <vt:i4>5</vt:i4>
      </vt:variant>
      <vt:variant>
        <vt:lpwstr/>
      </vt:variant>
      <vt:variant>
        <vt:lpwstr>_Toc88831313</vt:lpwstr>
      </vt:variant>
      <vt:variant>
        <vt:i4>1900592</vt:i4>
      </vt:variant>
      <vt:variant>
        <vt:i4>107</vt:i4>
      </vt:variant>
      <vt:variant>
        <vt:i4>0</vt:i4>
      </vt:variant>
      <vt:variant>
        <vt:i4>5</vt:i4>
      </vt:variant>
      <vt:variant>
        <vt:lpwstr/>
      </vt:variant>
      <vt:variant>
        <vt:lpwstr>_Toc88831312</vt:lpwstr>
      </vt:variant>
      <vt:variant>
        <vt:i4>1966128</vt:i4>
      </vt:variant>
      <vt:variant>
        <vt:i4>101</vt:i4>
      </vt:variant>
      <vt:variant>
        <vt:i4>0</vt:i4>
      </vt:variant>
      <vt:variant>
        <vt:i4>5</vt:i4>
      </vt:variant>
      <vt:variant>
        <vt:lpwstr/>
      </vt:variant>
      <vt:variant>
        <vt:lpwstr>_Toc88831311</vt:lpwstr>
      </vt:variant>
      <vt:variant>
        <vt:i4>2031664</vt:i4>
      </vt:variant>
      <vt:variant>
        <vt:i4>95</vt:i4>
      </vt:variant>
      <vt:variant>
        <vt:i4>0</vt:i4>
      </vt:variant>
      <vt:variant>
        <vt:i4>5</vt:i4>
      </vt:variant>
      <vt:variant>
        <vt:lpwstr/>
      </vt:variant>
      <vt:variant>
        <vt:lpwstr>_Toc88831310</vt:lpwstr>
      </vt:variant>
      <vt:variant>
        <vt:i4>1441841</vt:i4>
      </vt:variant>
      <vt:variant>
        <vt:i4>89</vt:i4>
      </vt:variant>
      <vt:variant>
        <vt:i4>0</vt:i4>
      </vt:variant>
      <vt:variant>
        <vt:i4>5</vt:i4>
      </vt:variant>
      <vt:variant>
        <vt:lpwstr/>
      </vt:variant>
      <vt:variant>
        <vt:lpwstr>_Toc88831309</vt:lpwstr>
      </vt:variant>
      <vt:variant>
        <vt:i4>1507377</vt:i4>
      </vt:variant>
      <vt:variant>
        <vt:i4>83</vt:i4>
      </vt:variant>
      <vt:variant>
        <vt:i4>0</vt:i4>
      </vt:variant>
      <vt:variant>
        <vt:i4>5</vt:i4>
      </vt:variant>
      <vt:variant>
        <vt:lpwstr/>
      </vt:variant>
      <vt:variant>
        <vt:lpwstr>_Toc88831308</vt:lpwstr>
      </vt:variant>
      <vt:variant>
        <vt:i4>1572913</vt:i4>
      </vt:variant>
      <vt:variant>
        <vt:i4>77</vt:i4>
      </vt:variant>
      <vt:variant>
        <vt:i4>0</vt:i4>
      </vt:variant>
      <vt:variant>
        <vt:i4>5</vt:i4>
      </vt:variant>
      <vt:variant>
        <vt:lpwstr/>
      </vt:variant>
      <vt:variant>
        <vt:lpwstr>_Toc88831307</vt:lpwstr>
      </vt:variant>
      <vt:variant>
        <vt:i4>1638449</vt:i4>
      </vt:variant>
      <vt:variant>
        <vt:i4>71</vt:i4>
      </vt:variant>
      <vt:variant>
        <vt:i4>0</vt:i4>
      </vt:variant>
      <vt:variant>
        <vt:i4>5</vt:i4>
      </vt:variant>
      <vt:variant>
        <vt:lpwstr/>
      </vt:variant>
      <vt:variant>
        <vt:lpwstr>_Toc88831306</vt:lpwstr>
      </vt:variant>
      <vt:variant>
        <vt:i4>1703985</vt:i4>
      </vt:variant>
      <vt:variant>
        <vt:i4>65</vt:i4>
      </vt:variant>
      <vt:variant>
        <vt:i4>0</vt:i4>
      </vt:variant>
      <vt:variant>
        <vt:i4>5</vt:i4>
      </vt:variant>
      <vt:variant>
        <vt:lpwstr/>
      </vt:variant>
      <vt:variant>
        <vt:lpwstr>_Toc88831305</vt:lpwstr>
      </vt:variant>
      <vt:variant>
        <vt:i4>1769521</vt:i4>
      </vt:variant>
      <vt:variant>
        <vt:i4>59</vt:i4>
      </vt:variant>
      <vt:variant>
        <vt:i4>0</vt:i4>
      </vt:variant>
      <vt:variant>
        <vt:i4>5</vt:i4>
      </vt:variant>
      <vt:variant>
        <vt:lpwstr/>
      </vt:variant>
      <vt:variant>
        <vt:lpwstr>_Toc88831304</vt:lpwstr>
      </vt:variant>
      <vt:variant>
        <vt:i4>1835057</vt:i4>
      </vt:variant>
      <vt:variant>
        <vt:i4>53</vt:i4>
      </vt:variant>
      <vt:variant>
        <vt:i4>0</vt:i4>
      </vt:variant>
      <vt:variant>
        <vt:i4>5</vt:i4>
      </vt:variant>
      <vt:variant>
        <vt:lpwstr/>
      </vt:variant>
      <vt:variant>
        <vt:lpwstr>_Toc88831303</vt:lpwstr>
      </vt:variant>
      <vt:variant>
        <vt:i4>1900593</vt:i4>
      </vt:variant>
      <vt:variant>
        <vt:i4>47</vt:i4>
      </vt:variant>
      <vt:variant>
        <vt:i4>0</vt:i4>
      </vt:variant>
      <vt:variant>
        <vt:i4>5</vt:i4>
      </vt:variant>
      <vt:variant>
        <vt:lpwstr/>
      </vt:variant>
      <vt:variant>
        <vt:lpwstr>_Toc88831302</vt:lpwstr>
      </vt:variant>
      <vt:variant>
        <vt:i4>1966129</vt:i4>
      </vt:variant>
      <vt:variant>
        <vt:i4>41</vt:i4>
      </vt:variant>
      <vt:variant>
        <vt:i4>0</vt:i4>
      </vt:variant>
      <vt:variant>
        <vt:i4>5</vt:i4>
      </vt:variant>
      <vt:variant>
        <vt:lpwstr/>
      </vt:variant>
      <vt:variant>
        <vt:lpwstr>_Toc88831301</vt:lpwstr>
      </vt:variant>
      <vt:variant>
        <vt:i4>2031665</vt:i4>
      </vt:variant>
      <vt:variant>
        <vt:i4>35</vt:i4>
      </vt:variant>
      <vt:variant>
        <vt:i4>0</vt:i4>
      </vt:variant>
      <vt:variant>
        <vt:i4>5</vt:i4>
      </vt:variant>
      <vt:variant>
        <vt:lpwstr/>
      </vt:variant>
      <vt:variant>
        <vt:lpwstr>_Toc88831300</vt:lpwstr>
      </vt:variant>
      <vt:variant>
        <vt:i4>1507384</vt:i4>
      </vt:variant>
      <vt:variant>
        <vt:i4>29</vt:i4>
      </vt:variant>
      <vt:variant>
        <vt:i4>0</vt:i4>
      </vt:variant>
      <vt:variant>
        <vt:i4>5</vt:i4>
      </vt:variant>
      <vt:variant>
        <vt:lpwstr/>
      </vt:variant>
      <vt:variant>
        <vt:lpwstr>_Toc88831299</vt:lpwstr>
      </vt:variant>
      <vt:variant>
        <vt:i4>1441848</vt:i4>
      </vt:variant>
      <vt:variant>
        <vt:i4>23</vt:i4>
      </vt:variant>
      <vt:variant>
        <vt:i4>0</vt:i4>
      </vt:variant>
      <vt:variant>
        <vt:i4>5</vt:i4>
      </vt:variant>
      <vt:variant>
        <vt:lpwstr/>
      </vt:variant>
      <vt:variant>
        <vt:lpwstr>_Toc88831298</vt:lpwstr>
      </vt:variant>
      <vt:variant>
        <vt:i4>1638456</vt:i4>
      </vt:variant>
      <vt:variant>
        <vt:i4>17</vt:i4>
      </vt:variant>
      <vt:variant>
        <vt:i4>0</vt:i4>
      </vt:variant>
      <vt:variant>
        <vt:i4>5</vt:i4>
      </vt:variant>
      <vt:variant>
        <vt:lpwstr/>
      </vt:variant>
      <vt:variant>
        <vt:lpwstr>_Toc88831297</vt:lpwstr>
      </vt:variant>
      <vt:variant>
        <vt:i4>1572920</vt:i4>
      </vt:variant>
      <vt:variant>
        <vt:i4>11</vt:i4>
      </vt:variant>
      <vt:variant>
        <vt:i4>0</vt:i4>
      </vt:variant>
      <vt:variant>
        <vt:i4>5</vt:i4>
      </vt:variant>
      <vt:variant>
        <vt:lpwstr/>
      </vt:variant>
      <vt:variant>
        <vt:lpwstr>_Toc88831296</vt:lpwstr>
      </vt:variant>
      <vt:variant>
        <vt:i4>1245191</vt:i4>
      </vt:variant>
      <vt:variant>
        <vt:i4>6</vt:i4>
      </vt:variant>
      <vt:variant>
        <vt:i4>0</vt:i4>
      </vt:variant>
      <vt:variant>
        <vt:i4>5</vt:i4>
      </vt:variant>
      <vt:variant>
        <vt:lpwstr>https://github.com/bitcoin-sv-specs/bips</vt:lpwstr>
      </vt:variant>
      <vt:variant>
        <vt:lpwstr/>
      </vt:variant>
      <vt:variant>
        <vt:i4>393246</vt:i4>
      </vt:variant>
      <vt:variant>
        <vt:i4>3</vt:i4>
      </vt:variant>
      <vt:variant>
        <vt:i4>0</vt:i4>
      </vt:variant>
      <vt:variant>
        <vt:i4>5</vt:i4>
      </vt:variant>
      <vt:variant>
        <vt:lpwstr>https://github.com/bitcoin-sv-specs/protocol/blob/master/updates/genesis-spec.md</vt:lpwstr>
      </vt:variant>
      <vt:variant>
        <vt:lpwstr/>
      </vt:variant>
      <vt:variant>
        <vt:i4>10</vt:i4>
      </vt:variant>
      <vt:variant>
        <vt:i4>0</vt:i4>
      </vt:variant>
      <vt:variant>
        <vt:i4>0</vt:i4>
      </vt:variant>
      <vt:variant>
        <vt:i4>5</vt:i4>
      </vt:variant>
      <vt:variant>
        <vt:lpwstr>https://github.com/bitcoin-sv-specs/protocol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aljaz.noe@crea.si</dc:creator>
  <cp:keywords/>
  <dc:description/>
  <cp:lastModifiedBy>Aljaž Noe</cp:lastModifiedBy>
  <cp:revision>2541</cp:revision>
  <cp:lastPrinted>2021-10-22T02:09:00Z</cp:lastPrinted>
  <dcterms:created xsi:type="dcterms:W3CDTF">2021-11-18T07:20:00Z</dcterms:created>
  <dcterms:modified xsi:type="dcterms:W3CDTF">2023-01-24T08:18:00Z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0x010100067E324826D5A74C98C216917A7F8751</vt:lpwstr>
  </property>
  <property fmtid="{D5CDD505-2E9C-101B-9397-08002B2CF9AE}" pid="3" name="_dlc_DocIdItemGuid">
    <vt:lpwstr>6c1c6cb6-0bf3-4d7d-9ee9-3c8279a03d9a</vt:lpwstr>
  </property>
  <property fmtid="{D5CDD505-2E9C-101B-9397-08002B2CF9AE}" pid="4" name="MediaServiceImageTags">
    <vt:lpwstr/>
  </property>
  <property fmtid="{D5CDD505-2E9C-101B-9397-08002B2CF9AE}" pid="5" name="link">
    <vt:lpwstr>, </vt:lpwstr>
  </property>
  <property fmtid="{D5CDD505-2E9C-101B-9397-08002B2CF9AE}" pid="6" name="xd_ProgID">
    <vt:lpwstr/>
  </property>
  <property fmtid="{D5CDD505-2E9C-101B-9397-08002B2CF9AE}" pid="7" name="_dlc_DocId">
    <vt:lpwstr>A3D52RFTXP64-814333481-1078</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_dlc_DocIdUrl">
    <vt:lpwstr>https://ncryptnchain.sharepoint.com/sites/Architecture-Group/_layouts/15/DocIdRedir.aspx?ID=A3D52RFTXP64-814333481-1078, A3D52RFTXP64-814333481-1078</vt:lpwstr>
  </property>
  <property fmtid="{D5CDD505-2E9C-101B-9397-08002B2CF9AE}" pid="13" name="xd_Signature">
    <vt:bool>false</vt:bool>
  </property>
  <property fmtid="{D5CDD505-2E9C-101B-9397-08002B2CF9AE}" pid="14" name="SharedWithUsers">
    <vt:lpwstr>117;#Ivan Fernandez;#246;#Alexandru Paunoiu;#74;#Michael Fletcher;#8;#Architecture-Group Members;#488;#Žiga Kokelj</vt:lpwstr>
  </property>
</Properties>
</file>